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86BE8" w14:textId="77777777" w:rsidR="00143401" w:rsidRPr="00F26666" w:rsidRDefault="00143401" w:rsidP="00C122F9">
      <w:pPr>
        <w:pStyle w:val="DateTitlePage"/>
        <w:ind w:left="0"/>
      </w:pPr>
      <w:bookmarkStart w:id="0" w:name="_Toc367615048"/>
      <w:bookmarkStart w:id="1" w:name="_Toc367863024"/>
      <w:bookmarkStart w:id="2" w:name="_Toc368225263"/>
    </w:p>
    <w:p w14:paraId="1AA09879" w14:textId="77777777" w:rsidR="00143401" w:rsidRPr="00F26666" w:rsidRDefault="00143401" w:rsidP="004F3DB9">
      <w:pPr>
        <w:pStyle w:val="DateTitlePage"/>
      </w:pPr>
    </w:p>
    <w:p w14:paraId="1E0610BB" w14:textId="77777777" w:rsidR="00143401" w:rsidRPr="00F26666" w:rsidRDefault="00143401" w:rsidP="004F3DB9">
      <w:pPr>
        <w:pStyle w:val="DateTitlePage"/>
      </w:pPr>
    </w:p>
    <w:p w14:paraId="69BCA74E" w14:textId="77777777" w:rsidR="00143401" w:rsidRPr="00F26666" w:rsidRDefault="00143401" w:rsidP="004F3DB9">
      <w:pPr>
        <w:pStyle w:val="DateTitlePage"/>
      </w:pPr>
    </w:p>
    <w:p w14:paraId="439E6E9F" w14:textId="50C69BEF" w:rsidR="0075445F" w:rsidRDefault="003E18D2" w:rsidP="0099713E">
      <w:pPr>
        <w:pStyle w:val="DocTitle"/>
      </w:pPr>
      <w:r>
        <w:t>UWC</w:t>
      </w:r>
      <w:r w:rsidR="002C51AC">
        <w:t xml:space="preserve"> Software</w:t>
      </w:r>
      <w:r w:rsidR="00DA6B51">
        <w:t xml:space="preserve"> from Intel</w:t>
      </w:r>
    </w:p>
    <w:p w14:paraId="7E64FFB0" w14:textId="77777777" w:rsidR="00143401" w:rsidRPr="00F26666" w:rsidRDefault="00143401" w:rsidP="004F3DB9">
      <w:pPr>
        <w:pStyle w:val="DateTitlePage"/>
      </w:pPr>
    </w:p>
    <w:p w14:paraId="03B1F38F" w14:textId="63CC685D" w:rsidR="00143401" w:rsidRPr="00F26666" w:rsidRDefault="00E04377" w:rsidP="004F3DB9">
      <w:pPr>
        <w:pStyle w:val="DocType"/>
      </w:pPr>
      <w:r>
        <w:t>User Guide</w:t>
      </w:r>
      <w:r w:rsidR="00932352">
        <w:t xml:space="preserve"> for </w:t>
      </w:r>
      <w:r w:rsidR="00C61267">
        <w:t xml:space="preserve">UWC </w:t>
      </w:r>
    </w:p>
    <w:p w14:paraId="5CD968B9" w14:textId="77777777" w:rsidR="00143401" w:rsidRPr="00F26666" w:rsidRDefault="00143401" w:rsidP="004F3DB9">
      <w:pPr>
        <w:pStyle w:val="DateTitlePage"/>
      </w:pPr>
    </w:p>
    <w:p w14:paraId="1B936EC1" w14:textId="4DC7F762" w:rsidR="00143401" w:rsidRDefault="00A6720E" w:rsidP="004F3DB9">
      <w:pPr>
        <w:pStyle w:val="DateTitlePage"/>
      </w:pPr>
      <w:r>
        <w:t>December</w:t>
      </w:r>
      <w:r w:rsidR="006E4F48">
        <w:t xml:space="preserve"> </w:t>
      </w:r>
      <w:r w:rsidR="00411ECC">
        <w:t>2020</w:t>
      </w:r>
    </w:p>
    <w:p w14:paraId="020CAB06" w14:textId="77777777" w:rsidR="00F1487C" w:rsidRDefault="00F1487C" w:rsidP="004F3DB9">
      <w:pPr>
        <w:pStyle w:val="DateTitlePage"/>
      </w:pPr>
    </w:p>
    <w:p w14:paraId="3B09AE8A" w14:textId="1BE62A32" w:rsidR="00F1487C" w:rsidRDefault="009A2C53" w:rsidP="004F3DB9">
      <w:pPr>
        <w:pStyle w:val="DateTitlePage"/>
        <w:rPr>
          <w:i w:val="0"/>
        </w:rPr>
      </w:pPr>
      <w:r w:rsidRPr="004F5B8E">
        <w:rPr>
          <w:i w:val="0"/>
        </w:rPr>
        <w:t xml:space="preserve">Revision </w:t>
      </w:r>
      <w:r w:rsidR="000D0D86">
        <w:rPr>
          <w:i w:val="0"/>
        </w:rPr>
        <w:t>1</w:t>
      </w:r>
      <w:r w:rsidR="00831959">
        <w:rPr>
          <w:i w:val="0"/>
        </w:rPr>
        <w:t>.</w:t>
      </w:r>
      <w:r w:rsidR="008E52F1">
        <w:rPr>
          <w:i w:val="0"/>
        </w:rPr>
        <w:t>3</w:t>
      </w:r>
      <w:r w:rsidR="00CE1E15">
        <w:rPr>
          <w:i w:val="0"/>
        </w:rPr>
        <w:t>5</w:t>
      </w:r>
    </w:p>
    <w:p w14:paraId="11CE8AEF" w14:textId="625B20F4" w:rsidR="00570B9D" w:rsidRPr="00570B9D" w:rsidRDefault="00570B9D" w:rsidP="004F3DB9">
      <w:pPr>
        <w:pStyle w:val="DateTitlePage"/>
        <w:rPr>
          <w:i w:val="0"/>
          <w:color w:val="FF0000"/>
        </w:rPr>
      </w:pPr>
    </w:p>
    <w:p w14:paraId="7D79C829" w14:textId="77777777" w:rsidR="00143401" w:rsidRPr="00F26666" w:rsidRDefault="00143401" w:rsidP="004F3DB9">
      <w:pPr>
        <w:pStyle w:val="DateTitlePage"/>
      </w:pPr>
    </w:p>
    <w:p w14:paraId="6E4D43E1" w14:textId="3F3E8015" w:rsidR="005A6B66" w:rsidRDefault="005A6B66">
      <w:pPr>
        <w:spacing w:before="0"/>
        <w:rPr>
          <w:b/>
          <w:i/>
        </w:rPr>
      </w:pPr>
      <w:r>
        <w:rPr>
          <w:b/>
          <w:i/>
        </w:rPr>
        <w:br w:type="page"/>
      </w:r>
    </w:p>
    <w:p w14:paraId="02506CAA" w14:textId="77777777" w:rsidR="005A6B66" w:rsidRDefault="005A6B66" w:rsidP="00C74EEF">
      <w:pPr>
        <w:pStyle w:val="Legal"/>
        <w:ind w:left="-1440"/>
      </w:pPr>
    </w:p>
    <w:p w14:paraId="7E033675" w14:textId="77777777" w:rsidR="005A6B66" w:rsidRDefault="005A6B66" w:rsidP="00C74EEF">
      <w:pPr>
        <w:pStyle w:val="Legal"/>
        <w:ind w:left="-1440"/>
      </w:pPr>
    </w:p>
    <w:p w14:paraId="3F47912D" w14:textId="77777777" w:rsidR="005A6B66" w:rsidRDefault="005A6B66" w:rsidP="00C74EEF">
      <w:pPr>
        <w:pStyle w:val="Legal"/>
        <w:ind w:left="-1440"/>
      </w:pPr>
    </w:p>
    <w:p w14:paraId="37994E8E" w14:textId="77777777" w:rsidR="005A6B66" w:rsidRDefault="005A6B66" w:rsidP="00C74EEF">
      <w:pPr>
        <w:pStyle w:val="Legal"/>
        <w:ind w:left="-1440"/>
      </w:pPr>
    </w:p>
    <w:p w14:paraId="0F6763F2" w14:textId="77777777" w:rsidR="005A6B66" w:rsidRDefault="005A6B66" w:rsidP="00C74EEF">
      <w:pPr>
        <w:pStyle w:val="Legal"/>
        <w:ind w:left="-1440"/>
      </w:pPr>
    </w:p>
    <w:p w14:paraId="0C7203E6" w14:textId="77777777" w:rsidR="005A6B66" w:rsidRDefault="005A6B66" w:rsidP="00C74EEF">
      <w:pPr>
        <w:pStyle w:val="Legal"/>
        <w:ind w:left="-1440"/>
      </w:pPr>
    </w:p>
    <w:p w14:paraId="0D0C3EE3" w14:textId="77777777" w:rsidR="005A6B66" w:rsidRDefault="005A6B66" w:rsidP="00C74EEF">
      <w:pPr>
        <w:pStyle w:val="Legal"/>
        <w:ind w:left="-1440"/>
      </w:pPr>
    </w:p>
    <w:p w14:paraId="29D54403" w14:textId="77777777" w:rsidR="005A6B66" w:rsidRDefault="005A6B66" w:rsidP="00C74EEF">
      <w:pPr>
        <w:pStyle w:val="Legal"/>
        <w:ind w:left="-1440"/>
      </w:pPr>
    </w:p>
    <w:p w14:paraId="759EEDBF" w14:textId="77777777" w:rsidR="005A6B66" w:rsidRDefault="005A6B66" w:rsidP="00C74EEF">
      <w:pPr>
        <w:pStyle w:val="Legal"/>
        <w:ind w:left="-1440"/>
      </w:pPr>
    </w:p>
    <w:p w14:paraId="6D139D3D" w14:textId="77777777" w:rsidR="005A6B66" w:rsidRDefault="005A6B66" w:rsidP="00C74EEF">
      <w:pPr>
        <w:pStyle w:val="Legal"/>
        <w:ind w:left="-1440"/>
      </w:pPr>
    </w:p>
    <w:p w14:paraId="248419E2" w14:textId="77777777" w:rsidR="005A6B66" w:rsidRDefault="005A6B66" w:rsidP="00C74EEF">
      <w:pPr>
        <w:pStyle w:val="Legal"/>
        <w:ind w:left="-1440"/>
      </w:pPr>
    </w:p>
    <w:p w14:paraId="0DF746BD" w14:textId="77777777" w:rsidR="005A6B66" w:rsidRDefault="005A6B66" w:rsidP="00C74EEF">
      <w:pPr>
        <w:pStyle w:val="Legal"/>
        <w:ind w:left="-1440"/>
      </w:pPr>
    </w:p>
    <w:p w14:paraId="746948E3" w14:textId="77777777" w:rsidR="005A6B66" w:rsidRDefault="005A6B66" w:rsidP="00C74EEF">
      <w:pPr>
        <w:pStyle w:val="Legal"/>
        <w:ind w:left="-1440"/>
      </w:pPr>
    </w:p>
    <w:p w14:paraId="73907BFE" w14:textId="77777777" w:rsidR="006647EF" w:rsidRPr="005A6B66" w:rsidRDefault="006647EF" w:rsidP="00C74EEF">
      <w:pPr>
        <w:pStyle w:val="Legal"/>
        <w:ind w:left="-1440"/>
      </w:pPr>
      <w:r w:rsidRPr="005A6B66">
        <w:t xml:space="preserve">The content of this document is still under validation. </w:t>
      </w:r>
    </w:p>
    <w:p w14:paraId="08F1A76D" w14:textId="77777777" w:rsidR="006647EF" w:rsidRPr="005A6B66" w:rsidRDefault="006647EF" w:rsidP="00C74EEF">
      <w:pPr>
        <w:pStyle w:val="Legal"/>
        <w:ind w:left="-1440"/>
      </w:pPr>
      <w:r w:rsidRPr="005A6B66">
        <w:t>You may not use or facilitate the use of this document in connection with any infringement or other legal analysis concerning Intel products described herein. You agree to grant Intel a non-exclusive, royalty-free license to any patent claim thereafter drafted which includes subject matter disclosed herein</w:t>
      </w:r>
    </w:p>
    <w:p w14:paraId="39B0C6A8" w14:textId="77777777" w:rsidR="006647EF" w:rsidRPr="005A6B66" w:rsidRDefault="006647EF" w:rsidP="00C74EEF">
      <w:pPr>
        <w:pStyle w:val="Legal"/>
        <w:ind w:left="-1440"/>
      </w:pPr>
      <w:r w:rsidRPr="005A6B66">
        <w:t>No license (express or implied, by estoppel or otherwise) to any intellectual property rights is granted by this document.</w:t>
      </w:r>
    </w:p>
    <w:p w14:paraId="4DC1EE80" w14:textId="77777777" w:rsidR="006647EF" w:rsidRPr="005A6B66" w:rsidRDefault="006647EF" w:rsidP="00C74EEF">
      <w:pPr>
        <w:pStyle w:val="Legal"/>
        <w:ind w:left="-1440"/>
      </w:pPr>
      <w:r w:rsidRPr="005A6B66">
        <w:t>All information provided here is subject to change without notice. Contact your Intel representative to obtain the latest Intel product specifications and roadmaps.</w:t>
      </w:r>
    </w:p>
    <w:p w14:paraId="23E78BAE" w14:textId="77777777" w:rsidR="006647EF" w:rsidRPr="005A6B66" w:rsidRDefault="006647EF" w:rsidP="00C74EEF">
      <w:pPr>
        <w:pStyle w:val="Legal"/>
        <w:ind w:left="-1440"/>
      </w:pPr>
      <w:r w:rsidRPr="005A6B66">
        <w:t>The products described may contain design defects or errors known as errata which may cause the product to deviate from published specifications. Current characterized errata are available on request.</w:t>
      </w:r>
    </w:p>
    <w:p w14:paraId="04E64A43" w14:textId="569D8817" w:rsidR="006647EF" w:rsidRPr="005A6B66" w:rsidRDefault="006647EF" w:rsidP="00C74EEF">
      <w:pPr>
        <w:pStyle w:val="Legal"/>
        <w:ind w:left="-1440"/>
      </w:pPr>
      <w:r w:rsidRPr="005A6B66">
        <w:t xml:space="preserve">Copies of documents which have an order number and are referenced in this document may be obtained by calling 1-800-548-4725 or by visiting:  </w:t>
      </w:r>
      <w:hyperlink r:id="rId11" w:history="1">
        <w:r w:rsidRPr="005A6B66">
          <w:t>http://</w:t>
        </w:r>
      </w:hyperlink>
      <w:r w:rsidRPr="005A6B66">
        <w:t xml:space="preserve">www.intel.com/design/literature.htm </w:t>
      </w:r>
    </w:p>
    <w:p w14:paraId="11BB9AB9" w14:textId="747ACC78" w:rsidR="006647EF" w:rsidRPr="005A6B66" w:rsidRDefault="006647EF" w:rsidP="00C74EEF">
      <w:pPr>
        <w:pStyle w:val="Legal"/>
        <w:ind w:left="-1440"/>
      </w:pPr>
      <w:r w:rsidRPr="005A6B66">
        <w:t>Intel technologies’ features and benefits depend on system configuration and may require enabled hardware, software or service activation. Learn more at h</w:t>
      </w:r>
      <w:hyperlink r:id="rId12" w:history="1">
        <w:r w:rsidRPr="005A6B66">
          <w:t>ttp://www.intel.com/</w:t>
        </w:r>
      </w:hyperlink>
      <w:r w:rsidRPr="005A6B66">
        <w:t xml:space="preserve"> or from the OEM or retailer.</w:t>
      </w:r>
    </w:p>
    <w:p w14:paraId="652B6F64" w14:textId="3E7CC3EE" w:rsidR="006647EF" w:rsidRPr="005A6B66" w:rsidRDefault="006647EF" w:rsidP="00BB6B7C">
      <w:pPr>
        <w:pStyle w:val="Legal"/>
        <w:tabs>
          <w:tab w:val="right" w:pos="7900"/>
        </w:tabs>
        <w:ind w:left="-1440"/>
      </w:pPr>
      <w:r w:rsidRPr="005A6B66">
        <w:t>No computer system can be absolutely secure.</w:t>
      </w:r>
      <w:r w:rsidR="00BB6B7C">
        <w:tab/>
      </w:r>
    </w:p>
    <w:p w14:paraId="4E5D3468" w14:textId="77777777" w:rsidR="006647EF" w:rsidRPr="005A6B66" w:rsidRDefault="006647EF" w:rsidP="00C74EEF">
      <w:pPr>
        <w:pStyle w:val="Legal"/>
        <w:ind w:left="-1440"/>
      </w:pPr>
      <w:r w:rsidRPr="005A6B66">
        <w:t>Intel and the Intel logo are trademarks of Intel Corporation in the U.S. and/or other countries.</w:t>
      </w:r>
    </w:p>
    <w:p w14:paraId="68B054E4" w14:textId="77777777" w:rsidR="006647EF" w:rsidRPr="005A6B66" w:rsidRDefault="006647EF" w:rsidP="00C74EEF">
      <w:pPr>
        <w:pStyle w:val="Legal"/>
        <w:ind w:left="-1440"/>
      </w:pPr>
      <w:r w:rsidRPr="005A6B66">
        <w:t>Code Names are only for use by Intel to identify products, platforms, programs, services, etc. (“products”) in development by Intel that have not been made commercially available to the public, i.e., announced, launched or shipped. They are never to be used as “commercial” names for products. Also, they are not intended to function as trademarks.</w:t>
      </w:r>
    </w:p>
    <w:p w14:paraId="4FB5AA3C" w14:textId="77777777" w:rsidR="006647EF" w:rsidRPr="005A6B66" w:rsidRDefault="006647EF" w:rsidP="00C74EEF">
      <w:pPr>
        <w:pStyle w:val="Legal"/>
        <w:ind w:left="-1440"/>
      </w:pPr>
      <w:r w:rsidRPr="005A6B66">
        <w:t>The Bluetooth® word mark and logos are registered trademarks owned by Bluetooth SIG, Inc. and any use of such marks by Intel is under license.</w:t>
      </w:r>
    </w:p>
    <w:p w14:paraId="07509FDC" w14:textId="77777777" w:rsidR="006647EF" w:rsidRPr="005A6B66" w:rsidRDefault="006647EF" w:rsidP="00C74EEF">
      <w:pPr>
        <w:pStyle w:val="Legal"/>
        <w:ind w:left="-1440"/>
      </w:pPr>
      <w:r w:rsidRPr="005A6B66">
        <w:t>*Other names and brands may be claimed as the property of others.</w:t>
      </w:r>
    </w:p>
    <w:p w14:paraId="3B116927" w14:textId="79078646" w:rsidR="006647EF" w:rsidRPr="005A6B66" w:rsidRDefault="006647EF" w:rsidP="00C74EEF">
      <w:pPr>
        <w:pStyle w:val="Legal"/>
        <w:ind w:left="-1440"/>
      </w:pPr>
      <w:r w:rsidRPr="005A6B66">
        <w:t xml:space="preserve">Copyright © </w:t>
      </w:r>
      <w:r w:rsidRPr="00C74EEF">
        <w:fldChar w:fldCharType="begin"/>
      </w:r>
      <w:r w:rsidRPr="005A6B66">
        <w:instrText xml:space="preserve"> DATE  \@ "yyyy" </w:instrText>
      </w:r>
      <w:r w:rsidRPr="00C74EEF">
        <w:fldChar w:fldCharType="separate"/>
      </w:r>
      <w:r w:rsidR="003F133C">
        <w:rPr>
          <w:noProof/>
        </w:rPr>
        <w:t>2020</w:t>
      </w:r>
      <w:r w:rsidRPr="00C74EEF">
        <w:fldChar w:fldCharType="end"/>
      </w:r>
      <w:r w:rsidRPr="005A6B66">
        <w:t>, Intel Corporation. All rights reserved.</w:t>
      </w:r>
    </w:p>
    <w:p w14:paraId="0D87F48D" w14:textId="77777777" w:rsidR="00D50223" w:rsidRDefault="00D50223" w:rsidP="00D50223">
      <w:pPr>
        <w:pStyle w:val="Legal"/>
        <w:ind w:left="-1440"/>
      </w:pPr>
    </w:p>
    <w:p w14:paraId="33BD7E78" w14:textId="77777777" w:rsidR="00143401" w:rsidRDefault="00143401" w:rsidP="007532A7">
      <w:pPr>
        <w:pStyle w:val="HeadingTOC"/>
      </w:pPr>
      <w:r w:rsidRPr="00F26666">
        <w:lastRenderedPageBreak/>
        <w:t>Contents</w:t>
      </w:r>
    </w:p>
    <w:p w14:paraId="49DA88D6" w14:textId="75A162FF" w:rsidR="003F133C" w:rsidRDefault="00CB0EAC">
      <w:pPr>
        <w:pStyle w:val="TOC1"/>
        <w:rPr>
          <w:rFonts w:asciiTheme="minorHAnsi" w:eastAsiaTheme="minorEastAsia" w:hAnsiTheme="minorHAnsi" w:cstheme="minorBidi"/>
          <w:b w:val="0"/>
          <w:noProof/>
          <w:color w:val="auto"/>
          <w:sz w:val="22"/>
          <w:szCs w:val="22"/>
        </w:rPr>
      </w:pPr>
      <w:r>
        <w:fldChar w:fldCharType="begin"/>
      </w:r>
      <w:r>
        <w:instrText xml:space="preserve"> TOC \o "1-4" \h \z \u </w:instrText>
      </w:r>
      <w:r>
        <w:fldChar w:fldCharType="separate"/>
      </w:r>
      <w:hyperlink w:anchor="_Toc59561970" w:history="1">
        <w:r w:rsidR="003F133C" w:rsidRPr="00C02922">
          <w:rPr>
            <w:rStyle w:val="Hyperlink"/>
            <w:noProof/>
          </w:rPr>
          <w:t>1.0</w:t>
        </w:r>
        <w:r w:rsidR="003F133C">
          <w:rPr>
            <w:rFonts w:asciiTheme="minorHAnsi" w:eastAsiaTheme="minorEastAsia" w:hAnsiTheme="minorHAnsi" w:cstheme="minorBidi"/>
            <w:b w:val="0"/>
            <w:noProof/>
            <w:color w:val="auto"/>
            <w:sz w:val="22"/>
            <w:szCs w:val="22"/>
          </w:rPr>
          <w:tab/>
        </w:r>
        <w:r w:rsidR="003F133C" w:rsidRPr="00C02922">
          <w:rPr>
            <w:rStyle w:val="Hyperlink"/>
            <w:noProof/>
          </w:rPr>
          <w:t>Introduction</w:t>
        </w:r>
        <w:r w:rsidR="003F133C">
          <w:rPr>
            <w:noProof/>
            <w:webHidden/>
          </w:rPr>
          <w:tab/>
        </w:r>
        <w:r w:rsidR="003F133C">
          <w:rPr>
            <w:noProof/>
            <w:webHidden/>
          </w:rPr>
          <w:fldChar w:fldCharType="begin"/>
        </w:r>
        <w:r w:rsidR="003F133C">
          <w:rPr>
            <w:noProof/>
            <w:webHidden/>
          </w:rPr>
          <w:instrText xml:space="preserve"> PAGEREF _Toc59561970 \h </w:instrText>
        </w:r>
        <w:r w:rsidR="003F133C">
          <w:rPr>
            <w:noProof/>
            <w:webHidden/>
          </w:rPr>
        </w:r>
        <w:r w:rsidR="003F133C">
          <w:rPr>
            <w:noProof/>
            <w:webHidden/>
          </w:rPr>
          <w:fldChar w:fldCharType="separate"/>
        </w:r>
        <w:r w:rsidR="003F133C">
          <w:rPr>
            <w:noProof/>
            <w:webHidden/>
          </w:rPr>
          <w:t>5</w:t>
        </w:r>
        <w:r w:rsidR="003F133C">
          <w:rPr>
            <w:noProof/>
            <w:webHidden/>
          </w:rPr>
          <w:fldChar w:fldCharType="end"/>
        </w:r>
      </w:hyperlink>
    </w:p>
    <w:p w14:paraId="5FC05873" w14:textId="3759EC88" w:rsidR="003F133C" w:rsidRDefault="003F133C">
      <w:pPr>
        <w:pStyle w:val="TOC2"/>
        <w:rPr>
          <w:rFonts w:asciiTheme="minorHAnsi" w:eastAsiaTheme="minorEastAsia" w:hAnsiTheme="minorHAnsi" w:cstheme="minorBidi"/>
          <w:noProof/>
          <w:color w:val="auto"/>
          <w:sz w:val="22"/>
          <w:szCs w:val="22"/>
        </w:rPr>
      </w:pPr>
      <w:hyperlink w:anchor="_Toc59561971" w:history="1">
        <w:r w:rsidRPr="00C02922">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szCs w:val="22"/>
          </w:rPr>
          <w:tab/>
        </w:r>
        <w:r w:rsidRPr="00C02922">
          <w:rPr>
            <w:rStyle w:val="Hyperlink"/>
            <w:noProof/>
          </w:rPr>
          <w:t>Purpose</w:t>
        </w:r>
        <w:r>
          <w:rPr>
            <w:noProof/>
            <w:webHidden/>
          </w:rPr>
          <w:tab/>
        </w:r>
        <w:r>
          <w:rPr>
            <w:noProof/>
            <w:webHidden/>
          </w:rPr>
          <w:fldChar w:fldCharType="begin"/>
        </w:r>
        <w:r>
          <w:rPr>
            <w:noProof/>
            <w:webHidden/>
          </w:rPr>
          <w:instrText xml:space="preserve"> PAGEREF _Toc59561971 \h </w:instrText>
        </w:r>
        <w:r>
          <w:rPr>
            <w:noProof/>
            <w:webHidden/>
          </w:rPr>
        </w:r>
        <w:r>
          <w:rPr>
            <w:noProof/>
            <w:webHidden/>
          </w:rPr>
          <w:fldChar w:fldCharType="separate"/>
        </w:r>
        <w:r>
          <w:rPr>
            <w:noProof/>
            <w:webHidden/>
          </w:rPr>
          <w:t>5</w:t>
        </w:r>
        <w:r>
          <w:rPr>
            <w:noProof/>
            <w:webHidden/>
          </w:rPr>
          <w:fldChar w:fldCharType="end"/>
        </w:r>
      </w:hyperlink>
    </w:p>
    <w:p w14:paraId="710E2464" w14:textId="48A86091" w:rsidR="003F133C" w:rsidRDefault="003F133C">
      <w:pPr>
        <w:pStyle w:val="TOC2"/>
        <w:rPr>
          <w:rFonts w:asciiTheme="minorHAnsi" w:eastAsiaTheme="minorEastAsia" w:hAnsiTheme="minorHAnsi" w:cstheme="minorBidi"/>
          <w:noProof/>
          <w:color w:val="auto"/>
          <w:sz w:val="22"/>
          <w:szCs w:val="22"/>
        </w:rPr>
      </w:pPr>
      <w:hyperlink w:anchor="_Toc59561972" w:history="1">
        <w:r w:rsidRPr="00C02922">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szCs w:val="22"/>
          </w:rPr>
          <w:tab/>
        </w:r>
        <w:r w:rsidRPr="00C02922">
          <w:rPr>
            <w:rStyle w:val="Hyperlink"/>
            <w:noProof/>
          </w:rPr>
          <w:t>Scope</w:t>
        </w:r>
        <w:r>
          <w:rPr>
            <w:noProof/>
            <w:webHidden/>
          </w:rPr>
          <w:tab/>
        </w:r>
        <w:r>
          <w:rPr>
            <w:noProof/>
            <w:webHidden/>
          </w:rPr>
          <w:fldChar w:fldCharType="begin"/>
        </w:r>
        <w:r>
          <w:rPr>
            <w:noProof/>
            <w:webHidden/>
          </w:rPr>
          <w:instrText xml:space="preserve"> PAGEREF _Toc59561972 \h </w:instrText>
        </w:r>
        <w:r>
          <w:rPr>
            <w:noProof/>
            <w:webHidden/>
          </w:rPr>
        </w:r>
        <w:r>
          <w:rPr>
            <w:noProof/>
            <w:webHidden/>
          </w:rPr>
          <w:fldChar w:fldCharType="separate"/>
        </w:r>
        <w:r>
          <w:rPr>
            <w:noProof/>
            <w:webHidden/>
          </w:rPr>
          <w:t>5</w:t>
        </w:r>
        <w:r>
          <w:rPr>
            <w:noProof/>
            <w:webHidden/>
          </w:rPr>
          <w:fldChar w:fldCharType="end"/>
        </w:r>
      </w:hyperlink>
    </w:p>
    <w:p w14:paraId="469710C1" w14:textId="14EB4DD8" w:rsidR="003F133C" w:rsidRDefault="003F133C">
      <w:pPr>
        <w:pStyle w:val="TOC2"/>
        <w:rPr>
          <w:rFonts w:asciiTheme="minorHAnsi" w:eastAsiaTheme="minorEastAsia" w:hAnsiTheme="minorHAnsi" w:cstheme="minorBidi"/>
          <w:noProof/>
          <w:color w:val="auto"/>
          <w:sz w:val="22"/>
          <w:szCs w:val="22"/>
        </w:rPr>
      </w:pPr>
      <w:hyperlink w:anchor="_Toc59561973" w:history="1">
        <w:r w:rsidRPr="00C02922">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szCs w:val="22"/>
          </w:rPr>
          <w:tab/>
        </w:r>
        <w:r w:rsidRPr="00C02922">
          <w:rPr>
            <w:rStyle w:val="Hyperlink"/>
            <w:noProof/>
          </w:rPr>
          <w:t>System Requirements</w:t>
        </w:r>
        <w:r>
          <w:rPr>
            <w:noProof/>
            <w:webHidden/>
          </w:rPr>
          <w:tab/>
        </w:r>
        <w:r>
          <w:rPr>
            <w:noProof/>
            <w:webHidden/>
          </w:rPr>
          <w:fldChar w:fldCharType="begin"/>
        </w:r>
        <w:r>
          <w:rPr>
            <w:noProof/>
            <w:webHidden/>
          </w:rPr>
          <w:instrText xml:space="preserve"> PAGEREF _Toc59561973 \h </w:instrText>
        </w:r>
        <w:r>
          <w:rPr>
            <w:noProof/>
            <w:webHidden/>
          </w:rPr>
        </w:r>
        <w:r>
          <w:rPr>
            <w:noProof/>
            <w:webHidden/>
          </w:rPr>
          <w:fldChar w:fldCharType="separate"/>
        </w:r>
        <w:r>
          <w:rPr>
            <w:noProof/>
            <w:webHidden/>
          </w:rPr>
          <w:t>5</w:t>
        </w:r>
        <w:r>
          <w:rPr>
            <w:noProof/>
            <w:webHidden/>
          </w:rPr>
          <w:fldChar w:fldCharType="end"/>
        </w:r>
      </w:hyperlink>
    </w:p>
    <w:p w14:paraId="2C6AA2D7" w14:textId="42D9A4FD" w:rsidR="003F133C" w:rsidRDefault="003F133C">
      <w:pPr>
        <w:pStyle w:val="TOC1"/>
        <w:rPr>
          <w:rFonts w:asciiTheme="minorHAnsi" w:eastAsiaTheme="minorEastAsia" w:hAnsiTheme="minorHAnsi" w:cstheme="minorBidi"/>
          <w:b w:val="0"/>
          <w:noProof/>
          <w:color w:val="auto"/>
          <w:sz w:val="22"/>
          <w:szCs w:val="22"/>
        </w:rPr>
      </w:pPr>
      <w:hyperlink w:anchor="_Toc59561974" w:history="1">
        <w:r w:rsidRPr="00C02922">
          <w:rPr>
            <w:rStyle w:val="Hyperlink"/>
            <w:noProof/>
          </w:rPr>
          <w:t>2.0</w:t>
        </w:r>
        <w:r>
          <w:rPr>
            <w:rFonts w:asciiTheme="minorHAnsi" w:eastAsiaTheme="minorEastAsia" w:hAnsiTheme="minorHAnsi" w:cstheme="minorBidi"/>
            <w:b w:val="0"/>
            <w:noProof/>
            <w:color w:val="auto"/>
            <w:sz w:val="22"/>
            <w:szCs w:val="22"/>
          </w:rPr>
          <w:tab/>
        </w:r>
        <w:r w:rsidRPr="00C02922">
          <w:rPr>
            <w:rStyle w:val="Hyperlink"/>
            <w:noProof/>
          </w:rPr>
          <w:t>Before Installation</w:t>
        </w:r>
        <w:r>
          <w:rPr>
            <w:noProof/>
            <w:webHidden/>
          </w:rPr>
          <w:tab/>
        </w:r>
        <w:r>
          <w:rPr>
            <w:noProof/>
            <w:webHidden/>
          </w:rPr>
          <w:fldChar w:fldCharType="begin"/>
        </w:r>
        <w:r>
          <w:rPr>
            <w:noProof/>
            <w:webHidden/>
          </w:rPr>
          <w:instrText xml:space="preserve"> PAGEREF _Toc59561974 \h </w:instrText>
        </w:r>
        <w:r>
          <w:rPr>
            <w:noProof/>
            <w:webHidden/>
          </w:rPr>
        </w:r>
        <w:r>
          <w:rPr>
            <w:noProof/>
            <w:webHidden/>
          </w:rPr>
          <w:fldChar w:fldCharType="separate"/>
        </w:r>
        <w:r>
          <w:rPr>
            <w:noProof/>
            <w:webHidden/>
          </w:rPr>
          <w:t>7</w:t>
        </w:r>
        <w:r>
          <w:rPr>
            <w:noProof/>
            <w:webHidden/>
          </w:rPr>
          <w:fldChar w:fldCharType="end"/>
        </w:r>
      </w:hyperlink>
    </w:p>
    <w:p w14:paraId="11F5ED12" w14:textId="1FECF8C7" w:rsidR="003F133C" w:rsidRDefault="003F133C">
      <w:pPr>
        <w:pStyle w:val="TOC2"/>
        <w:rPr>
          <w:rFonts w:asciiTheme="minorHAnsi" w:eastAsiaTheme="minorEastAsia" w:hAnsiTheme="minorHAnsi" w:cstheme="minorBidi"/>
          <w:noProof/>
          <w:color w:val="auto"/>
          <w:sz w:val="22"/>
          <w:szCs w:val="22"/>
        </w:rPr>
      </w:pPr>
      <w:hyperlink w:anchor="_Toc59561975" w:history="1">
        <w:r w:rsidRPr="00C02922">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szCs w:val="22"/>
          </w:rPr>
          <w:tab/>
        </w:r>
        <w:r w:rsidRPr="00C02922">
          <w:rPr>
            <w:rStyle w:val="Hyperlink"/>
            <w:noProof/>
          </w:rPr>
          <w:t>UWC for O&amp;G site</w:t>
        </w:r>
        <w:r>
          <w:rPr>
            <w:noProof/>
            <w:webHidden/>
          </w:rPr>
          <w:tab/>
        </w:r>
        <w:r>
          <w:rPr>
            <w:noProof/>
            <w:webHidden/>
          </w:rPr>
          <w:fldChar w:fldCharType="begin"/>
        </w:r>
        <w:r>
          <w:rPr>
            <w:noProof/>
            <w:webHidden/>
          </w:rPr>
          <w:instrText xml:space="preserve"> PAGEREF _Toc59561975 \h </w:instrText>
        </w:r>
        <w:r>
          <w:rPr>
            <w:noProof/>
            <w:webHidden/>
          </w:rPr>
        </w:r>
        <w:r>
          <w:rPr>
            <w:noProof/>
            <w:webHidden/>
          </w:rPr>
          <w:fldChar w:fldCharType="separate"/>
        </w:r>
        <w:r>
          <w:rPr>
            <w:noProof/>
            <w:webHidden/>
          </w:rPr>
          <w:t>7</w:t>
        </w:r>
        <w:r>
          <w:rPr>
            <w:noProof/>
            <w:webHidden/>
          </w:rPr>
          <w:fldChar w:fldCharType="end"/>
        </w:r>
      </w:hyperlink>
    </w:p>
    <w:p w14:paraId="229492A6" w14:textId="36677176" w:rsidR="003F133C" w:rsidRDefault="003F133C">
      <w:pPr>
        <w:pStyle w:val="TOC2"/>
        <w:rPr>
          <w:rFonts w:asciiTheme="minorHAnsi" w:eastAsiaTheme="minorEastAsia" w:hAnsiTheme="minorHAnsi" w:cstheme="minorBidi"/>
          <w:noProof/>
          <w:color w:val="auto"/>
          <w:sz w:val="22"/>
          <w:szCs w:val="22"/>
        </w:rPr>
      </w:pPr>
      <w:hyperlink w:anchor="_Toc59561976" w:history="1">
        <w:r w:rsidRPr="00C02922">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szCs w:val="22"/>
          </w:rPr>
          <w:tab/>
        </w:r>
        <w:r w:rsidRPr="00C02922">
          <w:rPr>
            <w:rStyle w:val="Hyperlink"/>
            <w:noProof/>
          </w:rPr>
          <w:t>Upstream Oil and Gas Facilities</w:t>
        </w:r>
        <w:r>
          <w:rPr>
            <w:noProof/>
            <w:webHidden/>
          </w:rPr>
          <w:tab/>
        </w:r>
        <w:r>
          <w:rPr>
            <w:noProof/>
            <w:webHidden/>
          </w:rPr>
          <w:fldChar w:fldCharType="begin"/>
        </w:r>
        <w:r>
          <w:rPr>
            <w:noProof/>
            <w:webHidden/>
          </w:rPr>
          <w:instrText xml:space="preserve"> PAGEREF _Toc59561976 \h </w:instrText>
        </w:r>
        <w:r>
          <w:rPr>
            <w:noProof/>
            <w:webHidden/>
          </w:rPr>
        </w:r>
        <w:r>
          <w:rPr>
            <w:noProof/>
            <w:webHidden/>
          </w:rPr>
          <w:fldChar w:fldCharType="separate"/>
        </w:r>
        <w:r>
          <w:rPr>
            <w:noProof/>
            <w:webHidden/>
          </w:rPr>
          <w:t>7</w:t>
        </w:r>
        <w:r>
          <w:rPr>
            <w:noProof/>
            <w:webHidden/>
          </w:rPr>
          <w:fldChar w:fldCharType="end"/>
        </w:r>
      </w:hyperlink>
    </w:p>
    <w:p w14:paraId="38CAAC3E" w14:textId="633A08B6" w:rsidR="003F133C" w:rsidRDefault="003F133C">
      <w:pPr>
        <w:pStyle w:val="TOC2"/>
        <w:rPr>
          <w:rFonts w:asciiTheme="minorHAnsi" w:eastAsiaTheme="minorEastAsia" w:hAnsiTheme="minorHAnsi" w:cstheme="minorBidi"/>
          <w:noProof/>
          <w:color w:val="auto"/>
          <w:sz w:val="22"/>
          <w:szCs w:val="22"/>
        </w:rPr>
      </w:pPr>
      <w:hyperlink w:anchor="_Toc59561977" w:history="1">
        <w:r w:rsidRPr="00C02922">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szCs w:val="22"/>
          </w:rPr>
          <w:tab/>
        </w:r>
        <w:r w:rsidRPr="00C02922">
          <w:rPr>
            <w:rStyle w:val="Hyperlink"/>
            <w:noProof/>
          </w:rPr>
          <w:t>Understanding UWC Platform</w:t>
        </w:r>
        <w:r>
          <w:rPr>
            <w:noProof/>
            <w:webHidden/>
          </w:rPr>
          <w:tab/>
        </w:r>
        <w:r>
          <w:rPr>
            <w:noProof/>
            <w:webHidden/>
          </w:rPr>
          <w:fldChar w:fldCharType="begin"/>
        </w:r>
        <w:r>
          <w:rPr>
            <w:noProof/>
            <w:webHidden/>
          </w:rPr>
          <w:instrText xml:space="preserve"> PAGEREF _Toc59561977 \h </w:instrText>
        </w:r>
        <w:r>
          <w:rPr>
            <w:noProof/>
            <w:webHidden/>
          </w:rPr>
        </w:r>
        <w:r>
          <w:rPr>
            <w:noProof/>
            <w:webHidden/>
          </w:rPr>
          <w:fldChar w:fldCharType="separate"/>
        </w:r>
        <w:r>
          <w:rPr>
            <w:noProof/>
            <w:webHidden/>
          </w:rPr>
          <w:t>9</w:t>
        </w:r>
        <w:r>
          <w:rPr>
            <w:noProof/>
            <w:webHidden/>
          </w:rPr>
          <w:fldChar w:fldCharType="end"/>
        </w:r>
      </w:hyperlink>
    </w:p>
    <w:p w14:paraId="523E9A5E" w14:textId="0293B27A" w:rsidR="003F133C" w:rsidRDefault="003F133C">
      <w:pPr>
        <w:pStyle w:val="TOC3"/>
        <w:rPr>
          <w:rFonts w:asciiTheme="minorHAnsi" w:eastAsiaTheme="minorEastAsia" w:hAnsiTheme="minorHAnsi" w:cstheme="minorBidi"/>
          <w:sz w:val="22"/>
          <w:szCs w:val="22"/>
        </w:rPr>
      </w:pPr>
      <w:hyperlink w:anchor="_Toc59561978" w:history="1">
        <w:r w:rsidRPr="00C02922">
          <w:rPr>
            <w:rStyle w:val="Hyperlink"/>
            <w14:scene3d>
              <w14:camera w14:prst="orthographicFront"/>
              <w14:lightRig w14:rig="threePt" w14:dir="t">
                <w14:rot w14:lat="0" w14:lon="0" w14:rev="0"/>
              </w14:lightRig>
            </w14:scene3d>
          </w:rPr>
          <w:t>2.3.1</w:t>
        </w:r>
        <w:r>
          <w:rPr>
            <w:rFonts w:asciiTheme="minorHAnsi" w:eastAsiaTheme="minorEastAsia" w:hAnsiTheme="minorHAnsi" w:cstheme="minorBidi"/>
            <w:sz w:val="22"/>
            <w:szCs w:val="22"/>
          </w:rPr>
          <w:tab/>
        </w:r>
        <w:r w:rsidRPr="00C02922">
          <w:rPr>
            <w:rStyle w:val="Hyperlink"/>
          </w:rPr>
          <w:t>Modbus containers</w:t>
        </w:r>
        <w:r>
          <w:rPr>
            <w:webHidden/>
          </w:rPr>
          <w:tab/>
        </w:r>
        <w:r>
          <w:rPr>
            <w:webHidden/>
          </w:rPr>
          <w:fldChar w:fldCharType="begin"/>
        </w:r>
        <w:r>
          <w:rPr>
            <w:webHidden/>
          </w:rPr>
          <w:instrText xml:space="preserve"> PAGEREF _Toc59561978 \h </w:instrText>
        </w:r>
        <w:r>
          <w:rPr>
            <w:webHidden/>
          </w:rPr>
        </w:r>
        <w:r>
          <w:rPr>
            <w:webHidden/>
          </w:rPr>
          <w:fldChar w:fldCharType="separate"/>
        </w:r>
        <w:r>
          <w:rPr>
            <w:webHidden/>
          </w:rPr>
          <w:t>10</w:t>
        </w:r>
        <w:r>
          <w:rPr>
            <w:webHidden/>
          </w:rPr>
          <w:fldChar w:fldCharType="end"/>
        </w:r>
      </w:hyperlink>
    </w:p>
    <w:p w14:paraId="46B4EBCE" w14:textId="422DD7D2" w:rsidR="003F133C" w:rsidRDefault="003F133C">
      <w:pPr>
        <w:pStyle w:val="TOC4"/>
        <w:rPr>
          <w:rFonts w:asciiTheme="minorHAnsi" w:eastAsiaTheme="minorEastAsia" w:hAnsiTheme="minorHAnsi" w:cstheme="minorBidi"/>
          <w:noProof/>
          <w:color w:val="auto"/>
          <w:sz w:val="22"/>
          <w:szCs w:val="22"/>
        </w:rPr>
      </w:pPr>
      <w:hyperlink w:anchor="_Toc59561979" w:history="1">
        <w:r w:rsidRPr="00C02922">
          <w:rPr>
            <w:rStyle w:val="Hyperlink"/>
            <w:noProof/>
          </w:rPr>
          <w:t>1.</w:t>
        </w:r>
        <w:r>
          <w:rPr>
            <w:rFonts w:asciiTheme="minorHAnsi" w:eastAsiaTheme="minorEastAsia" w:hAnsiTheme="minorHAnsi" w:cstheme="minorBidi"/>
            <w:noProof/>
            <w:color w:val="auto"/>
            <w:sz w:val="22"/>
            <w:szCs w:val="22"/>
          </w:rPr>
          <w:tab/>
        </w:r>
        <w:r w:rsidRPr="00C02922">
          <w:rPr>
            <w:rStyle w:val="Hyperlink"/>
            <w:noProof/>
          </w:rPr>
          <w:t>Modbus RTU master container</w:t>
        </w:r>
        <w:r>
          <w:rPr>
            <w:noProof/>
            <w:webHidden/>
          </w:rPr>
          <w:tab/>
        </w:r>
        <w:r>
          <w:rPr>
            <w:noProof/>
            <w:webHidden/>
          </w:rPr>
          <w:fldChar w:fldCharType="begin"/>
        </w:r>
        <w:r>
          <w:rPr>
            <w:noProof/>
            <w:webHidden/>
          </w:rPr>
          <w:instrText xml:space="preserve"> PAGEREF _Toc59561979 \h </w:instrText>
        </w:r>
        <w:r>
          <w:rPr>
            <w:noProof/>
            <w:webHidden/>
          </w:rPr>
        </w:r>
        <w:r>
          <w:rPr>
            <w:noProof/>
            <w:webHidden/>
          </w:rPr>
          <w:fldChar w:fldCharType="separate"/>
        </w:r>
        <w:r>
          <w:rPr>
            <w:noProof/>
            <w:webHidden/>
          </w:rPr>
          <w:t>10</w:t>
        </w:r>
        <w:r>
          <w:rPr>
            <w:noProof/>
            <w:webHidden/>
          </w:rPr>
          <w:fldChar w:fldCharType="end"/>
        </w:r>
      </w:hyperlink>
    </w:p>
    <w:p w14:paraId="25C707A4" w14:textId="4CB8030B" w:rsidR="003F133C" w:rsidRDefault="003F133C">
      <w:pPr>
        <w:pStyle w:val="TOC3"/>
        <w:rPr>
          <w:rFonts w:asciiTheme="minorHAnsi" w:eastAsiaTheme="minorEastAsia" w:hAnsiTheme="minorHAnsi" w:cstheme="minorBidi"/>
          <w:sz w:val="22"/>
          <w:szCs w:val="22"/>
        </w:rPr>
      </w:pPr>
      <w:hyperlink w:anchor="_Toc59561980" w:history="1">
        <w:r w:rsidRPr="00C02922">
          <w:rPr>
            <w:rStyle w:val="Hyperlink"/>
            <w14:scene3d>
              <w14:camera w14:prst="orthographicFront"/>
              <w14:lightRig w14:rig="threePt" w14:dir="t">
                <w14:rot w14:lat="0" w14:lon="0" w14:rev="0"/>
              </w14:lightRig>
            </w14:scene3d>
          </w:rPr>
          <w:t>2.3.2</w:t>
        </w:r>
        <w:r>
          <w:rPr>
            <w:rFonts w:asciiTheme="minorHAnsi" w:eastAsiaTheme="minorEastAsia" w:hAnsiTheme="minorHAnsi" w:cstheme="minorBidi"/>
            <w:sz w:val="22"/>
            <w:szCs w:val="22"/>
          </w:rPr>
          <w:tab/>
        </w:r>
        <w:r w:rsidRPr="00C02922">
          <w:rPr>
            <w:rStyle w:val="Hyperlink"/>
          </w:rPr>
          <w:t>MQTT-Export container</w:t>
        </w:r>
        <w:r>
          <w:rPr>
            <w:webHidden/>
          </w:rPr>
          <w:tab/>
        </w:r>
        <w:r>
          <w:rPr>
            <w:webHidden/>
          </w:rPr>
          <w:fldChar w:fldCharType="begin"/>
        </w:r>
        <w:r>
          <w:rPr>
            <w:webHidden/>
          </w:rPr>
          <w:instrText xml:space="preserve"> PAGEREF _Toc59561980 \h </w:instrText>
        </w:r>
        <w:r>
          <w:rPr>
            <w:webHidden/>
          </w:rPr>
        </w:r>
        <w:r>
          <w:rPr>
            <w:webHidden/>
          </w:rPr>
          <w:fldChar w:fldCharType="separate"/>
        </w:r>
        <w:r>
          <w:rPr>
            <w:webHidden/>
          </w:rPr>
          <w:t>11</w:t>
        </w:r>
        <w:r>
          <w:rPr>
            <w:webHidden/>
          </w:rPr>
          <w:fldChar w:fldCharType="end"/>
        </w:r>
      </w:hyperlink>
    </w:p>
    <w:p w14:paraId="5F7CF532" w14:textId="116D3DF0" w:rsidR="003F133C" w:rsidRDefault="003F133C">
      <w:pPr>
        <w:pStyle w:val="TOC3"/>
        <w:rPr>
          <w:rFonts w:asciiTheme="minorHAnsi" w:eastAsiaTheme="minorEastAsia" w:hAnsiTheme="minorHAnsi" w:cstheme="minorBidi"/>
          <w:sz w:val="22"/>
          <w:szCs w:val="22"/>
        </w:rPr>
      </w:pPr>
      <w:hyperlink w:anchor="_Toc59561981" w:history="1">
        <w:r w:rsidRPr="00C02922">
          <w:rPr>
            <w:rStyle w:val="Hyperlink"/>
            <w14:scene3d>
              <w14:camera w14:prst="orthographicFront"/>
              <w14:lightRig w14:rig="threePt" w14:dir="t">
                <w14:rot w14:lat="0" w14:lon="0" w14:rev="0"/>
              </w14:lightRig>
            </w14:scene3d>
          </w:rPr>
          <w:t>2.3.3</w:t>
        </w:r>
        <w:r>
          <w:rPr>
            <w:rFonts w:asciiTheme="minorHAnsi" w:eastAsiaTheme="minorEastAsia" w:hAnsiTheme="minorHAnsi" w:cstheme="minorBidi"/>
            <w:sz w:val="22"/>
            <w:szCs w:val="22"/>
          </w:rPr>
          <w:tab/>
        </w:r>
        <w:r w:rsidRPr="00C02922">
          <w:rPr>
            <w:rStyle w:val="Hyperlink"/>
          </w:rPr>
          <w:t>SCADA-RTU container</w:t>
        </w:r>
        <w:r>
          <w:rPr>
            <w:webHidden/>
          </w:rPr>
          <w:tab/>
        </w:r>
        <w:r>
          <w:rPr>
            <w:webHidden/>
          </w:rPr>
          <w:fldChar w:fldCharType="begin"/>
        </w:r>
        <w:r>
          <w:rPr>
            <w:webHidden/>
          </w:rPr>
          <w:instrText xml:space="preserve"> PAGEREF _Toc59561981 \h </w:instrText>
        </w:r>
        <w:r>
          <w:rPr>
            <w:webHidden/>
          </w:rPr>
        </w:r>
        <w:r>
          <w:rPr>
            <w:webHidden/>
          </w:rPr>
          <w:fldChar w:fldCharType="separate"/>
        </w:r>
        <w:r>
          <w:rPr>
            <w:webHidden/>
          </w:rPr>
          <w:t>11</w:t>
        </w:r>
        <w:r>
          <w:rPr>
            <w:webHidden/>
          </w:rPr>
          <w:fldChar w:fldCharType="end"/>
        </w:r>
      </w:hyperlink>
    </w:p>
    <w:p w14:paraId="57D7581A" w14:textId="03CE3577" w:rsidR="003F133C" w:rsidRDefault="003F133C">
      <w:pPr>
        <w:pStyle w:val="TOC4"/>
        <w:rPr>
          <w:rFonts w:asciiTheme="minorHAnsi" w:eastAsiaTheme="minorEastAsia" w:hAnsiTheme="minorHAnsi" w:cstheme="minorBidi"/>
          <w:noProof/>
          <w:color w:val="auto"/>
          <w:sz w:val="22"/>
          <w:szCs w:val="22"/>
        </w:rPr>
      </w:pPr>
      <w:hyperlink w:anchor="_Toc59561982" w:history="1">
        <w:r w:rsidRPr="00C02922">
          <w:rPr>
            <w:rStyle w:val="Hyperlink"/>
            <w:noProof/>
          </w:rPr>
          <w:t>1.</w:t>
        </w:r>
        <w:r>
          <w:rPr>
            <w:rFonts w:asciiTheme="minorHAnsi" w:eastAsiaTheme="minorEastAsia" w:hAnsiTheme="minorHAnsi" w:cstheme="minorBidi"/>
            <w:noProof/>
            <w:color w:val="auto"/>
            <w:sz w:val="22"/>
            <w:szCs w:val="22"/>
          </w:rPr>
          <w:tab/>
        </w:r>
        <w:r w:rsidRPr="00C02922">
          <w:rPr>
            <w:rStyle w:val="Hyperlink"/>
            <w:noProof/>
          </w:rPr>
          <w:t>SparkPlug MQTT Topic Namespace</w:t>
        </w:r>
        <w:r>
          <w:rPr>
            <w:noProof/>
            <w:webHidden/>
          </w:rPr>
          <w:tab/>
        </w:r>
        <w:r>
          <w:rPr>
            <w:noProof/>
            <w:webHidden/>
          </w:rPr>
          <w:fldChar w:fldCharType="begin"/>
        </w:r>
        <w:r>
          <w:rPr>
            <w:noProof/>
            <w:webHidden/>
          </w:rPr>
          <w:instrText xml:space="preserve"> PAGEREF _Toc59561982 \h </w:instrText>
        </w:r>
        <w:r>
          <w:rPr>
            <w:noProof/>
            <w:webHidden/>
          </w:rPr>
        </w:r>
        <w:r>
          <w:rPr>
            <w:noProof/>
            <w:webHidden/>
          </w:rPr>
          <w:fldChar w:fldCharType="separate"/>
        </w:r>
        <w:r>
          <w:rPr>
            <w:noProof/>
            <w:webHidden/>
          </w:rPr>
          <w:t>11</w:t>
        </w:r>
        <w:r>
          <w:rPr>
            <w:noProof/>
            <w:webHidden/>
          </w:rPr>
          <w:fldChar w:fldCharType="end"/>
        </w:r>
      </w:hyperlink>
    </w:p>
    <w:p w14:paraId="7B5BCE95" w14:textId="0FD933ED" w:rsidR="003F133C" w:rsidRDefault="003F133C">
      <w:pPr>
        <w:pStyle w:val="TOC4"/>
        <w:rPr>
          <w:rFonts w:asciiTheme="minorHAnsi" w:eastAsiaTheme="minorEastAsia" w:hAnsiTheme="minorHAnsi" w:cstheme="minorBidi"/>
          <w:noProof/>
          <w:color w:val="auto"/>
          <w:sz w:val="22"/>
          <w:szCs w:val="22"/>
        </w:rPr>
      </w:pPr>
      <w:hyperlink w:anchor="_Toc59561983" w:history="1">
        <w:r w:rsidRPr="00C02922">
          <w:rPr>
            <w:rStyle w:val="Hyperlink"/>
            <w:noProof/>
          </w:rPr>
          <w:t>2.</w:t>
        </w:r>
        <w:r>
          <w:rPr>
            <w:rFonts w:asciiTheme="minorHAnsi" w:eastAsiaTheme="minorEastAsia" w:hAnsiTheme="minorHAnsi" w:cstheme="minorBidi"/>
            <w:noProof/>
            <w:color w:val="auto"/>
            <w:sz w:val="22"/>
            <w:szCs w:val="22"/>
          </w:rPr>
          <w:tab/>
        </w:r>
        <w:r w:rsidRPr="00C02922">
          <w:rPr>
            <w:rStyle w:val="Hyperlink"/>
            <w:noProof/>
          </w:rPr>
          <w:t>Supported message types</w:t>
        </w:r>
        <w:r>
          <w:rPr>
            <w:noProof/>
            <w:webHidden/>
          </w:rPr>
          <w:tab/>
        </w:r>
        <w:r>
          <w:rPr>
            <w:noProof/>
            <w:webHidden/>
          </w:rPr>
          <w:fldChar w:fldCharType="begin"/>
        </w:r>
        <w:r>
          <w:rPr>
            <w:noProof/>
            <w:webHidden/>
          </w:rPr>
          <w:instrText xml:space="preserve"> PAGEREF _Toc59561983 \h </w:instrText>
        </w:r>
        <w:r>
          <w:rPr>
            <w:noProof/>
            <w:webHidden/>
          </w:rPr>
        </w:r>
        <w:r>
          <w:rPr>
            <w:noProof/>
            <w:webHidden/>
          </w:rPr>
          <w:fldChar w:fldCharType="separate"/>
        </w:r>
        <w:r>
          <w:rPr>
            <w:noProof/>
            <w:webHidden/>
          </w:rPr>
          <w:t>12</w:t>
        </w:r>
        <w:r>
          <w:rPr>
            <w:noProof/>
            <w:webHidden/>
          </w:rPr>
          <w:fldChar w:fldCharType="end"/>
        </w:r>
      </w:hyperlink>
    </w:p>
    <w:p w14:paraId="0C1134F9" w14:textId="4270E1A2" w:rsidR="003F133C" w:rsidRDefault="003F133C">
      <w:pPr>
        <w:pStyle w:val="TOC4"/>
        <w:rPr>
          <w:rFonts w:asciiTheme="minorHAnsi" w:eastAsiaTheme="minorEastAsia" w:hAnsiTheme="minorHAnsi" w:cstheme="minorBidi"/>
          <w:noProof/>
          <w:color w:val="auto"/>
          <w:sz w:val="22"/>
          <w:szCs w:val="22"/>
        </w:rPr>
      </w:pPr>
      <w:hyperlink w:anchor="_Toc59561984" w:history="1">
        <w:r w:rsidRPr="00C02922">
          <w:rPr>
            <w:rStyle w:val="Hyperlink"/>
            <w:noProof/>
          </w:rPr>
          <w:t>3.</w:t>
        </w:r>
        <w:r>
          <w:rPr>
            <w:rFonts w:asciiTheme="minorHAnsi" w:eastAsiaTheme="minorEastAsia" w:hAnsiTheme="minorHAnsi" w:cstheme="minorBidi"/>
            <w:noProof/>
            <w:color w:val="auto"/>
            <w:sz w:val="22"/>
            <w:szCs w:val="22"/>
          </w:rPr>
          <w:tab/>
        </w:r>
        <w:r w:rsidRPr="00C02922">
          <w:rPr>
            <w:rStyle w:val="Hyperlink"/>
            <w:noProof/>
          </w:rPr>
          <w:t>Name of edge node</w:t>
        </w:r>
        <w:r>
          <w:rPr>
            <w:noProof/>
            <w:webHidden/>
          </w:rPr>
          <w:tab/>
        </w:r>
        <w:r>
          <w:rPr>
            <w:noProof/>
            <w:webHidden/>
          </w:rPr>
          <w:fldChar w:fldCharType="begin"/>
        </w:r>
        <w:r>
          <w:rPr>
            <w:noProof/>
            <w:webHidden/>
          </w:rPr>
          <w:instrText xml:space="preserve"> PAGEREF _Toc59561984 \h </w:instrText>
        </w:r>
        <w:r>
          <w:rPr>
            <w:noProof/>
            <w:webHidden/>
          </w:rPr>
        </w:r>
        <w:r>
          <w:rPr>
            <w:noProof/>
            <w:webHidden/>
          </w:rPr>
          <w:fldChar w:fldCharType="separate"/>
        </w:r>
        <w:r>
          <w:rPr>
            <w:noProof/>
            <w:webHidden/>
          </w:rPr>
          <w:t>13</w:t>
        </w:r>
        <w:r>
          <w:rPr>
            <w:noProof/>
            <w:webHidden/>
          </w:rPr>
          <w:fldChar w:fldCharType="end"/>
        </w:r>
      </w:hyperlink>
    </w:p>
    <w:p w14:paraId="0B29FE44" w14:textId="27186E85" w:rsidR="003F133C" w:rsidRDefault="003F133C">
      <w:pPr>
        <w:pStyle w:val="TOC3"/>
        <w:rPr>
          <w:rFonts w:asciiTheme="minorHAnsi" w:eastAsiaTheme="minorEastAsia" w:hAnsiTheme="minorHAnsi" w:cstheme="minorBidi"/>
          <w:sz w:val="22"/>
          <w:szCs w:val="22"/>
        </w:rPr>
      </w:pPr>
      <w:hyperlink w:anchor="_Toc59561985" w:history="1">
        <w:r w:rsidRPr="00C02922">
          <w:rPr>
            <w:rStyle w:val="Hyperlink"/>
            <w14:scene3d>
              <w14:camera w14:prst="orthographicFront"/>
              <w14:lightRig w14:rig="threePt" w14:dir="t">
                <w14:rot w14:lat="0" w14:lon="0" w14:rev="0"/>
              </w14:lightRig>
            </w14:scene3d>
          </w:rPr>
          <w:t>2.3.4</w:t>
        </w:r>
        <w:r>
          <w:rPr>
            <w:rFonts w:asciiTheme="minorHAnsi" w:eastAsiaTheme="minorEastAsia" w:hAnsiTheme="minorHAnsi" w:cstheme="minorBidi"/>
            <w:sz w:val="22"/>
            <w:szCs w:val="22"/>
          </w:rPr>
          <w:tab/>
        </w:r>
        <w:r w:rsidRPr="00C02922">
          <w:rPr>
            <w:rStyle w:val="Hyperlink"/>
          </w:rPr>
          <w:t>KPI Application container</w:t>
        </w:r>
        <w:r>
          <w:rPr>
            <w:webHidden/>
          </w:rPr>
          <w:tab/>
        </w:r>
        <w:r>
          <w:rPr>
            <w:webHidden/>
          </w:rPr>
          <w:fldChar w:fldCharType="begin"/>
        </w:r>
        <w:r>
          <w:rPr>
            <w:webHidden/>
          </w:rPr>
          <w:instrText xml:space="preserve"> PAGEREF _Toc59561985 \h </w:instrText>
        </w:r>
        <w:r>
          <w:rPr>
            <w:webHidden/>
          </w:rPr>
        </w:r>
        <w:r>
          <w:rPr>
            <w:webHidden/>
          </w:rPr>
          <w:fldChar w:fldCharType="separate"/>
        </w:r>
        <w:r>
          <w:rPr>
            <w:webHidden/>
          </w:rPr>
          <w:t>13</w:t>
        </w:r>
        <w:r>
          <w:rPr>
            <w:webHidden/>
          </w:rPr>
          <w:fldChar w:fldCharType="end"/>
        </w:r>
      </w:hyperlink>
    </w:p>
    <w:p w14:paraId="650C26F4" w14:textId="1174014F" w:rsidR="003F133C" w:rsidRDefault="003F133C">
      <w:pPr>
        <w:pStyle w:val="TOC3"/>
        <w:rPr>
          <w:rFonts w:asciiTheme="minorHAnsi" w:eastAsiaTheme="minorEastAsia" w:hAnsiTheme="minorHAnsi" w:cstheme="minorBidi"/>
          <w:sz w:val="22"/>
          <w:szCs w:val="22"/>
        </w:rPr>
      </w:pPr>
      <w:hyperlink w:anchor="_Toc59561986" w:history="1">
        <w:r w:rsidRPr="00C02922">
          <w:rPr>
            <w:rStyle w:val="Hyperlink"/>
            <w14:scene3d>
              <w14:camera w14:prst="orthographicFront"/>
              <w14:lightRig w14:rig="threePt" w14:dir="t">
                <w14:rot w14:lat="0" w14:lon="0" w14:rev="0"/>
              </w14:lightRig>
            </w14:scene3d>
          </w:rPr>
          <w:t>2.3.5</w:t>
        </w:r>
        <w:r>
          <w:rPr>
            <w:rFonts w:asciiTheme="minorHAnsi" w:eastAsiaTheme="minorEastAsia" w:hAnsiTheme="minorHAnsi" w:cstheme="minorBidi"/>
            <w:sz w:val="22"/>
            <w:szCs w:val="22"/>
          </w:rPr>
          <w:tab/>
        </w:r>
        <w:r w:rsidRPr="00C02922">
          <w:rPr>
            <w:rStyle w:val="Hyperlink"/>
          </w:rPr>
          <w:t>Configurations</w:t>
        </w:r>
        <w:r>
          <w:rPr>
            <w:webHidden/>
          </w:rPr>
          <w:tab/>
        </w:r>
        <w:r>
          <w:rPr>
            <w:webHidden/>
          </w:rPr>
          <w:fldChar w:fldCharType="begin"/>
        </w:r>
        <w:r>
          <w:rPr>
            <w:webHidden/>
          </w:rPr>
          <w:instrText xml:space="preserve"> PAGEREF _Toc59561986 \h </w:instrText>
        </w:r>
        <w:r>
          <w:rPr>
            <w:webHidden/>
          </w:rPr>
        </w:r>
        <w:r>
          <w:rPr>
            <w:webHidden/>
          </w:rPr>
          <w:fldChar w:fldCharType="separate"/>
        </w:r>
        <w:r>
          <w:rPr>
            <w:webHidden/>
          </w:rPr>
          <w:t>13</w:t>
        </w:r>
        <w:r>
          <w:rPr>
            <w:webHidden/>
          </w:rPr>
          <w:fldChar w:fldCharType="end"/>
        </w:r>
      </w:hyperlink>
    </w:p>
    <w:p w14:paraId="1E3F5DF2" w14:textId="3B64929F" w:rsidR="003F133C" w:rsidRDefault="003F133C">
      <w:pPr>
        <w:pStyle w:val="TOC1"/>
        <w:rPr>
          <w:rFonts w:asciiTheme="minorHAnsi" w:eastAsiaTheme="minorEastAsia" w:hAnsiTheme="minorHAnsi" w:cstheme="minorBidi"/>
          <w:b w:val="0"/>
          <w:noProof/>
          <w:color w:val="auto"/>
          <w:sz w:val="22"/>
          <w:szCs w:val="22"/>
        </w:rPr>
      </w:pPr>
      <w:hyperlink w:anchor="_Toc59561987" w:history="1">
        <w:r w:rsidRPr="00C02922">
          <w:rPr>
            <w:rStyle w:val="Hyperlink"/>
            <w:noProof/>
          </w:rPr>
          <w:t>3.0</w:t>
        </w:r>
        <w:r>
          <w:rPr>
            <w:rFonts w:asciiTheme="minorHAnsi" w:eastAsiaTheme="minorEastAsia" w:hAnsiTheme="minorHAnsi" w:cstheme="minorBidi"/>
            <w:b w:val="0"/>
            <w:noProof/>
            <w:color w:val="auto"/>
            <w:sz w:val="22"/>
            <w:szCs w:val="22"/>
          </w:rPr>
          <w:tab/>
        </w:r>
        <w:r w:rsidRPr="00C02922">
          <w:rPr>
            <w:rStyle w:val="Hyperlink"/>
            <w:noProof/>
          </w:rPr>
          <w:t>Installation Guide</w:t>
        </w:r>
        <w:r>
          <w:rPr>
            <w:noProof/>
            <w:webHidden/>
          </w:rPr>
          <w:tab/>
        </w:r>
        <w:r>
          <w:rPr>
            <w:noProof/>
            <w:webHidden/>
          </w:rPr>
          <w:fldChar w:fldCharType="begin"/>
        </w:r>
        <w:r>
          <w:rPr>
            <w:noProof/>
            <w:webHidden/>
          </w:rPr>
          <w:instrText xml:space="preserve"> PAGEREF _Toc59561987 \h </w:instrText>
        </w:r>
        <w:r>
          <w:rPr>
            <w:noProof/>
            <w:webHidden/>
          </w:rPr>
        </w:r>
        <w:r>
          <w:rPr>
            <w:noProof/>
            <w:webHidden/>
          </w:rPr>
          <w:fldChar w:fldCharType="separate"/>
        </w:r>
        <w:r>
          <w:rPr>
            <w:noProof/>
            <w:webHidden/>
          </w:rPr>
          <w:t>14</w:t>
        </w:r>
        <w:r>
          <w:rPr>
            <w:noProof/>
            <w:webHidden/>
          </w:rPr>
          <w:fldChar w:fldCharType="end"/>
        </w:r>
      </w:hyperlink>
    </w:p>
    <w:p w14:paraId="0003D7B2" w14:textId="06721979" w:rsidR="003F133C" w:rsidRDefault="003F133C">
      <w:pPr>
        <w:pStyle w:val="TOC2"/>
        <w:rPr>
          <w:rFonts w:asciiTheme="minorHAnsi" w:eastAsiaTheme="minorEastAsia" w:hAnsiTheme="minorHAnsi" w:cstheme="minorBidi"/>
          <w:noProof/>
          <w:color w:val="auto"/>
          <w:sz w:val="22"/>
          <w:szCs w:val="22"/>
        </w:rPr>
      </w:pPr>
      <w:hyperlink w:anchor="_Toc59561988" w:history="1">
        <w:r w:rsidRPr="00C02922">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szCs w:val="22"/>
          </w:rPr>
          <w:tab/>
        </w:r>
        <w:r w:rsidRPr="00C02922">
          <w:rPr>
            <w:rStyle w:val="Hyperlink"/>
            <w:noProof/>
          </w:rPr>
          <w:t>How to install UWC software with EIS installer</w:t>
        </w:r>
        <w:r>
          <w:rPr>
            <w:noProof/>
            <w:webHidden/>
          </w:rPr>
          <w:tab/>
        </w:r>
        <w:r>
          <w:rPr>
            <w:noProof/>
            <w:webHidden/>
          </w:rPr>
          <w:fldChar w:fldCharType="begin"/>
        </w:r>
        <w:r>
          <w:rPr>
            <w:noProof/>
            <w:webHidden/>
          </w:rPr>
          <w:instrText xml:space="preserve"> PAGEREF _Toc59561988 \h </w:instrText>
        </w:r>
        <w:r>
          <w:rPr>
            <w:noProof/>
            <w:webHidden/>
          </w:rPr>
        </w:r>
        <w:r>
          <w:rPr>
            <w:noProof/>
            <w:webHidden/>
          </w:rPr>
          <w:fldChar w:fldCharType="separate"/>
        </w:r>
        <w:r>
          <w:rPr>
            <w:noProof/>
            <w:webHidden/>
          </w:rPr>
          <w:t>14</w:t>
        </w:r>
        <w:r>
          <w:rPr>
            <w:noProof/>
            <w:webHidden/>
          </w:rPr>
          <w:fldChar w:fldCharType="end"/>
        </w:r>
      </w:hyperlink>
    </w:p>
    <w:p w14:paraId="2E7685C8" w14:textId="4C123B63" w:rsidR="003F133C" w:rsidRDefault="003F133C">
      <w:pPr>
        <w:pStyle w:val="TOC2"/>
        <w:rPr>
          <w:rFonts w:asciiTheme="minorHAnsi" w:eastAsiaTheme="minorEastAsia" w:hAnsiTheme="minorHAnsi" w:cstheme="minorBidi"/>
          <w:noProof/>
          <w:color w:val="auto"/>
          <w:sz w:val="22"/>
          <w:szCs w:val="22"/>
        </w:rPr>
      </w:pPr>
      <w:hyperlink w:anchor="_Toc59561989" w:history="1">
        <w:r w:rsidRPr="00C02922">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sz w:val="22"/>
            <w:szCs w:val="22"/>
          </w:rPr>
          <w:tab/>
        </w:r>
        <w:r w:rsidRPr="00C02922">
          <w:rPr>
            <w:rStyle w:val="Hyperlink"/>
            <w:noProof/>
          </w:rPr>
          <w:t>Steps to deploy other modes of deployments</w:t>
        </w:r>
        <w:r>
          <w:rPr>
            <w:noProof/>
            <w:webHidden/>
          </w:rPr>
          <w:tab/>
        </w:r>
        <w:r>
          <w:rPr>
            <w:noProof/>
            <w:webHidden/>
          </w:rPr>
          <w:fldChar w:fldCharType="begin"/>
        </w:r>
        <w:r>
          <w:rPr>
            <w:noProof/>
            <w:webHidden/>
          </w:rPr>
          <w:instrText xml:space="preserve"> PAGEREF _Toc59561989 \h </w:instrText>
        </w:r>
        <w:r>
          <w:rPr>
            <w:noProof/>
            <w:webHidden/>
          </w:rPr>
        </w:r>
        <w:r>
          <w:rPr>
            <w:noProof/>
            <w:webHidden/>
          </w:rPr>
          <w:fldChar w:fldCharType="separate"/>
        </w:r>
        <w:r>
          <w:rPr>
            <w:noProof/>
            <w:webHidden/>
          </w:rPr>
          <w:t>18</w:t>
        </w:r>
        <w:r>
          <w:rPr>
            <w:noProof/>
            <w:webHidden/>
          </w:rPr>
          <w:fldChar w:fldCharType="end"/>
        </w:r>
      </w:hyperlink>
    </w:p>
    <w:p w14:paraId="13F71364" w14:textId="17E4432E" w:rsidR="003F133C" w:rsidRDefault="003F133C">
      <w:pPr>
        <w:pStyle w:val="TOC2"/>
        <w:rPr>
          <w:rFonts w:asciiTheme="minorHAnsi" w:eastAsiaTheme="minorEastAsia" w:hAnsiTheme="minorHAnsi" w:cstheme="minorBidi"/>
          <w:noProof/>
          <w:color w:val="auto"/>
          <w:sz w:val="22"/>
          <w:szCs w:val="22"/>
        </w:rPr>
      </w:pPr>
      <w:hyperlink w:anchor="_Toc59561990" w:history="1">
        <w:r w:rsidRPr="00C02922">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color w:val="auto"/>
            <w:sz w:val="22"/>
            <w:szCs w:val="22"/>
          </w:rPr>
          <w:tab/>
        </w:r>
        <w:r w:rsidRPr="00C02922">
          <w:rPr>
            <w:rStyle w:val="Hyperlink"/>
            <w:noProof/>
          </w:rPr>
          <w:t>Updated command for thingsboard installation</w:t>
        </w:r>
        <w:r>
          <w:rPr>
            <w:noProof/>
            <w:webHidden/>
          </w:rPr>
          <w:tab/>
        </w:r>
        <w:r>
          <w:rPr>
            <w:noProof/>
            <w:webHidden/>
          </w:rPr>
          <w:fldChar w:fldCharType="begin"/>
        </w:r>
        <w:r>
          <w:rPr>
            <w:noProof/>
            <w:webHidden/>
          </w:rPr>
          <w:instrText xml:space="preserve"> PAGEREF _Toc59561990 \h </w:instrText>
        </w:r>
        <w:r>
          <w:rPr>
            <w:noProof/>
            <w:webHidden/>
          </w:rPr>
        </w:r>
        <w:r>
          <w:rPr>
            <w:noProof/>
            <w:webHidden/>
          </w:rPr>
          <w:fldChar w:fldCharType="separate"/>
        </w:r>
        <w:r>
          <w:rPr>
            <w:noProof/>
            <w:webHidden/>
          </w:rPr>
          <w:t>18</w:t>
        </w:r>
        <w:r>
          <w:rPr>
            <w:noProof/>
            <w:webHidden/>
          </w:rPr>
          <w:fldChar w:fldCharType="end"/>
        </w:r>
      </w:hyperlink>
    </w:p>
    <w:p w14:paraId="08AF9A71" w14:textId="4C82E260" w:rsidR="003F133C" w:rsidRDefault="003F133C">
      <w:pPr>
        <w:pStyle w:val="TOC1"/>
        <w:rPr>
          <w:rFonts w:asciiTheme="minorHAnsi" w:eastAsiaTheme="minorEastAsia" w:hAnsiTheme="minorHAnsi" w:cstheme="minorBidi"/>
          <w:b w:val="0"/>
          <w:noProof/>
          <w:color w:val="auto"/>
          <w:sz w:val="22"/>
          <w:szCs w:val="22"/>
        </w:rPr>
      </w:pPr>
      <w:hyperlink w:anchor="_Toc59561991" w:history="1">
        <w:r w:rsidRPr="00C02922">
          <w:rPr>
            <w:rStyle w:val="Hyperlink"/>
            <w:noProof/>
          </w:rPr>
          <w:t>4.0</w:t>
        </w:r>
        <w:r>
          <w:rPr>
            <w:rFonts w:asciiTheme="minorHAnsi" w:eastAsiaTheme="minorEastAsia" w:hAnsiTheme="minorHAnsi" w:cstheme="minorBidi"/>
            <w:b w:val="0"/>
            <w:noProof/>
            <w:color w:val="auto"/>
            <w:sz w:val="22"/>
            <w:szCs w:val="22"/>
          </w:rPr>
          <w:tab/>
        </w:r>
        <w:r w:rsidRPr="00C02922">
          <w:rPr>
            <w:rStyle w:val="Hyperlink"/>
            <w:noProof/>
          </w:rPr>
          <w:t>Container Configuration settings</w:t>
        </w:r>
        <w:r>
          <w:rPr>
            <w:noProof/>
            <w:webHidden/>
          </w:rPr>
          <w:tab/>
        </w:r>
        <w:r>
          <w:rPr>
            <w:noProof/>
            <w:webHidden/>
          </w:rPr>
          <w:fldChar w:fldCharType="begin"/>
        </w:r>
        <w:r>
          <w:rPr>
            <w:noProof/>
            <w:webHidden/>
          </w:rPr>
          <w:instrText xml:space="preserve"> PAGEREF _Toc59561991 \h </w:instrText>
        </w:r>
        <w:r>
          <w:rPr>
            <w:noProof/>
            <w:webHidden/>
          </w:rPr>
        </w:r>
        <w:r>
          <w:rPr>
            <w:noProof/>
            <w:webHidden/>
          </w:rPr>
          <w:fldChar w:fldCharType="separate"/>
        </w:r>
        <w:r>
          <w:rPr>
            <w:noProof/>
            <w:webHidden/>
          </w:rPr>
          <w:t>19</w:t>
        </w:r>
        <w:r>
          <w:rPr>
            <w:noProof/>
            <w:webHidden/>
          </w:rPr>
          <w:fldChar w:fldCharType="end"/>
        </w:r>
      </w:hyperlink>
    </w:p>
    <w:p w14:paraId="53C4983C" w14:textId="4330B7DA" w:rsidR="003F133C" w:rsidRDefault="003F133C">
      <w:pPr>
        <w:pStyle w:val="TOC2"/>
        <w:rPr>
          <w:rFonts w:asciiTheme="minorHAnsi" w:eastAsiaTheme="minorEastAsia" w:hAnsiTheme="minorHAnsi" w:cstheme="minorBidi"/>
          <w:noProof/>
          <w:color w:val="auto"/>
          <w:sz w:val="22"/>
          <w:szCs w:val="22"/>
        </w:rPr>
      </w:pPr>
      <w:hyperlink w:anchor="_Toc59561992" w:history="1">
        <w:r w:rsidRPr="00C02922">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sz w:val="22"/>
            <w:szCs w:val="22"/>
          </w:rPr>
          <w:tab/>
        </w:r>
        <w:r w:rsidRPr="00C02922">
          <w:rPr>
            <w:rStyle w:val="Hyperlink"/>
            <w:noProof/>
          </w:rPr>
          <w:t>Containers</w:t>
        </w:r>
        <w:r>
          <w:rPr>
            <w:noProof/>
            <w:webHidden/>
          </w:rPr>
          <w:tab/>
        </w:r>
        <w:r>
          <w:rPr>
            <w:noProof/>
            <w:webHidden/>
          </w:rPr>
          <w:fldChar w:fldCharType="begin"/>
        </w:r>
        <w:r>
          <w:rPr>
            <w:noProof/>
            <w:webHidden/>
          </w:rPr>
          <w:instrText xml:space="preserve"> PAGEREF _Toc59561992 \h </w:instrText>
        </w:r>
        <w:r>
          <w:rPr>
            <w:noProof/>
            <w:webHidden/>
          </w:rPr>
        </w:r>
        <w:r>
          <w:rPr>
            <w:noProof/>
            <w:webHidden/>
          </w:rPr>
          <w:fldChar w:fldCharType="separate"/>
        </w:r>
        <w:r>
          <w:rPr>
            <w:noProof/>
            <w:webHidden/>
          </w:rPr>
          <w:t>19</w:t>
        </w:r>
        <w:r>
          <w:rPr>
            <w:noProof/>
            <w:webHidden/>
          </w:rPr>
          <w:fldChar w:fldCharType="end"/>
        </w:r>
      </w:hyperlink>
    </w:p>
    <w:p w14:paraId="38111A50" w14:textId="6B5F76EA" w:rsidR="003F133C" w:rsidRDefault="003F133C">
      <w:pPr>
        <w:pStyle w:val="TOC3"/>
        <w:rPr>
          <w:rFonts w:asciiTheme="minorHAnsi" w:eastAsiaTheme="minorEastAsia" w:hAnsiTheme="minorHAnsi" w:cstheme="minorBidi"/>
          <w:sz w:val="22"/>
          <w:szCs w:val="22"/>
        </w:rPr>
      </w:pPr>
      <w:hyperlink w:anchor="_Toc59561993" w:history="1">
        <w:r w:rsidRPr="00C02922">
          <w:rPr>
            <w:rStyle w:val="Hyperlink"/>
            <w14:scene3d>
              <w14:camera w14:prst="orthographicFront"/>
              <w14:lightRig w14:rig="threePt" w14:dir="t">
                <w14:rot w14:lat="0" w14:lon="0" w14:rev="0"/>
              </w14:lightRig>
            </w14:scene3d>
          </w:rPr>
          <w:t>4.1.1</w:t>
        </w:r>
        <w:r>
          <w:rPr>
            <w:rFonts w:asciiTheme="minorHAnsi" w:eastAsiaTheme="minorEastAsia" w:hAnsiTheme="minorHAnsi" w:cstheme="minorBidi"/>
            <w:sz w:val="22"/>
            <w:szCs w:val="22"/>
          </w:rPr>
          <w:tab/>
        </w:r>
        <w:r w:rsidRPr="00C02922">
          <w:rPr>
            <w:rStyle w:val="Hyperlink"/>
          </w:rPr>
          <w:t>Common Configuration for containers</w:t>
        </w:r>
        <w:r>
          <w:rPr>
            <w:webHidden/>
          </w:rPr>
          <w:tab/>
        </w:r>
        <w:r>
          <w:rPr>
            <w:webHidden/>
          </w:rPr>
          <w:fldChar w:fldCharType="begin"/>
        </w:r>
        <w:r>
          <w:rPr>
            <w:webHidden/>
          </w:rPr>
          <w:instrText xml:space="preserve"> PAGEREF _Toc59561993 \h </w:instrText>
        </w:r>
        <w:r>
          <w:rPr>
            <w:webHidden/>
          </w:rPr>
        </w:r>
        <w:r>
          <w:rPr>
            <w:webHidden/>
          </w:rPr>
          <w:fldChar w:fldCharType="separate"/>
        </w:r>
        <w:r>
          <w:rPr>
            <w:webHidden/>
          </w:rPr>
          <w:t>19</w:t>
        </w:r>
        <w:r>
          <w:rPr>
            <w:webHidden/>
          </w:rPr>
          <w:fldChar w:fldCharType="end"/>
        </w:r>
      </w:hyperlink>
    </w:p>
    <w:p w14:paraId="032B4F6D" w14:textId="334141C8" w:rsidR="003F133C" w:rsidRDefault="003F133C">
      <w:pPr>
        <w:pStyle w:val="TOC4"/>
        <w:rPr>
          <w:rFonts w:asciiTheme="minorHAnsi" w:eastAsiaTheme="minorEastAsia" w:hAnsiTheme="minorHAnsi" w:cstheme="minorBidi"/>
          <w:noProof/>
          <w:color w:val="auto"/>
          <w:sz w:val="22"/>
          <w:szCs w:val="22"/>
        </w:rPr>
      </w:pPr>
      <w:hyperlink w:anchor="_Toc59561994" w:history="1">
        <w:r w:rsidRPr="00C02922">
          <w:rPr>
            <w:rStyle w:val="Hyperlink"/>
            <w:noProof/>
          </w:rPr>
          <w:t>1.</w:t>
        </w:r>
        <w:r>
          <w:rPr>
            <w:rFonts w:asciiTheme="minorHAnsi" w:eastAsiaTheme="minorEastAsia" w:hAnsiTheme="minorHAnsi" w:cstheme="minorBidi"/>
            <w:noProof/>
            <w:color w:val="auto"/>
            <w:sz w:val="22"/>
            <w:szCs w:val="22"/>
          </w:rPr>
          <w:tab/>
        </w:r>
        <w:r w:rsidRPr="00C02922">
          <w:rPr>
            <w:rStyle w:val="Hyperlink"/>
            <w:noProof/>
          </w:rPr>
          <w:t>Relation between PubTopics and SubTopics parameters</w:t>
        </w:r>
        <w:r>
          <w:rPr>
            <w:noProof/>
            <w:webHidden/>
          </w:rPr>
          <w:tab/>
        </w:r>
        <w:r>
          <w:rPr>
            <w:noProof/>
            <w:webHidden/>
          </w:rPr>
          <w:fldChar w:fldCharType="begin"/>
        </w:r>
        <w:r>
          <w:rPr>
            <w:noProof/>
            <w:webHidden/>
          </w:rPr>
          <w:instrText xml:space="preserve"> PAGEREF _Toc59561994 \h </w:instrText>
        </w:r>
        <w:r>
          <w:rPr>
            <w:noProof/>
            <w:webHidden/>
          </w:rPr>
        </w:r>
        <w:r>
          <w:rPr>
            <w:noProof/>
            <w:webHidden/>
          </w:rPr>
          <w:fldChar w:fldCharType="separate"/>
        </w:r>
        <w:r>
          <w:rPr>
            <w:noProof/>
            <w:webHidden/>
          </w:rPr>
          <w:t>21</w:t>
        </w:r>
        <w:r>
          <w:rPr>
            <w:noProof/>
            <w:webHidden/>
          </w:rPr>
          <w:fldChar w:fldCharType="end"/>
        </w:r>
      </w:hyperlink>
    </w:p>
    <w:p w14:paraId="2F92AC57" w14:textId="1AC21D1F" w:rsidR="003F133C" w:rsidRDefault="003F133C">
      <w:pPr>
        <w:pStyle w:val="TOC4"/>
        <w:rPr>
          <w:rFonts w:asciiTheme="minorHAnsi" w:eastAsiaTheme="minorEastAsia" w:hAnsiTheme="minorHAnsi" w:cstheme="minorBidi"/>
          <w:noProof/>
          <w:color w:val="auto"/>
          <w:sz w:val="22"/>
          <w:szCs w:val="22"/>
        </w:rPr>
      </w:pPr>
      <w:hyperlink w:anchor="_Toc59561995" w:history="1">
        <w:r w:rsidRPr="00C02922">
          <w:rPr>
            <w:rStyle w:val="Hyperlink"/>
            <w:noProof/>
          </w:rPr>
          <w:t>2.</w:t>
        </w:r>
        <w:r>
          <w:rPr>
            <w:rFonts w:asciiTheme="minorHAnsi" w:eastAsiaTheme="minorEastAsia" w:hAnsiTheme="minorHAnsi" w:cstheme="minorBidi"/>
            <w:noProof/>
            <w:color w:val="auto"/>
            <w:sz w:val="22"/>
            <w:szCs w:val="22"/>
          </w:rPr>
          <w:tab/>
        </w:r>
        <w:r w:rsidRPr="00C02922">
          <w:rPr>
            <w:rStyle w:val="Hyperlink"/>
            <w:noProof/>
          </w:rPr>
          <w:t>Topic Configuration</w:t>
        </w:r>
        <w:r>
          <w:rPr>
            <w:noProof/>
            <w:webHidden/>
          </w:rPr>
          <w:tab/>
        </w:r>
        <w:r>
          <w:rPr>
            <w:noProof/>
            <w:webHidden/>
          </w:rPr>
          <w:fldChar w:fldCharType="begin"/>
        </w:r>
        <w:r>
          <w:rPr>
            <w:noProof/>
            <w:webHidden/>
          </w:rPr>
          <w:instrText xml:space="preserve"> PAGEREF _Toc59561995 \h </w:instrText>
        </w:r>
        <w:r>
          <w:rPr>
            <w:noProof/>
            <w:webHidden/>
          </w:rPr>
        </w:r>
        <w:r>
          <w:rPr>
            <w:noProof/>
            <w:webHidden/>
          </w:rPr>
          <w:fldChar w:fldCharType="separate"/>
        </w:r>
        <w:r>
          <w:rPr>
            <w:noProof/>
            <w:webHidden/>
          </w:rPr>
          <w:t>21</w:t>
        </w:r>
        <w:r>
          <w:rPr>
            <w:noProof/>
            <w:webHidden/>
          </w:rPr>
          <w:fldChar w:fldCharType="end"/>
        </w:r>
      </w:hyperlink>
    </w:p>
    <w:p w14:paraId="28EA51BD" w14:textId="66EB8661" w:rsidR="003F133C" w:rsidRDefault="003F133C">
      <w:pPr>
        <w:pStyle w:val="TOC3"/>
        <w:rPr>
          <w:rFonts w:asciiTheme="minorHAnsi" w:eastAsiaTheme="minorEastAsia" w:hAnsiTheme="minorHAnsi" w:cstheme="minorBidi"/>
          <w:sz w:val="22"/>
          <w:szCs w:val="22"/>
        </w:rPr>
      </w:pPr>
      <w:hyperlink w:anchor="_Toc59561996" w:history="1">
        <w:r w:rsidRPr="00C02922">
          <w:rPr>
            <w:rStyle w:val="Hyperlink"/>
            <w14:scene3d>
              <w14:camera w14:prst="orthographicFront"/>
              <w14:lightRig w14:rig="threePt" w14:dir="t">
                <w14:rot w14:lat="0" w14:lon="0" w14:rev="0"/>
              </w14:lightRig>
            </w14:scene3d>
          </w:rPr>
          <w:t>4.1.2</w:t>
        </w:r>
        <w:r>
          <w:rPr>
            <w:rFonts w:asciiTheme="minorHAnsi" w:eastAsiaTheme="minorEastAsia" w:hAnsiTheme="minorHAnsi" w:cstheme="minorBidi"/>
            <w:sz w:val="22"/>
            <w:szCs w:val="22"/>
          </w:rPr>
          <w:tab/>
        </w:r>
        <w:r w:rsidRPr="00C02922">
          <w:rPr>
            <w:rStyle w:val="Hyperlink"/>
          </w:rPr>
          <w:t>Common Configuration for Modbus Client Containers</w:t>
        </w:r>
        <w:r>
          <w:rPr>
            <w:webHidden/>
          </w:rPr>
          <w:tab/>
        </w:r>
        <w:r>
          <w:rPr>
            <w:webHidden/>
          </w:rPr>
          <w:fldChar w:fldCharType="begin"/>
        </w:r>
        <w:r>
          <w:rPr>
            <w:webHidden/>
          </w:rPr>
          <w:instrText xml:space="preserve"> PAGEREF _Toc59561996 \h </w:instrText>
        </w:r>
        <w:r>
          <w:rPr>
            <w:webHidden/>
          </w:rPr>
        </w:r>
        <w:r>
          <w:rPr>
            <w:webHidden/>
          </w:rPr>
          <w:fldChar w:fldCharType="separate"/>
        </w:r>
        <w:r>
          <w:rPr>
            <w:webHidden/>
          </w:rPr>
          <w:t>22</w:t>
        </w:r>
        <w:r>
          <w:rPr>
            <w:webHidden/>
          </w:rPr>
          <w:fldChar w:fldCharType="end"/>
        </w:r>
      </w:hyperlink>
    </w:p>
    <w:p w14:paraId="404E78C1" w14:textId="09961BAB" w:rsidR="003F133C" w:rsidRDefault="003F133C">
      <w:pPr>
        <w:pStyle w:val="TOC3"/>
        <w:rPr>
          <w:rFonts w:asciiTheme="minorHAnsi" w:eastAsiaTheme="minorEastAsia" w:hAnsiTheme="minorHAnsi" w:cstheme="minorBidi"/>
          <w:sz w:val="22"/>
          <w:szCs w:val="22"/>
        </w:rPr>
      </w:pPr>
      <w:hyperlink w:anchor="_Toc59561997" w:history="1">
        <w:r w:rsidRPr="00C02922">
          <w:rPr>
            <w:rStyle w:val="Hyperlink"/>
            <w14:scene3d>
              <w14:camera w14:prst="orthographicFront"/>
              <w14:lightRig w14:rig="threePt" w14:dir="t">
                <w14:rot w14:lat="0" w14:lon="0" w14:rev="0"/>
              </w14:lightRig>
            </w14:scene3d>
          </w:rPr>
          <w:t>4.1.3</w:t>
        </w:r>
        <w:r>
          <w:rPr>
            <w:rFonts w:asciiTheme="minorHAnsi" w:eastAsiaTheme="minorEastAsia" w:hAnsiTheme="minorHAnsi" w:cstheme="minorBidi"/>
            <w:sz w:val="22"/>
            <w:szCs w:val="22"/>
          </w:rPr>
          <w:tab/>
        </w:r>
        <w:r w:rsidRPr="00C02922">
          <w:rPr>
            <w:rStyle w:val="Hyperlink"/>
          </w:rPr>
          <w:t>Configuration for Modbus Network</w:t>
        </w:r>
        <w:r>
          <w:rPr>
            <w:webHidden/>
          </w:rPr>
          <w:tab/>
        </w:r>
        <w:r>
          <w:rPr>
            <w:webHidden/>
          </w:rPr>
          <w:fldChar w:fldCharType="begin"/>
        </w:r>
        <w:r>
          <w:rPr>
            <w:webHidden/>
          </w:rPr>
          <w:instrText xml:space="preserve"> PAGEREF _Toc59561997 \h </w:instrText>
        </w:r>
        <w:r>
          <w:rPr>
            <w:webHidden/>
          </w:rPr>
        </w:r>
        <w:r>
          <w:rPr>
            <w:webHidden/>
          </w:rPr>
          <w:fldChar w:fldCharType="separate"/>
        </w:r>
        <w:r>
          <w:rPr>
            <w:webHidden/>
          </w:rPr>
          <w:t>23</w:t>
        </w:r>
        <w:r>
          <w:rPr>
            <w:webHidden/>
          </w:rPr>
          <w:fldChar w:fldCharType="end"/>
        </w:r>
      </w:hyperlink>
    </w:p>
    <w:p w14:paraId="1D7B6DB1" w14:textId="528D03EF" w:rsidR="003F133C" w:rsidRDefault="003F133C">
      <w:pPr>
        <w:pStyle w:val="TOC2"/>
        <w:rPr>
          <w:rFonts w:asciiTheme="minorHAnsi" w:eastAsiaTheme="minorEastAsia" w:hAnsiTheme="minorHAnsi" w:cstheme="minorBidi"/>
          <w:noProof/>
          <w:color w:val="auto"/>
          <w:sz w:val="22"/>
          <w:szCs w:val="22"/>
        </w:rPr>
      </w:pPr>
      <w:hyperlink w:anchor="_Toc59561998" w:history="1">
        <w:r w:rsidRPr="00C02922">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sz w:val="22"/>
            <w:szCs w:val="22"/>
          </w:rPr>
          <w:tab/>
        </w:r>
        <w:r w:rsidRPr="00C02922">
          <w:rPr>
            <w:rStyle w:val="Hyperlink"/>
            <w:noProof/>
          </w:rPr>
          <w:t>Modbus TCP Communication</w:t>
        </w:r>
        <w:r>
          <w:rPr>
            <w:noProof/>
            <w:webHidden/>
          </w:rPr>
          <w:tab/>
        </w:r>
        <w:r>
          <w:rPr>
            <w:noProof/>
            <w:webHidden/>
          </w:rPr>
          <w:fldChar w:fldCharType="begin"/>
        </w:r>
        <w:r>
          <w:rPr>
            <w:noProof/>
            <w:webHidden/>
          </w:rPr>
          <w:instrText xml:space="preserve"> PAGEREF _Toc59561998 \h </w:instrText>
        </w:r>
        <w:r>
          <w:rPr>
            <w:noProof/>
            <w:webHidden/>
          </w:rPr>
        </w:r>
        <w:r>
          <w:rPr>
            <w:noProof/>
            <w:webHidden/>
          </w:rPr>
          <w:fldChar w:fldCharType="separate"/>
        </w:r>
        <w:r>
          <w:rPr>
            <w:noProof/>
            <w:webHidden/>
          </w:rPr>
          <w:t>24</w:t>
        </w:r>
        <w:r>
          <w:rPr>
            <w:noProof/>
            <w:webHidden/>
          </w:rPr>
          <w:fldChar w:fldCharType="end"/>
        </w:r>
      </w:hyperlink>
    </w:p>
    <w:p w14:paraId="232BD028" w14:textId="7D9829B9" w:rsidR="003F133C" w:rsidRDefault="003F133C">
      <w:pPr>
        <w:pStyle w:val="TOC2"/>
        <w:rPr>
          <w:rFonts w:asciiTheme="minorHAnsi" w:eastAsiaTheme="minorEastAsia" w:hAnsiTheme="minorHAnsi" w:cstheme="minorBidi"/>
          <w:noProof/>
          <w:color w:val="auto"/>
          <w:sz w:val="22"/>
          <w:szCs w:val="22"/>
        </w:rPr>
      </w:pPr>
      <w:hyperlink w:anchor="_Toc59561999" w:history="1">
        <w:r w:rsidRPr="00C02922">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color w:val="auto"/>
            <w:sz w:val="22"/>
            <w:szCs w:val="22"/>
          </w:rPr>
          <w:tab/>
        </w:r>
        <w:r w:rsidRPr="00C02922">
          <w:rPr>
            <w:rStyle w:val="Hyperlink"/>
            <w:noProof/>
          </w:rPr>
          <w:t>Modbus RTU Communication</w:t>
        </w:r>
        <w:r>
          <w:rPr>
            <w:noProof/>
            <w:webHidden/>
          </w:rPr>
          <w:tab/>
        </w:r>
        <w:r>
          <w:rPr>
            <w:noProof/>
            <w:webHidden/>
          </w:rPr>
          <w:fldChar w:fldCharType="begin"/>
        </w:r>
        <w:r>
          <w:rPr>
            <w:noProof/>
            <w:webHidden/>
          </w:rPr>
          <w:instrText xml:space="preserve"> PAGEREF _Toc59561999 \h </w:instrText>
        </w:r>
        <w:r>
          <w:rPr>
            <w:noProof/>
            <w:webHidden/>
          </w:rPr>
        </w:r>
        <w:r>
          <w:rPr>
            <w:noProof/>
            <w:webHidden/>
          </w:rPr>
          <w:fldChar w:fldCharType="separate"/>
        </w:r>
        <w:r>
          <w:rPr>
            <w:noProof/>
            <w:webHidden/>
          </w:rPr>
          <w:t>24</w:t>
        </w:r>
        <w:r>
          <w:rPr>
            <w:noProof/>
            <w:webHidden/>
          </w:rPr>
          <w:fldChar w:fldCharType="end"/>
        </w:r>
      </w:hyperlink>
    </w:p>
    <w:p w14:paraId="62DD527D" w14:textId="642C601E" w:rsidR="003F133C" w:rsidRDefault="003F133C">
      <w:pPr>
        <w:pStyle w:val="TOC2"/>
        <w:rPr>
          <w:rFonts w:asciiTheme="minorHAnsi" w:eastAsiaTheme="minorEastAsia" w:hAnsiTheme="minorHAnsi" w:cstheme="minorBidi"/>
          <w:noProof/>
          <w:color w:val="auto"/>
          <w:sz w:val="22"/>
          <w:szCs w:val="22"/>
        </w:rPr>
      </w:pPr>
      <w:hyperlink w:anchor="_Toc59562000" w:history="1">
        <w:r w:rsidRPr="00C02922">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color w:val="auto"/>
            <w:sz w:val="22"/>
            <w:szCs w:val="22"/>
          </w:rPr>
          <w:tab/>
        </w:r>
        <w:r w:rsidRPr="00C02922">
          <w:rPr>
            <w:rStyle w:val="Hyperlink"/>
            <w:noProof/>
          </w:rPr>
          <w:t>MQTT EXPORT</w:t>
        </w:r>
        <w:r>
          <w:rPr>
            <w:noProof/>
            <w:webHidden/>
          </w:rPr>
          <w:tab/>
        </w:r>
        <w:r>
          <w:rPr>
            <w:noProof/>
            <w:webHidden/>
          </w:rPr>
          <w:fldChar w:fldCharType="begin"/>
        </w:r>
        <w:r>
          <w:rPr>
            <w:noProof/>
            <w:webHidden/>
          </w:rPr>
          <w:instrText xml:space="preserve"> PAGEREF _Toc59562000 \h </w:instrText>
        </w:r>
        <w:r>
          <w:rPr>
            <w:noProof/>
            <w:webHidden/>
          </w:rPr>
        </w:r>
        <w:r>
          <w:rPr>
            <w:noProof/>
            <w:webHidden/>
          </w:rPr>
          <w:fldChar w:fldCharType="separate"/>
        </w:r>
        <w:r>
          <w:rPr>
            <w:noProof/>
            <w:webHidden/>
          </w:rPr>
          <w:t>25</w:t>
        </w:r>
        <w:r>
          <w:rPr>
            <w:noProof/>
            <w:webHidden/>
          </w:rPr>
          <w:fldChar w:fldCharType="end"/>
        </w:r>
      </w:hyperlink>
    </w:p>
    <w:p w14:paraId="5FB27BF2" w14:textId="7389D1A0" w:rsidR="003F133C" w:rsidRDefault="003F133C">
      <w:pPr>
        <w:pStyle w:val="TOC2"/>
        <w:rPr>
          <w:rFonts w:asciiTheme="minorHAnsi" w:eastAsiaTheme="minorEastAsia" w:hAnsiTheme="minorHAnsi" w:cstheme="minorBidi"/>
          <w:noProof/>
          <w:color w:val="auto"/>
          <w:sz w:val="22"/>
          <w:szCs w:val="22"/>
        </w:rPr>
      </w:pPr>
      <w:hyperlink w:anchor="_Toc59562001" w:history="1">
        <w:r w:rsidRPr="00C02922">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color w:val="auto"/>
            <w:sz w:val="22"/>
            <w:szCs w:val="22"/>
          </w:rPr>
          <w:tab/>
        </w:r>
        <w:r w:rsidRPr="00C02922">
          <w:rPr>
            <w:rStyle w:val="Hyperlink"/>
            <w:noProof/>
          </w:rPr>
          <w:t>MQTT</w:t>
        </w:r>
        <w:r>
          <w:rPr>
            <w:noProof/>
            <w:webHidden/>
          </w:rPr>
          <w:tab/>
        </w:r>
        <w:r>
          <w:rPr>
            <w:noProof/>
            <w:webHidden/>
          </w:rPr>
          <w:fldChar w:fldCharType="begin"/>
        </w:r>
        <w:r>
          <w:rPr>
            <w:noProof/>
            <w:webHidden/>
          </w:rPr>
          <w:instrText xml:space="preserve"> PAGEREF _Toc59562001 \h </w:instrText>
        </w:r>
        <w:r>
          <w:rPr>
            <w:noProof/>
            <w:webHidden/>
          </w:rPr>
        </w:r>
        <w:r>
          <w:rPr>
            <w:noProof/>
            <w:webHidden/>
          </w:rPr>
          <w:fldChar w:fldCharType="separate"/>
        </w:r>
        <w:r>
          <w:rPr>
            <w:noProof/>
            <w:webHidden/>
          </w:rPr>
          <w:t>25</w:t>
        </w:r>
        <w:r>
          <w:rPr>
            <w:noProof/>
            <w:webHidden/>
          </w:rPr>
          <w:fldChar w:fldCharType="end"/>
        </w:r>
      </w:hyperlink>
    </w:p>
    <w:p w14:paraId="5D49DA63" w14:textId="2C4AE953" w:rsidR="003F133C" w:rsidRDefault="003F133C">
      <w:pPr>
        <w:pStyle w:val="TOC3"/>
        <w:rPr>
          <w:rFonts w:asciiTheme="minorHAnsi" w:eastAsiaTheme="minorEastAsia" w:hAnsiTheme="minorHAnsi" w:cstheme="minorBidi"/>
          <w:sz w:val="22"/>
          <w:szCs w:val="22"/>
        </w:rPr>
      </w:pPr>
      <w:hyperlink w:anchor="_Toc59562002" w:history="1">
        <w:r w:rsidRPr="00C02922">
          <w:rPr>
            <w:rStyle w:val="Hyperlink"/>
            <w14:scene3d>
              <w14:camera w14:prst="orthographicFront"/>
              <w14:lightRig w14:rig="threePt" w14:dir="t">
                <w14:rot w14:lat="0" w14:lon="0" w14:rev="0"/>
              </w14:lightRig>
            </w14:scene3d>
          </w:rPr>
          <w:t>4.5.1</w:t>
        </w:r>
        <w:r>
          <w:rPr>
            <w:rFonts w:asciiTheme="minorHAnsi" w:eastAsiaTheme="minorEastAsia" w:hAnsiTheme="minorHAnsi" w:cstheme="minorBidi"/>
            <w:sz w:val="22"/>
            <w:szCs w:val="22"/>
          </w:rPr>
          <w:tab/>
        </w:r>
        <w:r w:rsidRPr="00C02922">
          <w:rPr>
            <w:rStyle w:val="Hyperlink"/>
          </w:rPr>
          <w:t>Accessing secured MQTT container from an external MQTT client</w:t>
        </w:r>
        <w:r>
          <w:rPr>
            <w:webHidden/>
          </w:rPr>
          <w:tab/>
        </w:r>
        <w:r>
          <w:rPr>
            <w:webHidden/>
          </w:rPr>
          <w:fldChar w:fldCharType="begin"/>
        </w:r>
        <w:r>
          <w:rPr>
            <w:webHidden/>
          </w:rPr>
          <w:instrText xml:space="preserve"> PAGEREF _Toc59562002 \h </w:instrText>
        </w:r>
        <w:r>
          <w:rPr>
            <w:webHidden/>
          </w:rPr>
        </w:r>
        <w:r>
          <w:rPr>
            <w:webHidden/>
          </w:rPr>
          <w:fldChar w:fldCharType="separate"/>
        </w:r>
        <w:r>
          <w:rPr>
            <w:webHidden/>
          </w:rPr>
          <w:t>25</w:t>
        </w:r>
        <w:r>
          <w:rPr>
            <w:webHidden/>
          </w:rPr>
          <w:fldChar w:fldCharType="end"/>
        </w:r>
      </w:hyperlink>
    </w:p>
    <w:p w14:paraId="754C023F" w14:textId="14E767FD" w:rsidR="003F133C" w:rsidRDefault="003F133C">
      <w:pPr>
        <w:pStyle w:val="TOC3"/>
        <w:rPr>
          <w:rFonts w:asciiTheme="minorHAnsi" w:eastAsiaTheme="minorEastAsia" w:hAnsiTheme="minorHAnsi" w:cstheme="minorBidi"/>
          <w:sz w:val="22"/>
          <w:szCs w:val="22"/>
        </w:rPr>
      </w:pPr>
      <w:hyperlink w:anchor="_Toc59562003" w:history="1">
        <w:r w:rsidRPr="00C02922">
          <w:rPr>
            <w:rStyle w:val="Hyperlink"/>
            <w14:scene3d>
              <w14:camera w14:prst="orthographicFront"/>
              <w14:lightRig w14:rig="threePt" w14:dir="t">
                <w14:rot w14:lat="0" w14:lon="0" w14:rev="0"/>
              </w14:lightRig>
            </w14:scene3d>
          </w:rPr>
          <w:t>4.5.2</w:t>
        </w:r>
        <w:r>
          <w:rPr>
            <w:rFonts w:asciiTheme="minorHAnsi" w:eastAsiaTheme="minorEastAsia" w:hAnsiTheme="minorHAnsi" w:cstheme="minorBidi"/>
            <w:sz w:val="22"/>
            <w:szCs w:val="22"/>
          </w:rPr>
          <w:tab/>
        </w:r>
        <w:r w:rsidRPr="00C02922">
          <w:rPr>
            <w:rStyle w:val="Hyperlink"/>
          </w:rPr>
          <w:t>Accessing secured MQTT container from a client inside a container</w:t>
        </w:r>
        <w:r>
          <w:rPr>
            <w:webHidden/>
          </w:rPr>
          <w:tab/>
        </w:r>
        <w:r>
          <w:rPr>
            <w:webHidden/>
          </w:rPr>
          <w:fldChar w:fldCharType="begin"/>
        </w:r>
        <w:r>
          <w:rPr>
            <w:webHidden/>
          </w:rPr>
          <w:instrText xml:space="preserve"> PAGEREF _Toc59562003 \h </w:instrText>
        </w:r>
        <w:r>
          <w:rPr>
            <w:webHidden/>
          </w:rPr>
        </w:r>
        <w:r>
          <w:rPr>
            <w:webHidden/>
          </w:rPr>
          <w:fldChar w:fldCharType="separate"/>
        </w:r>
        <w:r>
          <w:rPr>
            <w:webHidden/>
          </w:rPr>
          <w:t>26</w:t>
        </w:r>
        <w:r>
          <w:rPr>
            <w:webHidden/>
          </w:rPr>
          <w:fldChar w:fldCharType="end"/>
        </w:r>
      </w:hyperlink>
    </w:p>
    <w:p w14:paraId="7FFF1582" w14:textId="72F53E91" w:rsidR="003F133C" w:rsidRDefault="003F133C">
      <w:pPr>
        <w:pStyle w:val="TOC2"/>
        <w:rPr>
          <w:rFonts w:asciiTheme="minorHAnsi" w:eastAsiaTheme="minorEastAsia" w:hAnsiTheme="minorHAnsi" w:cstheme="minorBidi"/>
          <w:noProof/>
          <w:color w:val="auto"/>
          <w:sz w:val="22"/>
          <w:szCs w:val="22"/>
        </w:rPr>
      </w:pPr>
      <w:hyperlink w:anchor="_Toc59562004" w:history="1">
        <w:r w:rsidRPr="00C02922">
          <w:rPr>
            <w:rStyle w:val="Hyperlink"/>
            <w:noProof/>
            <w14:scene3d>
              <w14:camera w14:prst="orthographicFront"/>
              <w14:lightRig w14:rig="threePt" w14:dir="t">
                <w14:rot w14:lat="0" w14:lon="0" w14:rev="0"/>
              </w14:lightRig>
            </w14:scene3d>
          </w:rPr>
          <w:t>4.6</w:t>
        </w:r>
        <w:r>
          <w:rPr>
            <w:rFonts w:asciiTheme="minorHAnsi" w:eastAsiaTheme="minorEastAsia" w:hAnsiTheme="minorHAnsi" w:cstheme="minorBidi"/>
            <w:noProof/>
            <w:color w:val="auto"/>
            <w:sz w:val="22"/>
            <w:szCs w:val="22"/>
          </w:rPr>
          <w:tab/>
        </w:r>
        <w:r w:rsidRPr="00C02922">
          <w:rPr>
            <w:rStyle w:val="Hyperlink"/>
            <w:noProof/>
          </w:rPr>
          <w:t>SCADA-RTU</w:t>
        </w:r>
        <w:r>
          <w:rPr>
            <w:noProof/>
            <w:webHidden/>
          </w:rPr>
          <w:tab/>
        </w:r>
        <w:r>
          <w:rPr>
            <w:noProof/>
            <w:webHidden/>
          </w:rPr>
          <w:fldChar w:fldCharType="begin"/>
        </w:r>
        <w:r>
          <w:rPr>
            <w:noProof/>
            <w:webHidden/>
          </w:rPr>
          <w:instrText xml:space="preserve"> PAGEREF _Toc59562004 \h </w:instrText>
        </w:r>
        <w:r>
          <w:rPr>
            <w:noProof/>
            <w:webHidden/>
          </w:rPr>
        </w:r>
        <w:r>
          <w:rPr>
            <w:noProof/>
            <w:webHidden/>
          </w:rPr>
          <w:fldChar w:fldCharType="separate"/>
        </w:r>
        <w:r>
          <w:rPr>
            <w:noProof/>
            <w:webHidden/>
          </w:rPr>
          <w:t>27</w:t>
        </w:r>
        <w:r>
          <w:rPr>
            <w:noProof/>
            <w:webHidden/>
          </w:rPr>
          <w:fldChar w:fldCharType="end"/>
        </w:r>
      </w:hyperlink>
    </w:p>
    <w:p w14:paraId="77E90858" w14:textId="17929641" w:rsidR="003F133C" w:rsidRDefault="003F133C">
      <w:pPr>
        <w:pStyle w:val="TOC3"/>
        <w:rPr>
          <w:rFonts w:asciiTheme="minorHAnsi" w:eastAsiaTheme="minorEastAsia" w:hAnsiTheme="minorHAnsi" w:cstheme="minorBidi"/>
          <w:sz w:val="22"/>
          <w:szCs w:val="22"/>
        </w:rPr>
      </w:pPr>
      <w:hyperlink w:anchor="_Toc59562005" w:history="1">
        <w:r w:rsidRPr="00C02922">
          <w:rPr>
            <w:rStyle w:val="Hyperlink"/>
            <w14:scene3d>
              <w14:camera w14:prst="orthographicFront"/>
              <w14:lightRig w14:rig="threePt" w14:dir="t">
                <w14:rot w14:lat="0" w14:lon="0" w14:rev="0"/>
              </w14:lightRig>
            </w14:scene3d>
          </w:rPr>
          <w:t>4.6.1</w:t>
        </w:r>
        <w:r>
          <w:rPr>
            <w:rFonts w:asciiTheme="minorHAnsi" w:eastAsiaTheme="minorEastAsia" w:hAnsiTheme="minorHAnsi" w:cstheme="minorBidi"/>
            <w:sz w:val="22"/>
            <w:szCs w:val="22"/>
          </w:rPr>
          <w:tab/>
        </w:r>
        <w:r w:rsidRPr="00C02922">
          <w:rPr>
            <w:rStyle w:val="Hyperlink"/>
          </w:rPr>
          <w:t>Pre-requisite for running SCADA-RTU</w:t>
        </w:r>
        <w:r>
          <w:rPr>
            <w:webHidden/>
          </w:rPr>
          <w:tab/>
        </w:r>
        <w:r>
          <w:rPr>
            <w:webHidden/>
          </w:rPr>
          <w:fldChar w:fldCharType="begin"/>
        </w:r>
        <w:r>
          <w:rPr>
            <w:webHidden/>
          </w:rPr>
          <w:instrText xml:space="preserve"> PAGEREF _Toc59562005 \h </w:instrText>
        </w:r>
        <w:r>
          <w:rPr>
            <w:webHidden/>
          </w:rPr>
        </w:r>
        <w:r>
          <w:rPr>
            <w:webHidden/>
          </w:rPr>
          <w:fldChar w:fldCharType="separate"/>
        </w:r>
        <w:r>
          <w:rPr>
            <w:webHidden/>
          </w:rPr>
          <w:t>27</w:t>
        </w:r>
        <w:r>
          <w:rPr>
            <w:webHidden/>
          </w:rPr>
          <w:fldChar w:fldCharType="end"/>
        </w:r>
      </w:hyperlink>
    </w:p>
    <w:p w14:paraId="41F21C5E" w14:textId="243C6107" w:rsidR="003F133C" w:rsidRDefault="003F133C">
      <w:pPr>
        <w:pStyle w:val="TOC2"/>
        <w:rPr>
          <w:rFonts w:asciiTheme="minorHAnsi" w:eastAsiaTheme="minorEastAsia" w:hAnsiTheme="minorHAnsi" w:cstheme="minorBidi"/>
          <w:noProof/>
          <w:color w:val="auto"/>
          <w:sz w:val="22"/>
          <w:szCs w:val="22"/>
        </w:rPr>
      </w:pPr>
      <w:hyperlink w:anchor="_Toc59562006" w:history="1">
        <w:r w:rsidRPr="00C02922">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color w:val="auto"/>
            <w:sz w:val="22"/>
            <w:szCs w:val="22"/>
          </w:rPr>
          <w:tab/>
        </w:r>
        <w:r w:rsidRPr="00C02922">
          <w:rPr>
            <w:rStyle w:val="Hyperlink"/>
            <w:noProof/>
          </w:rPr>
          <w:t>KPI App</w:t>
        </w:r>
        <w:r>
          <w:rPr>
            <w:noProof/>
            <w:webHidden/>
          </w:rPr>
          <w:tab/>
        </w:r>
        <w:r>
          <w:rPr>
            <w:noProof/>
            <w:webHidden/>
          </w:rPr>
          <w:fldChar w:fldCharType="begin"/>
        </w:r>
        <w:r>
          <w:rPr>
            <w:noProof/>
            <w:webHidden/>
          </w:rPr>
          <w:instrText xml:space="preserve"> PAGEREF _Toc59562006 \h </w:instrText>
        </w:r>
        <w:r>
          <w:rPr>
            <w:noProof/>
            <w:webHidden/>
          </w:rPr>
        </w:r>
        <w:r>
          <w:rPr>
            <w:noProof/>
            <w:webHidden/>
          </w:rPr>
          <w:fldChar w:fldCharType="separate"/>
        </w:r>
        <w:r>
          <w:rPr>
            <w:noProof/>
            <w:webHidden/>
          </w:rPr>
          <w:t>28</w:t>
        </w:r>
        <w:r>
          <w:rPr>
            <w:noProof/>
            <w:webHidden/>
          </w:rPr>
          <w:fldChar w:fldCharType="end"/>
        </w:r>
      </w:hyperlink>
    </w:p>
    <w:p w14:paraId="00371A7E" w14:textId="5E22566C" w:rsidR="003F133C" w:rsidRDefault="003F133C">
      <w:pPr>
        <w:pStyle w:val="TOC1"/>
        <w:rPr>
          <w:rFonts w:asciiTheme="minorHAnsi" w:eastAsiaTheme="minorEastAsia" w:hAnsiTheme="minorHAnsi" w:cstheme="minorBidi"/>
          <w:b w:val="0"/>
          <w:noProof/>
          <w:color w:val="auto"/>
          <w:sz w:val="22"/>
          <w:szCs w:val="22"/>
        </w:rPr>
      </w:pPr>
      <w:hyperlink w:anchor="_Toc59562007" w:history="1">
        <w:r w:rsidRPr="00C02922">
          <w:rPr>
            <w:rStyle w:val="Hyperlink"/>
            <w:noProof/>
          </w:rPr>
          <w:t>5.0</w:t>
        </w:r>
        <w:r>
          <w:rPr>
            <w:rFonts w:asciiTheme="minorHAnsi" w:eastAsiaTheme="minorEastAsia" w:hAnsiTheme="minorHAnsi" w:cstheme="minorBidi"/>
            <w:b w:val="0"/>
            <w:noProof/>
            <w:color w:val="auto"/>
            <w:sz w:val="22"/>
            <w:szCs w:val="22"/>
          </w:rPr>
          <w:tab/>
        </w:r>
        <w:r w:rsidRPr="00C02922">
          <w:rPr>
            <w:rStyle w:val="Hyperlink"/>
            <w:noProof/>
          </w:rPr>
          <w:t>Site Configurations</w:t>
        </w:r>
        <w:r>
          <w:rPr>
            <w:noProof/>
            <w:webHidden/>
          </w:rPr>
          <w:tab/>
        </w:r>
        <w:r>
          <w:rPr>
            <w:noProof/>
            <w:webHidden/>
          </w:rPr>
          <w:fldChar w:fldCharType="begin"/>
        </w:r>
        <w:r>
          <w:rPr>
            <w:noProof/>
            <w:webHidden/>
          </w:rPr>
          <w:instrText xml:space="preserve"> PAGEREF _Toc59562007 \h </w:instrText>
        </w:r>
        <w:r>
          <w:rPr>
            <w:noProof/>
            <w:webHidden/>
          </w:rPr>
        </w:r>
        <w:r>
          <w:rPr>
            <w:noProof/>
            <w:webHidden/>
          </w:rPr>
          <w:fldChar w:fldCharType="separate"/>
        </w:r>
        <w:r>
          <w:rPr>
            <w:noProof/>
            <w:webHidden/>
          </w:rPr>
          <w:t>29</w:t>
        </w:r>
        <w:r>
          <w:rPr>
            <w:noProof/>
            <w:webHidden/>
          </w:rPr>
          <w:fldChar w:fldCharType="end"/>
        </w:r>
      </w:hyperlink>
    </w:p>
    <w:p w14:paraId="5D000D2B" w14:textId="60560A69" w:rsidR="003F133C" w:rsidRDefault="003F133C">
      <w:pPr>
        <w:pStyle w:val="TOC2"/>
        <w:rPr>
          <w:rFonts w:asciiTheme="minorHAnsi" w:eastAsiaTheme="minorEastAsia" w:hAnsiTheme="minorHAnsi" w:cstheme="minorBidi"/>
          <w:noProof/>
          <w:color w:val="auto"/>
          <w:sz w:val="22"/>
          <w:szCs w:val="22"/>
        </w:rPr>
      </w:pPr>
      <w:hyperlink w:anchor="_Toc59562008" w:history="1">
        <w:r w:rsidRPr="00C02922">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sz w:val="22"/>
            <w:szCs w:val="22"/>
          </w:rPr>
          <w:tab/>
        </w:r>
        <w:r w:rsidRPr="00C02922">
          <w:rPr>
            <w:rStyle w:val="Hyperlink"/>
            <w:noProof/>
          </w:rPr>
          <w:t>System Level Global Configuration</w:t>
        </w:r>
        <w:r>
          <w:rPr>
            <w:noProof/>
            <w:webHidden/>
          </w:rPr>
          <w:tab/>
        </w:r>
        <w:r>
          <w:rPr>
            <w:noProof/>
            <w:webHidden/>
          </w:rPr>
          <w:fldChar w:fldCharType="begin"/>
        </w:r>
        <w:r>
          <w:rPr>
            <w:noProof/>
            <w:webHidden/>
          </w:rPr>
          <w:instrText xml:space="preserve"> PAGEREF _Toc59562008 \h </w:instrText>
        </w:r>
        <w:r>
          <w:rPr>
            <w:noProof/>
            <w:webHidden/>
          </w:rPr>
        </w:r>
        <w:r>
          <w:rPr>
            <w:noProof/>
            <w:webHidden/>
          </w:rPr>
          <w:fldChar w:fldCharType="separate"/>
        </w:r>
        <w:r>
          <w:rPr>
            <w:noProof/>
            <w:webHidden/>
          </w:rPr>
          <w:t>29</w:t>
        </w:r>
        <w:r>
          <w:rPr>
            <w:noProof/>
            <w:webHidden/>
          </w:rPr>
          <w:fldChar w:fldCharType="end"/>
        </w:r>
      </w:hyperlink>
    </w:p>
    <w:p w14:paraId="660609B4" w14:textId="074DEEC7" w:rsidR="003F133C" w:rsidRDefault="003F133C">
      <w:pPr>
        <w:pStyle w:val="TOC3"/>
        <w:rPr>
          <w:rFonts w:asciiTheme="minorHAnsi" w:eastAsiaTheme="minorEastAsia" w:hAnsiTheme="minorHAnsi" w:cstheme="minorBidi"/>
          <w:sz w:val="22"/>
          <w:szCs w:val="22"/>
        </w:rPr>
      </w:pPr>
      <w:hyperlink w:anchor="_Toc59562009" w:history="1">
        <w:r w:rsidRPr="00C02922">
          <w:rPr>
            <w:rStyle w:val="Hyperlink"/>
            <w14:scene3d>
              <w14:camera w14:prst="orthographicFront"/>
              <w14:lightRig w14:rig="threePt" w14:dir="t">
                <w14:rot w14:lat="0" w14:lon="0" w14:rev="0"/>
              </w14:lightRig>
            </w14:scene3d>
          </w:rPr>
          <w:t>5.1.1</w:t>
        </w:r>
        <w:r>
          <w:rPr>
            <w:rFonts w:asciiTheme="minorHAnsi" w:eastAsiaTheme="minorEastAsia" w:hAnsiTheme="minorHAnsi" w:cstheme="minorBidi"/>
            <w:sz w:val="22"/>
            <w:szCs w:val="22"/>
          </w:rPr>
          <w:tab/>
        </w:r>
        <w:r w:rsidRPr="00C02922">
          <w:rPr>
            <w:rStyle w:val="Hyperlink"/>
          </w:rPr>
          <w:t>Settings for Polling and On-Demand operation</w:t>
        </w:r>
        <w:r>
          <w:rPr>
            <w:webHidden/>
          </w:rPr>
          <w:tab/>
        </w:r>
        <w:r>
          <w:rPr>
            <w:webHidden/>
          </w:rPr>
          <w:fldChar w:fldCharType="begin"/>
        </w:r>
        <w:r>
          <w:rPr>
            <w:webHidden/>
          </w:rPr>
          <w:instrText xml:space="preserve"> PAGEREF _Toc59562009 \h </w:instrText>
        </w:r>
        <w:r>
          <w:rPr>
            <w:webHidden/>
          </w:rPr>
        </w:r>
        <w:r>
          <w:rPr>
            <w:webHidden/>
          </w:rPr>
          <w:fldChar w:fldCharType="separate"/>
        </w:r>
        <w:r>
          <w:rPr>
            <w:webHidden/>
          </w:rPr>
          <w:t>29</w:t>
        </w:r>
        <w:r>
          <w:rPr>
            <w:webHidden/>
          </w:rPr>
          <w:fldChar w:fldCharType="end"/>
        </w:r>
      </w:hyperlink>
    </w:p>
    <w:p w14:paraId="10AF39E0" w14:textId="18C549E8" w:rsidR="003F133C" w:rsidRDefault="003F133C">
      <w:pPr>
        <w:pStyle w:val="TOC3"/>
        <w:rPr>
          <w:rFonts w:asciiTheme="minorHAnsi" w:eastAsiaTheme="minorEastAsia" w:hAnsiTheme="minorHAnsi" w:cstheme="minorBidi"/>
          <w:sz w:val="22"/>
          <w:szCs w:val="22"/>
        </w:rPr>
      </w:pPr>
      <w:hyperlink w:anchor="_Toc59562010" w:history="1">
        <w:r w:rsidRPr="00C02922">
          <w:rPr>
            <w:rStyle w:val="Hyperlink"/>
            <w14:scene3d>
              <w14:camera w14:prst="orthographicFront"/>
              <w14:lightRig w14:rig="threePt" w14:dir="t">
                <w14:rot w14:lat="0" w14:lon="0" w14:rev="0"/>
              </w14:lightRig>
            </w14:scene3d>
          </w:rPr>
          <w:t>5.1.2</w:t>
        </w:r>
        <w:r>
          <w:rPr>
            <w:rFonts w:asciiTheme="minorHAnsi" w:eastAsiaTheme="minorEastAsia" w:hAnsiTheme="minorHAnsi" w:cstheme="minorBidi"/>
            <w:sz w:val="22"/>
            <w:szCs w:val="22"/>
          </w:rPr>
          <w:tab/>
        </w:r>
        <w:r w:rsidRPr="00C02922">
          <w:rPr>
            <w:rStyle w:val="Hyperlink"/>
          </w:rPr>
          <w:t>Settings for SCAD-RTU – SparkPlug communication operation</w:t>
        </w:r>
        <w:r>
          <w:rPr>
            <w:webHidden/>
          </w:rPr>
          <w:tab/>
        </w:r>
        <w:r>
          <w:rPr>
            <w:webHidden/>
          </w:rPr>
          <w:fldChar w:fldCharType="begin"/>
        </w:r>
        <w:r>
          <w:rPr>
            <w:webHidden/>
          </w:rPr>
          <w:instrText xml:space="preserve"> PAGEREF _Toc59562010 \h </w:instrText>
        </w:r>
        <w:r>
          <w:rPr>
            <w:webHidden/>
          </w:rPr>
        </w:r>
        <w:r>
          <w:rPr>
            <w:webHidden/>
          </w:rPr>
          <w:fldChar w:fldCharType="separate"/>
        </w:r>
        <w:r>
          <w:rPr>
            <w:webHidden/>
          </w:rPr>
          <w:t>31</w:t>
        </w:r>
        <w:r>
          <w:rPr>
            <w:webHidden/>
          </w:rPr>
          <w:fldChar w:fldCharType="end"/>
        </w:r>
      </w:hyperlink>
    </w:p>
    <w:p w14:paraId="2D4C070A" w14:textId="4922F068" w:rsidR="003F133C" w:rsidRDefault="003F133C">
      <w:pPr>
        <w:pStyle w:val="TOC2"/>
        <w:rPr>
          <w:rFonts w:asciiTheme="minorHAnsi" w:eastAsiaTheme="minorEastAsia" w:hAnsiTheme="minorHAnsi" w:cstheme="minorBidi"/>
          <w:noProof/>
          <w:color w:val="auto"/>
          <w:sz w:val="22"/>
          <w:szCs w:val="22"/>
        </w:rPr>
      </w:pPr>
      <w:hyperlink w:anchor="_Toc59562011" w:history="1">
        <w:r w:rsidRPr="00C02922">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sz w:val="22"/>
            <w:szCs w:val="22"/>
          </w:rPr>
          <w:tab/>
        </w:r>
        <w:r w:rsidRPr="00C02922">
          <w:rPr>
            <w:rStyle w:val="Hyperlink"/>
            <w:noProof/>
          </w:rPr>
          <w:t>How to Configure Site and Wellhead</w:t>
        </w:r>
        <w:r>
          <w:rPr>
            <w:noProof/>
            <w:webHidden/>
          </w:rPr>
          <w:tab/>
        </w:r>
        <w:r>
          <w:rPr>
            <w:noProof/>
            <w:webHidden/>
          </w:rPr>
          <w:fldChar w:fldCharType="begin"/>
        </w:r>
        <w:r>
          <w:rPr>
            <w:noProof/>
            <w:webHidden/>
          </w:rPr>
          <w:instrText xml:space="preserve"> PAGEREF _Toc59562011 \h </w:instrText>
        </w:r>
        <w:r>
          <w:rPr>
            <w:noProof/>
            <w:webHidden/>
          </w:rPr>
        </w:r>
        <w:r>
          <w:rPr>
            <w:noProof/>
            <w:webHidden/>
          </w:rPr>
          <w:fldChar w:fldCharType="separate"/>
        </w:r>
        <w:r>
          <w:rPr>
            <w:noProof/>
            <w:webHidden/>
          </w:rPr>
          <w:t>31</w:t>
        </w:r>
        <w:r>
          <w:rPr>
            <w:noProof/>
            <w:webHidden/>
          </w:rPr>
          <w:fldChar w:fldCharType="end"/>
        </w:r>
      </w:hyperlink>
    </w:p>
    <w:p w14:paraId="58B6DB1B" w14:textId="48401BE3" w:rsidR="003F133C" w:rsidRDefault="003F133C">
      <w:pPr>
        <w:pStyle w:val="TOC3"/>
        <w:rPr>
          <w:rFonts w:asciiTheme="minorHAnsi" w:eastAsiaTheme="minorEastAsia" w:hAnsiTheme="minorHAnsi" w:cstheme="minorBidi"/>
          <w:sz w:val="22"/>
          <w:szCs w:val="22"/>
        </w:rPr>
      </w:pPr>
      <w:hyperlink w:anchor="_Toc59562012" w:history="1">
        <w:r w:rsidRPr="00C02922">
          <w:rPr>
            <w:rStyle w:val="Hyperlink"/>
            <w14:scene3d>
              <w14:camera w14:prst="orthographicFront"/>
              <w14:lightRig w14:rig="threePt" w14:dir="t">
                <w14:rot w14:lat="0" w14:lon="0" w14:rev="0"/>
              </w14:lightRig>
            </w14:scene3d>
          </w:rPr>
          <w:t>5.2.1</w:t>
        </w:r>
        <w:r>
          <w:rPr>
            <w:rFonts w:asciiTheme="minorHAnsi" w:eastAsiaTheme="minorEastAsia" w:hAnsiTheme="minorHAnsi" w:cstheme="minorBidi"/>
            <w:sz w:val="22"/>
            <w:szCs w:val="22"/>
          </w:rPr>
          <w:tab/>
        </w:r>
        <w:r w:rsidRPr="00C02922">
          <w:rPr>
            <w:rStyle w:val="Hyperlink"/>
          </w:rPr>
          <w:t>Configuring TCP device in device-group</w:t>
        </w:r>
        <w:r>
          <w:rPr>
            <w:webHidden/>
          </w:rPr>
          <w:tab/>
        </w:r>
        <w:r>
          <w:rPr>
            <w:webHidden/>
          </w:rPr>
          <w:fldChar w:fldCharType="begin"/>
        </w:r>
        <w:r>
          <w:rPr>
            <w:webHidden/>
          </w:rPr>
          <w:instrText xml:space="preserve"> PAGEREF _Toc59562012 \h </w:instrText>
        </w:r>
        <w:r>
          <w:rPr>
            <w:webHidden/>
          </w:rPr>
        </w:r>
        <w:r>
          <w:rPr>
            <w:webHidden/>
          </w:rPr>
          <w:fldChar w:fldCharType="separate"/>
        </w:r>
        <w:r>
          <w:rPr>
            <w:webHidden/>
          </w:rPr>
          <w:t>32</w:t>
        </w:r>
        <w:r>
          <w:rPr>
            <w:webHidden/>
          </w:rPr>
          <w:fldChar w:fldCharType="end"/>
        </w:r>
      </w:hyperlink>
    </w:p>
    <w:p w14:paraId="7A0077CB" w14:textId="1883835F" w:rsidR="003F133C" w:rsidRDefault="003F133C">
      <w:pPr>
        <w:pStyle w:val="TOC3"/>
        <w:rPr>
          <w:rFonts w:asciiTheme="minorHAnsi" w:eastAsiaTheme="minorEastAsia" w:hAnsiTheme="minorHAnsi" w:cstheme="minorBidi"/>
          <w:sz w:val="22"/>
          <w:szCs w:val="22"/>
        </w:rPr>
      </w:pPr>
      <w:hyperlink w:anchor="_Toc59562013" w:history="1">
        <w:r w:rsidRPr="00C02922">
          <w:rPr>
            <w:rStyle w:val="Hyperlink"/>
            <w14:scene3d>
              <w14:camera w14:prst="orthographicFront"/>
              <w14:lightRig w14:rig="threePt" w14:dir="t">
                <w14:rot w14:lat="0" w14:lon="0" w14:rev="0"/>
              </w14:lightRig>
            </w14:scene3d>
          </w:rPr>
          <w:t>5.2.2</w:t>
        </w:r>
        <w:r>
          <w:rPr>
            <w:rFonts w:asciiTheme="minorHAnsi" w:eastAsiaTheme="minorEastAsia" w:hAnsiTheme="minorHAnsi" w:cstheme="minorBidi"/>
            <w:sz w:val="22"/>
            <w:szCs w:val="22"/>
          </w:rPr>
          <w:tab/>
        </w:r>
        <w:r w:rsidRPr="00C02922">
          <w:rPr>
            <w:rStyle w:val="Hyperlink"/>
          </w:rPr>
          <w:t>Configuring RTU device in device-group</w:t>
        </w:r>
        <w:r>
          <w:rPr>
            <w:webHidden/>
          </w:rPr>
          <w:tab/>
        </w:r>
        <w:r>
          <w:rPr>
            <w:webHidden/>
          </w:rPr>
          <w:fldChar w:fldCharType="begin"/>
        </w:r>
        <w:r>
          <w:rPr>
            <w:webHidden/>
          </w:rPr>
          <w:instrText xml:space="preserve"> PAGEREF _Toc59562013 \h </w:instrText>
        </w:r>
        <w:r>
          <w:rPr>
            <w:webHidden/>
          </w:rPr>
        </w:r>
        <w:r>
          <w:rPr>
            <w:webHidden/>
          </w:rPr>
          <w:fldChar w:fldCharType="separate"/>
        </w:r>
        <w:r>
          <w:rPr>
            <w:webHidden/>
          </w:rPr>
          <w:t>33</w:t>
        </w:r>
        <w:r>
          <w:rPr>
            <w:webHidden/>
          </w:rPr>
          <w:fldChar w:fldCharType="end"/>
        </w:r>
      </w:hyperlink>
    </w:p>
    <w:p w14:paraId="7F00908B" w14:textId="7A0373A1" w:rsidR="003F133C" w:rsidRDefault="003F133C">
      <w:pPr>
        <w:pStyle w:val="TOC2"/>
        <w:rPr>
          <w:rFonts w:asciiTheme="minorHAnsi" w:eastAsiaTheme="minorEastAsia" w:hAnsiTheme="minorHAnsi" w:cstheme="minorBidi"/>
          <w:noProof/>
          <w:color w:val="auto"/>
          <w:sz w:val="22"/>
          <w:szCs w:val="22"/>
        </w:rPr>
      </w:pPr>
      <w:hyperlink w:anchor="_Toc59562014" w:history="1">
        <w:r w:rsidRPr="00C02922">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color w:val="auto"/>
            <w:sz w:val="22"/>
            <w:szCs w:val="22"/>
          </w:rPr>
          <w:tab/>
        </w:r>
        <w:r w:rsidRPr="00C02922">
          <w:rPr>
            <w:rStyle w:val="Hyperlink"/>
            <w:noProof/>
          </w:rPr>
          <w:t>How to Configure Devices</w:t>
        </w:r>
        <w:r>
          <w:rPr>
            <w:noProof/>
            <w:webHidden/>
          </w:rPr>
          <w:tab/>
        </w:r>
        <w:r>
          <w:rPr>
            <w:noProof/>
            <w:webHidden/>
          </w:rPr>
          <w:fldChar w:fldCharType="begin"/>
        </w:r>
        <w:r>
          <w:rPr>
            <w:noProof/>
            <w:webHidden/>
          </w:rPr>
          <w:instrText xml:space="preserve"> PAGEREF _Toc59562014 \h </w:instrText>
        </w:r>
        <w:r>
          <w:rPr>
            <w:noProof/>
            <w:webHidden/>
          </w:rPr>
        </w:r>
        <w:r>
          <w:rPr>
            <w:noProof/>
            <w:webHidden/>
          </w:rPr>
          <w:fldChar w:fldCharType="separate"/>
        </w:r>
        <w:r>
          <w:rPr>
            <w:noProof/>
            <w:webHidden/>
          </w:rPr>
          <w:t>34</w:t>
        </w:r>
        <w:r>
          <w:rPr>
            <w:noProof/>
            <w:webHidden/>
          </w:rPr>
          <w:fldChar w:fldCharType="end"/>
        </w:r>
      </w:hyperlink>
    </w:p>
    <w:p w14:paraId="53B6109E" w14:textId="26F986B7" w:rsidR="003F133C" w:rsidRDefault="003F133C">
      <w:pPr>
        <w:pStyle w:val="TOC2"/>
        <w:rPr>
          <w:rFonts w:asciiTheme="minorHAnsi" w:eastAsiaTheme="minorEastAsia" w:hAnsiTheme="minorHAnsi" w:cstheme="minorBidi"/>
          <w:noProof/>
          <w:color w:val="auto"/>
          <w:sz w:val="22"/>
          <w:szCs w:val="22"/>
        </w:rPr>
      </w:pPr>
      <w:hyperlink w:anchor="_Toc59562015" w:history="1">
        <w:r w:rsidRPr="00C02922">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color w:val="auto"/>
            <w:sz w:val="22"/>
            <w:szCs w:val="22"/>
          </w:rPr>
          <w:tab/>
        </w:r>
        <w:r w:rsidRPr="00C02922">
          <w:rPr>
            <w:rStyle w:val="Hyperlink"/>
            <w:noProof/>
          </w:rPr>
          <w:t>How to Configure Device points</w:t>
        </w:r>
        <w:r>
          <w:rPr>
            <w:noProof/>
            <w:webHidden/>
          </w:rPr>
          <w:tab/>
        </w:r>
        <w:r>
          <w:rPr>
            <w:noProof/>
            <w:webHidden/>
          </w:rPr>
          <w:fldChar w:fldCharType="begin"/>
        </w:r>
        <w:r>
          <w:rPr>
            <w:noProof/>
            <w:webHidden/>
          </w:rPr>
          <w:instrText xml:space="preserve"> PAGEREF _Toc59562015 \h </w:instrText>
        </w:r>
        <w:r>
          <w:rPr>
            <w:noProof/>
            <w:webHidden/>
          </w:rPr>
        </w:r>
        <w:r>
          <w:rPr>
            <w:noProof/>
            <w:webHidden/>
          </w:rPr>
          <w:fldChar w:fldCharType="separate"/>
        </w:r>
        <w:r>
          <w:rPr>
            <w:noProof/>
            <w:webHidden/>
          </w:rPr>
          <w:t>34</w:t>
        </w:r>
        <w:r>
          <w:rPr>
            <w:noProof/>
            <w:webHidden/>
          </w:rPr>
          <w:fldChar w:fldCharType="end"/>
        </w:r>
      </w:hyperlink>
    </w:p>
    <w:p w14:paraId="0AA85B70" w14:textId="5C5314A8" w:rsidR="003F133C" w:rsidRDefault="003F133C">
      <w:pPr>
        <w:pStyle w:val="TOC2"/>
        <w:rPr>
          <w:rFonts w:asciiTheme="minorHAnsi" w:eastAsiaTheme="minorEastAsia" w:hAnsiTheme="minorHAnsi" w:cstheme="minorBidi"/>
          <w:noProof/>
          <w:color w:val="auto"/>
          <w:sz w:val="22"/>
          <w:szCs w:val="22"/>
        </w:rPr>
      </w:pPr>
      <w:hyperlink w:anchor="_Toc59562016" w:history="1">
        <w:r w:rsidRPr="00C02922">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color w:val="auto"/>
            <w:sz w:val="22"/>
            <w:szCs w:val="22"/>
          </w:rPr>
          <w:tab/>
        </w:r>
        <w:r w:rsidRPr="00C02922">
          <w:rPr>
            <w:rStyle w:val="Hyperlink"/>
            <w:noProof/>
          </w:rPr>
          <w:t>How to add/edit/delete new wellhead/device/point configurations</w:t>
        </w:r>
        <w:r>
          <w:rPr>
            <w:noProof/>
            <w:webHidden/>
          </w:rPr>
          <w:tab/>
        </w:r>
        <w:r>
          <w:rPr>
            <w:noProof/>
            <w:webHidden/>
          </w:rPr>
          <w:fldChar w:fldCharType="begin"/>
        </w:r>
        <w:r>
          <w:rPr>
            <w:noProof/>
            <w:webHidden/>
          </w:rPr>
          <w:instrText xml:space="preserve"> PAGEREF _Toc59562016 \h </w:instrText>
        </w:r>
        <w:r>
          <w:rPr>
            <w:noProof/>
            <w:webHidden/>
          </w:rPr>
        </w:r>
        <w:r>
          <w:rPr>
            <w:noProof/>
            <w:webHidden/>
          </w:rPr>
          <w:fldChar w:fldCharType="separate"/>
        </w:r>
        <w:r>
          <w:rPr>
            <w:noProof/>
            <w:webHidden/>
          </w:rPr>
          <w:t>40</w:t>
        </w:r>
        <w:r>
          <w:rPr>
            <w:noProof/>
            <w:webHidden/>
          </w:rPr>
          <w:fldChar w:fldCharType="end"/>
        </w:r>
      </w:hyperlink>
    </w:p>
    <w:p w14:paraId="77C88996" w14:textId="2B4A65D1" w:rsidR="003F133C" w:rsidRDefault="003F133C">
      <w:pPr>
        <w:pStyle w:val="TOC2"/>
        <w:rPr>
          <w:rFonts w:asciiTheme="minorHAnsi" w:eastAsiaTheme="minorEastAsia" w:hAnsiTheme="minorHAnsi" w:cstheme="minorBidi"/>
          <w:noProof/>
          <w:color w:val="auto"/>
          <w:sz w:val="22"/>
          <w:szCs w:val="22"/>
        </w:rPr>
      </w:pPr>
      <w:hyperlink w:anchor="_Toc59562017" w:history="1">
        <w:r w:rsidRPr="00C02922">
          <w:rPr>
            <w:rStyle w:val="Hyperlink"/>
            <w:noProof/>
            <w14:scene3d>
              <w14:camera w14:prst="orthographicFront"/>
              <w14:lightRig w14:rig="threePt" w14:dir="t">
                <w14:rot w14:lat="0" w14:lon="0" w14:rev="0"/>
              </w14:lightRig>
            </w14:scene3d>
          </w:rPr>
          <w:t>5.6</w:t>
        </w:r>
        <w:r>
          <w:rPr>
            <w:rFonts w:asciiTheme="minorHAnsi" w:eastAsiaTheme="minorEastAsia" w:hAnsiTheme="minorHAnsi" w:cstheme="minorBidi"/>
            <w:noProof/>
            <w:color w:val="auto"/>
            <w:sz w:val="22"/>
            <w:szCs w:val="22"/>
          </w:rPr>
          <w:tab/>
        </w:r>
        <w:r w:rsidRPr="00C02922">
          <w:rPr>
            <w:rStyle w:val="Hyperlink"/>
            <w:noProof/>
          </w:rPr>
          <w:t>KPI App Configuration</w:t>
        </w:r>
        <w:r>
          <w:rPr>
            <w:noProof/>
            <w:webHidden/>
          </w:rPr>
          <w:tab/>
        </w:r>
        <w:r>
          <w:rPr>
            <w:noProof/>
            <w:webHidden/>
          </w:rPr>
          <w:fldChar w:fldCharType="begin"/>
        </w:r>
        <w:r>
          <w:rPr>
            <w:noProof/>
            <w:webHidden/>
          </w:rPr>
          <w:instrText xml:space="preserve"> PAGEREF _Toc59562017 \h </w:instrText>
        </w:r>
        <w:r>
          <w:rPr>
            <w:noProof/>
            <w:webHidden/>
          </w:rPr>
        </w:r>
        <w:r>
          <w:rPr>
            <w:noProof/>
            <w:webHidden/>
          </w:rPr>
          <w:fldChar w:fldCharType="separate"/>
        </w:r>
        <w:r>
          <w:rPr>
            <w:noProof/>
            <w:webHidden/>
          </w:rPr>
          <w:t>40</w:t>
        </w:r>
        <w:r>
          <w:rPr>
            <w:noProof/>
            <w:webHidden/>
          </w:rPr>
          <w:fldChar w:fldCharType="end"/>
        </w:r>
      </w:hyperlink>
    </w:p>
    <w:p w14:paraId="63533EA5" w14:textId="37C789A1" w:rsidR="003F133C" w:rsidRDefault="003F133C">
      <w:pPr>
        <w:pStyle w:val="TOC1"/>
        <w:rPr>
          <w:rFonts w:asciiTheme="minorHAnsi" w:eastAsiaTheme="minorEastAsia" w:hAnsiTheme="minorHAnsi" w:cstheme="minorBidi"/>
          <w:b w:val="0"/>
          <w:noProof/>
          <w:color w:val="auto"/>
          <w:sz w:val="22"/>
          <w:szCs w:val="22"/>
        </w:rPr>
      </w:pPr>
      <w:hyperlink w:anchor="_Toc59562018" w:history="1">
        <w:r w:rsidRPr="00C02922">
          <w:rPr>
            <w:rStyle w:val="Hyperlink"/>
            <w:noProof/>
          </w:rPr>
          <w:t>6.0</w:t>
        </w:r>
        <w:r>
          <w:rPr>
            <w:rFonts w:asciiTheme="minorHAnsi" w:eastAsiaTheme="minorEastAsia" w:hAnsiTheme="minorHAnsi" w:cstheme="minorBidi"/>
            <w:b w:val="0"/>
            <w:noProof/>
            <w:color w:val="auto"/>
            <w:sz w:val="22"/>
            <w:szCs w:val="22"/>
          </w:rPr>
          <w:tab/>
        </w:r>
        <w:r w:rsidRPr="00C02922">
          <w:rPr>
            <w:rStyle w:val="Hyperlink"/>
            <w:noProof/>
          </w:rPr>
          <w:t>UWC Modbus Operations</w:t>
        </w:r>
        <w:r>
          <w:rPr>
            <w:noProof/>
            <w:webHidden/>
          </w:rPr>
          <w:tab/>
        </w:r>
        <w:r>
          <w:rPr>
            <w:noProof/>
            <w:webHidden/>
          </w:rPr>
          <w:fldChar w:fldCharType="begin"/>
        </w:r>
        <w:r>
          <w:rPr>
            <w:noProof/>
            <w:webHidden/>
          </w:rPr>
          <w:instrText xml:space="preserve"> PAGEREF _Toc59562018 \h </w:instrText>
        </w:r>
        <w:r>
          <w:rPr>
            <w:noProof/>
            <w:webHidden/>
          </w:rPr>
        </w:r>
        <w:r>
          <w:rPr>
            <w:noProof/>
            <w:webHidden/>
          </w:rPr>
          <w:fldChar w:fldCharType="separate"/>
        </w:r>
        <w:r>
          <w:rPr>
            <w:noProof/>
            <w:webHidden/>
          </w:rPr>
          <w:t>43</w:t>
        </w:r>
        <w:r>
          <w:rPr>
            <w:noProof/>
            <w:webHidden/>
          </w:rPr>
          <w:fldChar w:fldCharType="end"/>
        </w:r>
      </w:hyperlink>
    </w:p>
    <w:p w14:paraId="0B97233A" w14:textId="78D8770F" w:rsidR="003F133C" w:rsidRDefault="003F133C">
      <w:pPr>
        <w:pStyle w:val="TOC2"/>
        <w:rPr>
          <w:rFonts w:asciiTheme="minorHAnsi" w:eastAsiaTheme="minorEastAsia" w:hAnsiTheme="minorHAnsi" w:cstheme="minorBidi"/>
          <w:noProof/>
          <w:color w:val="auto"/>
          <w:sz w:val="22"/>
          <w:szCs w:val="22"/>
        </w:rPr>
      </w:pPr>
      <w:hyperlink w:anchor="_Toc59562019" w:history="1">
        <w:r w:rsidRPr="00C02922">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color w:val="auto"/>
            <w:sz w:val="22"/>
            <w:szCs w:val="22"/>
          </w:rPr>
          <w:tab/>
        </w:r>
        <w:r w:rsidRPr="00C02922">
          <w:rPr>
            <w:rStyle w:val="Hyperlink"/>
            <w:noProof/>
          </w:rPr>
          <w:t>Data Polling</w:t>
        </w:r>
        <w:r>
          <w:rPr>
            <w:noProof/>
            <w:webHidden/>
          </w:rPr>
          <w:tab/>
        </w:r>
        <w:r>
          <w:rPr>
            <w:noProof/>
            <w:webHidden/>
          </w:rPr>
          <w:fldChar w:fldCharType="begin"/>
        </w:r>
        <w:r>
          <w:rPr>
            <w:noProof/>
            <w:webHidden/>
          </w:rPr>
          <w:instrText xml:space="preserve"> PAGEREF _Toc59562019 \h </w:instrText>
        </w:r>
        <w:r>
          <w:rPr>
            <w:noProof/>
            <w:webHidden/>
          </w:rPr>
        </w:r>
        <w:r>
          <w:rPr>
            <w:noProof/>
            <w:webHidden/>
          </w:rPr>
          <w:fldChar w:fldCharType="separate"/>
        </w:r>
        <w:r>
          <w:rPr>
            <w:noProof/>
            <w:webHidden/>
          </w:rPr>
          <w:t>46</w:t>
        </w:r>
        <w:r>
          <w:rPr>
            <w:noProof/>
            <w:webHidden/>
          </w:rPr>
          <w:fldChar w:fldCharType="end"/>
        </w:r>
      </w:hyperlink>
    </w:p>
    <w:p w14:paraId="402F0F09" w14:textId="0A4CE29B" w:rsidR="003F133C" w:rsidRDefault="003F133C">
      <w:pPr>
        <w:pStyle w:val="TOC2"/>
        <w:rPr>
          <w:rFonts w:asciiTheme="minorHAnsi" w:eastAsiaTheme="minorEastAsia" w:hAnsiTheme="minorHAnsi" w:cstheme="minorBidi"/>
          <w:noProof/>
          <w:color w:val="auto"/>
          <w:sz w:val="22"/>
          <w:szCs w:val="22"/>
        </w:rPr>
      </w:pPr>
      <w:hyperlink w:anchor="_Toc59562020" w:history="1">
        <w:r w:rsidRPr="00C02922">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color w:val="auto"/>
            <w:sz w:val="22"/>
            <w:szCs w:val="22"/>
          </w:rPr>
          <w:tab/>
        </w:r>
        <w:r w:rsidRPr="00C02922">
          <w:rPr>
            <w:rStyle w:val="Hyperlink"/>
            <w:noProof/>
          </w:rPr>
          <w:t>On-Demand Write</w:t>
        </w:r>
        <w:r>
          <w:rPr>
            <w:noProof/>
            <w:webHidden/>
          </w:rPr>
          <w:tab/>
        </w:r>
        <w:r>
          <w:rPr>
            <w:noProof/>
            <w:webHidden/>
          </w:rPr>
          <w:fldChar w:fldCharType="begin"/>
        </w:r>
        <w:r>
          <w:rPr>
            <w:noProof/>
            <w:webHidden/>
          </w:rPr>
          <w:instrText xml:space="preserve"> PAGEREF _Toc59562020 \h </w:instrText>
        </w:r>
        <w:r>
          <w:rPr>
            <w:noProof/>
            <w:webHidden/>
          </w:rPr>
        </w:r>
        <w:r>
          <w:rPr>
            <w:noProof/>
            <w:webHidden/>
          </w:rPr>
          <w:fldChar w:fldCharType="separate"/>
        </w:r>
        <w:r>
          <w:rPr>
            <w:noProof/>
            <w:webHidden/>
          </w:rPr>
          <w:t>47</w:t>
        </w:r>
        <w:r>
          <w:rPr>
            <w:noProof/>
            <w:webHidden/>
          </w:rPr>
          <w:fldChar w:fldCharType="end"/>
        </w:r>
      </w:hyperlink>
    </w:p>
    <w:p w14:paraId="68609120" w14:textId="30C9858C" w:rsidR="003F133C" w:rsidRDefault="003F133C">
      <w:pPr>
        <w:pStyle w:val="TOC2"/>
        <w:rPr>
          <w:rFonts w:asciiTheme="minorHAnsi" w:eastAsiaTheme="minorEastAsia" w:hAnsiTheme="minorHAnsi" w:cstheme="minorBidi"/>
          <w:noProof/>
          <w:color w:val="auto"/>
          <w:sz w:val="22"/>
          <w:szCs w:val="22"/>
        </w:rPr>
      </w:pPr>
      <w:hyperlink w:anchor="_Toc59562021" w:history="1">
        <w:r w:rsidRPr="00C02922">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color w:val="auto"/>
            <w:sz w:val="22"/>
            <w:szCs w:val="22"/>
          </w:rPr>
          <w:tab/>
        </w:r>
        <w:r w:rsidRPr="00C02922">
          <w:rPr>
            <w:rStyle w:val="Hyperlink"/>
            <w:noProof/>
          </w:rPr>
          <w:t>On-Demand Read</w:t>
        </w:r>
        <w:r>
          <w:rPr>
            <w:noProof/>
            <w:webHidden/>
          </w:rPr>
          <w:tab/>
        </w:r>
        <w:r>
          <w:rPr>
            <w:noProof/>
            <w:webHidden/>
          </w:rPr>
          <w:fldChar w:fldCharType="begin"/>
        </w:r>
        <w:r>
          <w:rPr>
            <w:noProof/>
            <w:webHidden/>
          </w:rPr>
          <w:instrText xml:space="preserve"> PAGEREF _Toc59562021 \h </w:instrText>
        </w:r>
        <w:r>
          <w:rPr>
            <w:noProof/>
            <w:webHidden/>
          </w:rPr>
        </w:r>
        <w:r>
          <w:rPr>
            <w:noProof/>
            <w:webHidden/>
          </w:rPr>
          <w:fldChar w:fldCharType="separate"/>
        </w:r>
        <w:r>
          <w:rPr>
            <w:noProof/>
            <w:webHidden/>
          </w:rPr>
          <w:t>49</w:t>
        </w:r>
        <w:r>
          <w:rPr>
            <w:noProof/>
            <w:webHidden/>
          </w:rPr>
          <w:fldChar w:fldCharType="end"/>
        </w:r>
      </w:hyperlink>
    </w:p>
    <w:p w14:paraId="5BAC760E" w14:textId="19E09CB5" w:rsidR="003F133C" w:rsidRDefault="003F133C">
      <w:pPr>
        <w:pStyle w:val="TOC2"/>
        <w:rPr>
          <w:rFonts w:asciiTheme="minorHAnsi" w:eastAsiaTheme="minorEastAsia" w:hAnsiTheme="minorHAnsi" w:cstheme="minorBidi"/>
          <w:noProof/>
          <w:color w:val="auto"/>
          <w:sz w:val="22"/>
          <w:szCs w:val="22"/>
        </w:rPr>
      </w:pPr>
      <w:hyperlink w:anchor="_Toc59562022" w:history="1">
        <w:r w:rsidRPr="00C02922">
          <w:rPr>
            <w:rStyle w:val="Hyperlink"/>
            <w:noProof/>
            <w14:scene3d>
              <w14:camera w14:prst="orthographicFront"/>
              <w14:lightRig w14:rig="threePt" w14:dir="t">
                <w14:rot w14:lat="0" w14:lon="0" w14:rev="0"/>
              </w14:lightRig>
            </w14:scene3d>
          </w:rPr>
          <w:t>6.4</w:t>
        </w:r>
        <w:r>
          <w:rPr>
            <w:rFonts w:asciiTheme="minorHAnsi" w:eastAsiaTheme="minorEastAsia" w:hAnsiTheme="minorHAnsi" w:cstheme="minorBidi"/>
            <w:noProof/>
            <w:color w:val="auto"/>
            <w:sz w:val="22"/>
            <w:szCs w:val="22"/>
          </w:rPr>
          <w:tab/>
        </w:r>
        <w:r w:rsidRPr="00C02922">
          <w:rPr>
            <w:rStyle w:val="Hyperlink"/>
            <w:noProof/>
          </w:rPr>
          <w:t>KPI Application</w:t>
        </w:r>
        <w:r>
          <w:rPr>
            <w:noProof/>
            <w:webHidden/>
          </w:rPr>
          <w:tab/>
        </w:r>
        <w:r>
          <w:rPr>
            <w:noProof/>
            <w:webHidden/>
          </w:rPr>
          <w:fldChar w:fldCharType="begin"/>
        </w:r>
        <w:r>
          <w:rPr>
            <w:noProof/>
            <w:webHidden/>
          </w:rPr>
          <w:instrText xml:space="preserve"> PAGEREF _Toc59562022 \h </w:instrText>
        </w:r>
        <w:r>
          <w:rPr>
            <w:noProof/>
            <w:webHidden/>
          </w:rPr>
        </w:r>
        <w:r>
          <w:rPr>
            <w:noProof/>
            <w:webHidden/>
          </w:rPr>
          <w:fldChar w:fldCharType="separate"/>
        </w:r>
        <w:r>
          <w:rPr>
            <w:noProof/>
            <w:webHidden/>
          </w:rPr>
          <w:t>51</w:t>
        </w:r>
        <w:r>
          <w:rPr>
            <w:noProof/>
            <w:webHidden/>
          </w:rPr>
          <w:fldChar w:fldCharType="end"/>
        </w:r>
      </w:hyperlink>
    </w:p>
    <w:p w14:paraId="0239D37A" w14:textId="11B5E796" w:rsidR="003F133C" w:rsidRDefault="003F133C">
      <w:pPr>
        <w:pStyle w:val="TOC1"/>
        <w:rPr>
          <w:rFonts w:asciiTheme="minorHAnsi" w:eastAsiaTheme="minorEastAsia" w:hAnsiTheme="minorHAnsi" w:cstheme="minorBidi"/>
          <w:b w:val="0"/>
          <w:noProof/>
          <w:color w:val="auto"/>
          <w:sz w:val="22"/>
          <w:szCs w:val="22"/>
        </w:rPr>
      </w:pPr>
      <w:hyperlink w:anchor="_Toc59562023" w:history="1">
        <w:r w:rsidRPr="00C02922">
          <w:rPr>
            <w:rStyle w:val="Hyperlink"/>
            <w:noProof/>
          </w:rPr>
          <w:t>7.0</w:t>
        </w:r>
        <w:r>
          <w:rPr>
            <w:rFonts w:asciiTheme="minorHAnsi" w:eastAsiaTheme="minorEastAsia" w:hAnsiTheme="minorHAnsi" w:cstheme="minorBidi"/>
            <w:b w:val="0"/>
            <w:noProof/>
            <w:color w:val="auto"/>
            <w:sz w:val="22"/>
            <w:szCs w:val="22"/>
          </w:rPr>
          <w:tab/>
        </w:r>
        <w:r w:rsidRPr="00C02922">
          <w:rPr>
            <w:rStyle w:val="Hyperlink"/>
            <w:noProof/>
          </w:rPr>
          <w:t>SCADA-RTU Operations</w:t>
        </w:r>
        <w:r>
          <w:rPr>
            <w:noProof/>
            <w:webHidden/>
          </w:rPr>
          <w:tab/>
        </w:r>
        <w:r>
          <w:rPr>
            <w:noProof/>
            <w:webHidden/>
          </w:rPr>
          <w:fldChar w:fldCharType="begin"/>
        </w:r>
        <w:r>
          <w:rPr>
            <w:noProof/>
            <w:webHidden/>
          </w:rPr>
          <w:instrText xml:space="preserve"> PAGEREF _Toc59562023 \h </w:instrText>
        </w:r>
        <w:r>
          <w:rPr>
            <w:noProof/>
            <w:webHidden/>
          </w:rPr>
        </w:r>
        <w:r>
          <w:rPr>
            <w:noProof/>
            <w:webHidden/>
          </w:rPr>
          <w:fldChar w:fldCharType="separate"/>
        </w:r>
        <w:r>
          <w:rPr>
            <w:noProof/>
            <w:webHidden/>
          </w:rPr>
          <w:t>54</w:t>
        </w:r>
        <w:r>
          <w:rPr>
            <w:noProof/>
            <w:webHidden/>
          </w:rPr>
          <w:fldChar w:fldCharType="end"/>
        </w:r>
      </w:hyperlink>
    </w:p>
    <w:p w14:paraId="7F72A15E" w14:textId="76E82BE4" w:rsidR="003F133C" w:rsidRDefault="003F133C">
      <w:pPr>
        <w:pStyle w:val="TOC2"/>
        <w:rPr>
          <w:rFonts w:asciiTheme="minorHAnsi" w:eastAsiaTheme="minorEastAsia" w:hAnsiTheme="minorHAnsi" w:cstheme="minorBidi"/>
          <w:noProof/>
          <w:color w:val="auto"/>
          <w:sz w:val="22"/>
          <w:szCs w:val="22"/>
        </w:rPr>
      </w:pPr>
      <w:hyperlink w:anchor="_Toc59562024" w:history="1">
        <w:r w:rsidRPr="00C02922">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color w:val="auto"/>
            <w:sz w:val="22"/>
            <w:szCs w:val="22"/>
          </w:rPr>
          <w:tab/>
        </w:r>
        <w:r w:rsidRPr="00C02922">
          <w:rPr>
            <w:rStyle w:val="Hyperlink"/>
            <w:noProof/>
          </w:rPr>
          <w:t>App (virtual device) communication</w:t>
        </w:r>
        <w:r>
          <w:rPr>
            <w:noProof/>
            <w:webHidden/>
          </w:rPr>
          <w:tab/>
        </w:r>
        <w:r>
          <w:rPr>
            <w:noProof/>
            <w:webHidden/>
          </w:rPr>
          <w:fldChar w:fldCharType="begin"/>
        </w:r>
        <w:r>
          <w:rPr>
            <w:noProof/>
            <w:webHidden/>
          </w:rPr>
          <w:instrText xml:space="preserve"> PAGEREF _Toc59562024 \h </w:instrText>
        </w:r>
        <w:r>
          <w:rPr>
            <w:noProof/>
            <w:webHidden/>
          </w:rPr>
        </w:r>
        <w:r>
          <w:rPr>
            <w:noProof/>
            <w:webHidden/>
          </w:rPr>
          <w:fldChar w:fldCharType="separate"/>
        </w:r>
        <w:r>
          <w:rPr>
            <w:noProof/>
            <w:webHidden/>
          </w:rPr>
          <w:t>54</w:t>
        </w:r>
        <w:r>
          <w:rPr>
            <w:noProof/>
            <w:webHidden/>
          </w:rPr>
          <w:fldChar w:fldCharType="end"/>
        </w:r>
      </w:hyperlink>
    </w:p>
    <w:p w14:paraId="6BA5A03D" w14:textId="34D381E4" w:rsidR="003F133C" w:rsidRDefault="003F133C">
      <w:pPr>
        <w:pStyle w:val="TOC3"/>
        <w:rPr>
          <w:rFonts w:asciiTheme="minorHAnsi" w:eastAsiaTheme="minorEastAsia" w:hAnsiTheme="minorHAnsi" w:cstheme="minorBidi"/>
          <w:sz w:val="22"/>
          <w:szCs w:val="22"/>
        </w:rPr>
      </w:pPr>
      <w:hyperlink w:anchor="_Toc59562025" w:history="1">
        <w:r w:rsidRPr="00C02922">
          <w:rPr>
            <w:rStyle w:val="Hyperlink"/>
            <w14:scene3d>
              <w14:camera w14:prst="orthographicFront"/>
              <w14:lightRig w14:rig="threePt" w14:dir="t">
                <w14:rot w14:lat="0" w14:lon="0" w14:rev="0"/>
              </w14:lightRig>
            </w14:scene3d>
          </w:rPr>
          <w:t>7.1.1</w:t>
        </w:r>
        <w:r>
          <w:rPr>
            <w:rFonts w:asciiTheme="minorHAnsi" w:eastAsiaTheme="minorEastAsia" w:hAnsiTheme="minorHAnsi" w:cstheme="minorBidi"/>
            <w:sz w:val="22"/>
            <w:szCs w:val="22"/>
          </w:rPr>
          <w:tab/>
        </w:r>
        <w:r w:rsidRPr="00C02922">
          <w:rPr>
            <w:rStyle w:val="Hyperlink"/>
          </w:rPr>
          <w:t>App Message Topic Format</w:t>
        </w:r>
        <w:r>
          <w:rPr>
            <w:webHidden/>
          </w:rPr>
          <w:tab/>
        </w:r>
        <w:r>
          <w:rPr>
            <w:webHidden/>
          </w:rPr>
          <w:fldChar w:fldCharType="begin"/>
        </w:r>
        <w:r>
          <w:rPr>
            <w:webHidden/>
          </w:rPr>
          <w:instrText xml:space="preserve"> PAGEREF _Toc59562025 \h </w:instrText>
        </w:r>
        <w:r>
          <w:rPr>
            <w:webHidden/>
          </w:rPr>
        </w:r>
        <w:r>
          <w:rPr>
            <w:webHidden/>
          </w:rPr>
          <w:fldChar w:fldCharType="separate"/>
        </w:r>
        <w:r>
          <w:rPr>
            <w:webHidden/>
          </w:rPr>
          <w:t>54</w:t>
        </w:r>
        <w:r>
          <w:rPr>
            <w:webHidden/>
          </w:rPr>
          <w:fldChar w:fldCharType="end"/>
        </w:r>
      </w:hyperlink>
    </w:p>
    <w:p w14:paraId="4C013620" w14:textId="1C22606F" w:rsidR="003F133C" w:rsidRDefault="003F133C">
      <w:pPr>
        <w:pStyle w:val="TOC3"/>
        <w:rPr>
          <w:rFonts w:asciiTheme="minorHAnsi" w:eastAsiaTheme="minorEastAsia" w:hAnsiTheme="minorHAnsi" w:cstheme="minorBidi"/>
          <w:sz w:val="22"/>
          <w:szCs w:val="22"/>
        </w:rPr>
      </w:pPr>
      <w:hyperlink w:anchor="_Toc59562026" w:history="1">
        <w:r w:rsidRPr="00C02922">
          <w:rPr>
            <w:rStyle w:val="Hyperlink"/>
            <w14:scene3d>
              <w14:camera w14:prst="orthographicFront"/>
              <w14:lightRig w14:rig="threePt" w14:dir="t">
                <w14:rot w14:lat="0" w14:lon="0" w14:rev="0"/>
              </w14:lightRig>
            </w14:scene3d>
          </w:rPr>
          <w:t>7.1.2</w:t>
        </w:r>
        <w:r>
          <w:rPr>
            <w:rFonts w:asciiTheme="minorHAnsi" w:eastAsiaTheme="minorEastAsia" w:hAnsiTheme="minorHAnsi" w:cstheme="minorBidi"/>
            <w:sz w:val="22"/>
            <w:szCs w:val="22"/>
          </w:rPr>
          <w:tab/>
        </w:r>
        <w:r w:rsidRPr="00C02922">
          <w:rPr>
            <w:rStyle w:val="Hyperlink"/>
          </w:rPr>
          <w:t>App Message - BIRTH</w:t>
        </w:r>
        <w:r>
          <w:rPr>
            <w:webHidden/>
          </w:rPr>
          <w:tab/>
        </w:r>
        <w:r>
          <w:rPr>
            <w:webHidden/>
          </w:rPr>
          <w:fldChar w:fldCharType="begin"/>
        </w:r>
        <w:r>
          <w:rPr>
            <w:webHidden/>
          </w:rPr>
          <w:instrText xml:space="preserve"> PAGEREF _Toc59562026 \h </w:instrText>
        </w:r>
        <w:r>
          <w:rPr>
            <w:webHidden/>
          </w:rPr>
        </w:r>
        <w:r>
          <w:rPr>
            <w:webHidden/>
          </w:rPr>
          <w:fldChar w:fldCharType="separate"/>
        </w:r>
        <w:r>
          <w:rPr>
            <w:webHidden/>
          </w:rPr>
          <w:t>55</w:t>
        </w:r>
        <w:r>
          <w:rPr>
            <w:webHidden/>
          </w:rPr>
          <w:fldChar w:fldCharType="end"/>
        </w:r>
      </w:hyperlink>
    </w:p>
    <w:p w14:paraId="65864E1A" w14:textId="5817A2CF" w:rsidR="003F133C" w:rsidRDefault="003F133C">
      <w:pPr>
        <w:pStyle w:val="TOC3"/>
        <w:rPr>
          <w:rFonts w:asciiTheme="minorHAnsi" w:eastAsiaTheme="minorEastAsia" w:hAnsiTheme="minorHAnsi" w:cstheme="minorBidi"/>
          <w:sz w:val="22"/>
          <w:szCs w:val="22"/>
        </w:rPr>
      </w:pPr>
      <w:hyperlink w:anchor="_Toc59562027" w:history="1">
        <w:r w:rsidRPr="00C02922">
          <w:rPr>
            <w:rStyle w:val="Hyperlink"/>
            <w14:scene3d>
              <w14:camera w14:prst="orthographicFront"/>
              <w14:lightRig w14:rig="threePt" w14:dir="t">
                <w14:rot w14:lat="0" w14:lon="0" w14:rev="0"/>
              </w14:lightRig>
            </w14:scene3d>
          </w:rPr>
          <w:t>7.1.3</w:t>
        </w:r>
        <w:r>
          <w:rPr>
            <w:rFonts w:asciiTheme="minorHAnsi" w:eastAsiaTheme="minorEastAsia" w:hAnsiTheme="minorHAnsi" w:cstheme="minorBidi"/>
            <w:sz w:val="22"/>
            <w:szCs w:val="22"/>
          </w:rPr>
          <w:tab/>
        </w:r>
        <w:r w:rsidRPr="00C02922">
          <w:rPr>
            <w:rStyle w:val="Hyperlink"/>
          </w:rPr>
          <w:t>App Message - DATA</w:t>
        </w:r>
        <w:r>
          <w:rPr>
            <w:webHidden/>
          </w:rPr>
          <w:tab/>
        </w:r>
        <w:r>
          <w:rPr>
            <w:webHidden/>
          </w:rPr>
          <w:fldChar w:fldCharType="begin"/>
        </w:r>
        <w:r>
          <w:rPr>
            <w:webHidden/>
          </w:rPr>
          <w:instrText xml:space="preserve"> PAGEREF _Toc59562027 \h </w:instrText>
        </w:r>
        <w:r>
          <w:rPr>
            <w:webHidden/>
          </w:rPr>
        </w:r>
        <w:r>
          <w:rPr>
            <w:webHidden/>
          </w:rPr>
          <w:fldChar w:fldCharType="separate"/>
        </w:r>
        <w:r>
          <w:rPr>
            <w:webHidden/>
          </w:rPr>
          <w:t>56</w:t>
        </w:r>
        <w:r>
          <w:rPr>
            <w:webHidden/>
          </w:rPr>
          <w:fldChar w:fldCharType="end"/>
        </w:r>
      </w:hyperlink>
    </w:p>
    <w:p w14:paraId="6C6F2B89" w14:textId="09648703" w:rsidR="003F133C" w:rsidRDefault="003F133C">
      <w:pPr>
        <w:pStyle w:val="TOC3"/>
        <w:rPr>
          <w:rFonts w:asciiTheme="minorHAnsi" w:eastAsiaTheme="minorEastAsia" w:hAnsiTheme="minorHAnsi" w:cstheme="minorBidi"/>
          <w:sz w:val="22"/>
          <w:szCs w:val="22"/>
        </w:rPr>
      </w:pPr>
      <w:hyperlink w:anchor="_Toc59562028" w:history="1">
        <w:r w:rsidRPr="00C02922">
          <w:rPr>
            <w:rStyle w:val="Hyperlink"/>
            <w14:scene3d>
              <w14:camera w14:prst="orthographicFront"/>
              <w14:lightRig w14:rig="threePt" w14:dir="t">
                <w14:rot w14:lat="0" w14:lon="0" w14:rev="0"/>
              </w14:lightRig>
            </w14:scene3d>
          </w:rPr>
          <w:t>7.1.4</w:t>
        </w:r>
        <w:r>
          <w:rPr>
            <w:rFonts w:asciiTheme="minorHAnsi" w:eastAsiaTheme="minorEastAsia" w:hAnsiTheme="minorHAnsi" w:cstheme="minorBidi"/>
            <w:sz w:val="22"/>
            <w:szCs w:val="22"/>
          </w:rPr>
          <w:tab/>
        </w:r>
        <w:r w:rsidRPr="00C02922">
          <w:rPr>
            <w:rStyle w:val="Hyperlink"/>
          </w:rPr>
          <w:t>App Message - CMD</w:t>
        </w:r>
        <w:r>
          <w:rPr>
            <w:webHidden/>
          </w:rPr>
          <w:tab/>
        </w:r>
        <w:r>
          <w:rPr>
            <w:webHidden/>
          </w:rPr>
          <w:fldChar w:fldCharType="begin"/>
        </w:r>
        <w:r>
          <w:rPr>
            <w:webHidden/>
          </w:rPr>
          <w:instrText xml:space="preserve"> PAGEREF _Toc59562028 \h </w:instrText>
        </w:r>
        <w:r>
          <w:rPr>
            <w:webHidden/>
          </w:rPr>
        </w:r>
        <w:r>
          <w:rPr>
            <w:webHidden/>
          </w:rPr>
          <w:fldChar w:fldCharType="separate"/>
        </w:r>
        <w:r>
          <w:rPr>
            <w:webHidden/>
          </w:rPr>
          <w:t>57</w:t>
        </w:r>
        <w:r>
          <w:rPr>
            <w:webHidden/>
          </w:rPr>
          <w:fldChar w:fldCharType="end"/>
        </w:r>
      </w:hyperlink>
    </w:p>
    <w:p w14:paraId="7FE61CC7" w14:textId="2B50D00D" w:rsidR="003F133C" w:rsidRDefault="003F133C">
      <w:pPr>
        <w:pStyle w:val="TOC3"/>
        <w:rPr>
          <w:rFonts w:asciiTheme="minorHAnsi" w:eastAsiaTheme="minorEastAsia" w:hAnsiTheme="minorHAnsi" w:cstheme="minorBidi"/>
          <w:sz w:val="22"/>
          <w:szCs w:val="22"/>
        </w:rPr>
      </w:pPr>
      <w:hyperlink w:anchor="_Toc59562029" w:history="1">
        <w:r w:rsidRPr="00C02922">
          <w:rPr>
            <w:rStyle w:val="Hyperlink"/>
            <w14:scene3d>
              <w14:camera w14:prst="orthographicFront"/>
              <w14:lightRig w14:rig="threePt" w14:dir="t">
                <w14:rot w14:lat="0" w14:lon="0" w14:rev="0"/>
              </w14:lightRig>
            </w14:scene3d>
          </w:rPr>
          <w:t>7.1.5</w:t>
        </w:r>
        <w:r>
          <w:rPr>
            <w:rFonts w:asciiTheme="minorHAnsi" w:eastAsiaTheme="minorEastAsia" w:hAnsiTheme="minorHAnsi" w:cstheme="minorBidi"/>
            <w:sz w:val="22"/>
            <w:szCs w:val="22"/>
          </w:rPr>
          <w:tab/>
        </w:r>
        <w:r w:rsidRPr="00C02922">
          <w:rPr>
            <w:rStyle w:val="Hyperlink"/>
          </w:rPr>
          <w:t>App Message - DEATH</w:t>
        </w:r>
        <w:r>
          <w:rPr>
            <w:webHidden/>
          </w:rPr>
          <w:tab/>
        </w:r>
        <w:r>
          <w:rPr>
            <w:webHidden/>
          </w:rPr>
          <w:fldChar w:fldCharType="begin"/>
        </w:r>
        <w:r>
          <w:rPr>
            <w:webHidden/>
          </w:rPr>
          <w:instrText xml:space="preserve"> PAGEREF _Toc59562029 \h </w:instrText>
        </w:r>
        <w:r>
          <w:rPr>
            <w:webHidden/>
          </w:rPr>
        </w:r>
        <w:r>
          <w:rPr>
            <w:webHidden/>
          </w:rPr>
          <w:fldChar w:fldCharType="separate"/>
        </w:r>
        <w:r>
          <w:rPr>
            <w:webHidden/>
          </w:rPr>
          <w:t>58</w:t>
        </w:r>
        <w:r>
          <w:rPr>
            <w:webHidden/>
          </w:rPr>
          <w:fldChar w:fldCharType="end"/>
        </w:r>
      </w:hyperlink>
    </w:p>
    <w:p w14:paraId="39EB01CB" w14:textId="70501E16" w:rsidR="003F133C" w:rsidRDefault="003F133C">
      <w:pPr>
        <w:pStyle w:val="TOC3"/>
        <w:rPr>
          <w:rFonts w:asciiTheme="minorHAnsi" w:eastAsiaTheme="minorEastAsia" w:hAnsiTheme="minorHAnsi" w:cstheme="minorBidi"/>
          <w:sz w:val="22"/>
          <w:szCs w:val="22"/>
        </w:rPr>
      </w:pPr>
      <w:hyperlink w:anchor="_Toc59562030" w:history="1">
        <w:r w:rsidRPr="00C02922">
          <w:rPr>
            <w:rStyle w:val="Hyperlink"/>
            <w14:scene3d>
              <w14:camera w14:prst="orthographicFront"/>
              <w14:lightRig w14:rig="threePt" w14:dir="t">
                <w14:rot w14:lat="0" w14:lon="0" w14:rev="0"/>
              </w14:lightRig>
            </w14:scene3d>
          </w:rPr>
          <w:t>7.1.6</w:t>
        </w:r>
        <w:r>
          <w:rPr>
            <w:rFonts w:asciiTheme="minorHAnsi" w:eastAsiaTheme="minorEastAsia" w:hAnsiTheme="minorHAnsi" w:cstheme="minorBidi"/>
            <w:sz w:val="22"/>
            <w:szCs w:val="22"/>
          </w:rPr>
          <w:tab/>
        </w:r>
        <w:r w:rsidRPr="00C02922">
          <w:rPr>
            <w:rStyle w:val="Hyperlink"/>
          </w:rPr>
          <w:t>START_BIRTH_PROCESS</w:t>
        </w:r>
        <w:r>
          <w:rPr>
            <w:webHidden/>
          </w:rPr>
          <w:tab/>
        </w:r>
        <w:r>
          <w:rPr>
            <w:webHidden/>
          </w:rPr>
          <w:fldChar w:fldCharType="begin"/>
        </w:r>
        <w:r>
          <w:rPr>
            <w:webHidden/>
          </w:rPr>
          <w:instrText xml:space="preserve"> PAGEREF _Toc59562030 \h </w:instrText>
        </w:r>
        <w:r>
          <w:rPr>
            <w:webHidden/>
          </w:rPr>
        </w:r>
        <w:r>
          <w:rPr>
            <w:webHidden/>
          </w:rPr>
          <w:fldChar w:fldCharType="separate"/>
        </w:r>
        <w:r>
          <w:rPr>
            <w:webHidden/>
          </w:rPr>
          <w:t>59</w:t>
        </w:r>
        <w:r>
          <w:rPr>
            <w:webHidden/>
          </w:rPr>
          <w:fldChar w:fldCharType="end"/>
        </w:r>
      </w:hyperlink>
    </w:p>
    <w:p w14:paraId="07B09A32" w14:textId="7FFBE2DC" w:rsidR="003F133C" w:rsidRDefault="003F133C">
      <w:pPr>
        <w:pStyle w:val="TOC2"/>
        <w:rPr>
          <w:rFonts w:asciiTheme="minorHAnsi" w:eastAsiaTheme="minorEastAsia" w:hAnsiTheme="minorHAnsi" w:cstheme="minorBidi"/>
          <w:noProof/>
          <w:color w:val="auto"/>
          <w:sz w:val="22"/>
          <w:szCs w:val="22"/>
        </w:rPr>
      </w:pPr>
      <w:hyperlink w:anchor="_Toc59562031" w:history="1">
        <w:r w:rsidRPr="00C02922">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color w:val="auto"/>
            <w:sz w:val="22"/>
            <w:szCs w:val="22"/>
          </w:rPr>
          <w:tab/>
        </w:r>
        <w:r w:rsidRPr="00C02922">
          <w:rPr>
            <w:rStyle w:val="Hyperlink"/>
            <w:noProof/>
          </w:rPr>
          <w:t>Modbus (real) device communication</w:t>
        </w:r>
        <w:r>
          <w:rPr>
            <w:noProof/>
            <w:webHidden/>
          </w:rPr>
          <w:tab/>
        </w:r>
        <w:r>
          <w:rPr>
            <w:noProof/>
            <w:webHidden/>
          </w:rPr>
          <w:fldChar w:fldCharType="begin"/>
        </w:r>
        <w:r>
          <w:rPr>
            <w:noProof/>
            <w:webHidden/>
          </w:rPr>
          <w:instrText xml:space="preserve"> PAGEREF _Toc59562031 \h </w:instrText>
        </w:r>
        <w:r>
          <w:rPr>
            <w:noProof/>
            <w:webHidden/>
          </w:rPr>
        </w:r>
        <w:r>
          <w:rPr>
            <w:noProof/>
            <w:webHidden/>
          </w:rPr>
          <w:fldChar w:fldCharType="separate"/>
        </w:r>
        <w:r>
          <w:rPr>
            <w:noProof/>
            <w:webHidden/>
          </w:rPr>
          <w:t>60</w:t>
        </w:r>
        <w:r>
          <w:rPr>
            <w:noProof/>
            <w:webHidden/>
          </w:rPr>
          <w:fldChar w:fldCharType="end"/>
        </w:r>
      </w:hyperlink>
    </w:p>
    <w:p w14:paraId="1D1834A7" w14:textId="471B37D9" w:rsidR="003F133C" w:rsidRDefault="003F133C">
      <w:pPr>
        <w:pStyle w:val="TOC3"/>
        <w:rPr>
          <w:rFonts w:asciiTheme="minorHAnsi" w:eastAsiaTheme="minorEastAsia" w:hAnsiTheme="minorHAnsi" w:cstheme="minorBidi"/>
          <w:sz w:val="22"/>
          <w:szCs w:val="22"/>
        </w:rPr>
      </w:pPr>
      <w:hyperlink w:anchor="_Toc59562032" w:history="1">
        <w:r w:rsidRPr="00C02922">
          <w:rPr>
            <w:rStyle w:val="Hyperlink"/>
            <w14:scene3d>
              <w14:camera w14:prst="orthographicFront"/>
              <w14:lightRig w14:rig="threePt" w14:dir="t">
                <w14:rot w14:lat="0" w14:lon="0" w14:rev="0"/>
              </w14:lightRig>
            </w14:scene3d>
          </w:rPr>
          <w:t>7.2.1</w:t>
        </w:r>
        <w:r>
          <w:rPr>
            <w:rFonts w:asciiTheme="minorHAnsi" w:eastAsiaTheme="minorEastAsia" w:hAnsiTheme="minorHAnsi" w:cstheme="minorBidi"/>
            <w:sz w:val="22"/>
            <w:szCs w:val="22"/>
          </w:rPr>
          <w:tab/>
        </w:r>
        <w:r w:rsidRPr="00C02922">
          <w:rPr>
            <w:rStyle w:val="Hyperlink"/>
          </w:rPr>
          <w:t>Support for DBIRTH</w:t>
        </w:r>
        <w:r>
          <w:rPr>
            <w:webHidden/>
          </w:rPr>
          <w:tab/>
        </w:r>
        <w:r>
          <w:rPr>
            <w:webHidden/>
          </w:rPr>
          <w:fldChar w:fldCharType="begin"/>
        </w:r>
        <w:r>
          <w:rPr>
            <w:webHidden/>
          </w:rPr>
          <w:instrText xml:space="preserve"> PAGEREF _Toc59562032 \h </w:instrText>
        </w:r>
        <w:r>
          <w:rPr>
            <w:webHidden/>
          </w:rPr>
        </w:r>
        <w:r>
          <w:rPr>
            <w:webHidden/>
          </w:rPr>
          <w:fldChar w:fldCharType="separate"/>
        </w:r>
        <w:r>
          <w:rPr>
            <w:webHidden/>
          </w:rPr>
          <w:t>60</w:t>
        </w:r>
        <w:r>
          <w:rPr>
            <w:webHidden/>
          </w:rPr>
          <w:fldChar w:fldCharType="end"/>
        </w:r>
      </w:hyperlink>
    </w:p>
    <w:p w14:paraId="44A89EE5" w14:textId="1983ECAD" w:rsidR="003F133C" w:rsidRDefault="003F133C">
      <w:pPr>
        <w:pStyle w:val="TOC3"/>
        <w:rPr>
          <w:rFonts w:asciiTheme="minorHAnsi" w:eastAsiaTheme="minorEastAsia" w:hAnsiTheme="minorHAnsi" w:cstheme="minorBidi"/>
          <w:sz w:val="22"/>
          <w:szCs w:val="22"/>
        </w:rPr>
      </w:pPr>
      <w:hyperlink w:anchor="_Toc59562033" w:history="1">
        <w:r w:rsidRPr="00C02922">
          <w:rPr>
            <w:rStyle w:val="Hyperlink"/>
            <w14:scene3d>
              <w14:camera w14:prst="orthographicFront"/>
              <w14:lightRig w14:rig="threePt" w14:dir="t">
                <w14:rot w14:lat="0" w14:lon="0" w14:rev="0"/>
              </w14:lightRig>
            </w14:scene3d>
          </w:rPr>
          <w:t>7.2.2</w:t>
        </w:r>
        <w:r>
          <w:rPr>
            <w:rFonts w:asciiTheme="minorHAnsi" w:eastAsiaTheme="minorEastAsia" w:hAnsiTheme="minorHAnsi" w:cstheme="minorBidi"/>
            <w:sz w:val="22"/>
            <w:szCs w:val="22"/>
          </w:rPr>
          <w:tab/>
        </w:r>
        <w:r w:rsidRPr="00C02922">
          <w:rPr>
            <w:rStyle w:val="Hyperlink"/>
          </w:rPr>
          <w:t>Support for DDATA</w:t>
        </w:r>
        <w:r>
          <w:rPr>
            <w:webHidden/>
          </w:rPr>
          <w:tab/>
        </w:r>
        <w:r>
          <w:rPr>
            <w:webHidden/>
          </w:rPr>
          <w:fldChar w:fldCharType="begin"/>
        </w:r>
        <w:r>
          <w:rPr>
            <w:webHidden/>
          </w:rPr>
          <w:instrText xml:space="preserve"> PAGEREF _Toc59562033 \h </w:instrText>
        </w:r>
        <w:r>
          <w:rPr>
            <w:webHidden/>
          </w:rPr>
        </w:r>
        <w:r>
          <w:rPr>
            <w:webHidden/>
          </w:rPr>
          <w:fldChar w:fldCharType="separate"/>
        </w:r>
        <w:r>
          <w:rPr>
            <w:webHidden/>
          </w:rPr>
          <w:t>60</w:t>
        </w:r>
        <w:r>
          <w:rPr>
            <w:webHidden/>
          </w:rPr>
          <w:fldChar w:fldCharType="end"/>
        </w:r>
      </w:hyperlink>
    </w:p>
    <w:p w14:paraId="13E481D3" w14:textId="491AB232" w:rsidR="003F133C" w:rsidRDefault="003F133C">
      <w:pPr>
        <w:pStyle w:val="TOC3"/>
        <w:rPr>
          <w:rFonts w:asciiTheme="minorHAnsi" w:eastAsiaTheme="minorEastAsia" w:hAnsiTheme="minorHAnsi" w:cstheme="minorBidi"/>
          <w:sz w:val="22"/>
          <w:szCs w:val="22"/>
        </w:rPr>
      </w:pPr>
      <w:hyperlink w:anchor="_Toc59562034" w:history="1">
        <w:r w:rsidRPr="00C02922">
          <w:rPr>
            <w:rStyle w:val="Hyperlink"/>
            <w14:scene3d>
              <w14:camera w14:prst="orthographicFront"/>
              <w14:lightRig w14:rig="threePt" w14:dir="t">
                <w14:rot w14:lat="0" w14:lon="0" w14:rev="0"/>
              </w14:lightRig>
            </w14:scene3d>
          </w:rPr>
          <w:t>7.2.3</w:t>
        </w:r>
        <w:r>
          <w:rPr>
            <w:rFonts w:asciiTheme="minorHAnsi" w:eastAsiaTheme="minorEastAsia" w:hAnsiTheme="minorHAnsi" w:cstheme="minorBidi"/>
            <w:sz w:val="22"/>
            <w:szCs w:val="22"/>
          </w:rPr>
          <w:tab/>
        </w:r>
        <w:r w:rsidRPr="00C02922">
          <w:rPr>
            <w:rStyle w:val="Hyperlink"/>
          </w:rPr>
          <w:t>Support for DCMD</w:t>
        </w:r>
        <w:r>
          <w:rPr>
            <w:webHidden/>
          </w:rPr>
          <w:tab/>
        </w:r>
        <w:r>
          <w:rPr>
            <w:webHidden/>
          </w:rPr>
          <w:fldChar w:fldCharType="begin"/>
        </w:r>
        <w:r>
          <w:rPr>
            <w:webHidden/>
          </w:rPr>
          <w:instrText xml:space="preserve"> PAGEREF _Toc59562034 \h </w:instrText>
        </w:r>
        <w:r>
          <w:rPr>
            <w:webHidden/>
          </w:rPr>
        </w:r>
        <w:r>
          <w:rPr>
            <w:webHidden/>
          </w:rPr>
          <w:fldChar w:fldCharType="separate"/>
        </w:r>
        <w:r>
          <w:rPr>
            <w:webHidden/>
          </w:rPr>
          <w:t>60</w:t>
        </w:r>
        <w:r>
          <w:rPr>
            <w:webHidden/>
          </w:rPr>
          <w:fldChar w:fldCharType="end"/>
        </w:r>
      </w:hyperlink>
    </w:p>
    <w:p w14:paraId="40552BD5" w14:textId="4A775C81" w:rsidR="003F133C" w:rsidRDefault="003F133C">
      <w:pPr>
        <w:pStyle w:val="TOC3"/>
        <w:rPr>
          <w:rFonts w:asciiTheme="minorHAnsi" w:eastAsiaTheme="minorEastAsia" w:hAnsiTheme="minorHAnsi" w:cstheme="minorBidi"/>
          <w:sz w:val="22"/>
          <w:szCs w:val="22"/>
        </w:rPr>
      </w:pPr>
      <w:hyperlink w:anchor="_Toc59562035" w:history="1">
        <w:r w:rsidRPr="00C02922">
          <w:rPr>
            <w:rStyle w:val="Hyperlink"/>
            <w14:scene3d>
              <w14:camera w14:prst="orthographicFront"/>
              <w14:lightRig w14:rig="threePt" w14:dir="t">
                <w14:rot w14:lat="0" w14:lon="0" w14:rev="0"/>
              </w14:lightRig>
            </w14:scene3d>
          </w:rPr>
          <w:t>7.2.4</w:t>
        </w:r>
        <w:r>
          <w:rPr>
            <w:rFonts w:asciiTheme="minorHAnsi" w:eastAsiaTheme="minorEastAsia" w:hAnsiTheme="minorHAnsi" w:cstheme="minorBidi"/>
            <w:sz w:val="22"/>
            <w:szCs w:val="22"/>
          </w:rPr>
          <w:tab/>
        </w:r>
        <w:r w:rsidRPr="00C02922">
          <w:rPr>
            <w:rStyle w:val="Hyperlink"/>
          </w:rPr>
          <w:t>Support for DDEATH</w:t>
        </w:r>
        <w:r>
          <w:rPr>
            <w:webHidden/>
          </w:rPr>
          <w:tab/>
        </w:r>
        <w:r>
          <w:rPr>
            <w:webHidden/>
          </w:rPr>
          <w:fldChar w:fldCharType="begin"/>
        </w:r>
        <w:r>
          <w:rPr>
            <w:webHidden/>
          </w:rPr>
          <w:instrText xml:space="preserve"> PAGEREF _Toc59562035 \h </w:instrText>
        </w:r>
        <w:r>
          <w:rPr>
            <w:webHidden/>
          </w:rPr>
        </w:r>
        <w:r>
          <w:rPr>
            <w:webHidden/>
          </w:rPr>
          <w:fldChar w:fldCharType="separate"/>
        </w:r>
        <w:r>
          <w:rPr>
            <w:webHidden/>
          </w:rPr>
          <w:t>60</w:t>
        </w:r>
        <w:r>
          <w:rPr>
            <w:webHidden/>
          </w:rPr>
          <w:fldChar w:fldCharType="end"/>
        </w:r>
      </w:hyperlink>
    </w:p>
    <w:p w14:paraId="1E7F5C5A" w14:textId="56B49A00" w:rsidR="003F133C" w:rsidRDefault="003F133C">
      <w:pPr>
        <w:pStyle w:val="TOC2"/>
        <w:rPr>
          <w:rFonts w:asciiTheme="minorHAnsi" w:eastAsiaTheme="minorEastAsia" w:hAnsiTheme="minorHAnsi" w:cstheme="minorBidi"/>
          <w:noProof/>
          <w:color w:val="auto"/>
          <w:sz w:val="22"/>
          <w:szCs w:val="22"/>
        </w:rPr>
      </w:pPr>
      <w:hyperlink w:anchor="_Toc59562036" w:history="1">
        <w:r w:rsidRPr="00C02922">
          <w:rPr>
            <w:rStyle w:val="Hyperlink"/>
            <w:noProof/>
            <w14:scene3d>
              <w14:camera w14:prst="orthographicFront"/>
              <w14:lightRig w14:rig="threePt" w14:dir="t">
                <w14:rot w14:lat="0" w14:lon="0" w14:rev="0"/>
              </w14:lightRig>
            </w14:scene3d>
          </w:rPr>
          <w:t>7.3</w:t>
        </w:r>
        <w:r>
          <w:rPr>
            <w:rFonts w:asciiTheme="minorHAnsi" w:eastAsiaTheme="minorEastAsia" w:hAnsiTheme="minorHAnsi" w:cstheme="minorBidi"/>
            <w:noProof/>
            <w:color w:val="auto"/>
            <w:sz w:val="22"/>
            <w:szCs w:val="22"/>
          </w:rPr>
          <w:tab/>
        </w:r>
        <w:r w:rsidRPr="00C02922">
          <w:rPr>
            <w:rStyle w:val="Hyperlink"/>
            <w:noProof/>
          </w:rPr>
          <w:t>SparkPlug Messages</w:t>
        </w:r>
        <w:r>
          <w:rPr>
            <w:noProof/>
            <w:webHidden/>
          </w:rPr>
          <w:tab/>
        </w:r>
        <w:r>
          <w:rPr>
            <w:noProof/>
            <w:webHidden/>
          </w:rPr>
          <w:fldChar w:fldCharType="begin"/>
        </w:r>
        <w:r>
          <w:rPr>
            <w:noProof/>
            <w:webHidden/>
          </w:rPr>
          <w:instrText xml:space="preserve"> PAGEREF _Toc59562036 \h </w:instrText>
        </w:r>
        <w:r>
          <w:rPr>
            <w:noProof/>
            <w:webHidden/>
          </w:rPr>
        </w:r>
        <w:r>
          <w:rPr>
            <w:noProof/>
            <w:webHidden/>
          </w:rPr>
          <w:fldChar w:fldCharType="separate"/>
        </w:r>
        <w:r>
          <w:rPr>
            <w:noProof/>
            <w:webHidden/>
          </w:rPr>
          <w:t>60</w:t>
        </w:r>
        <w:r>
          <w:rPr>
            <w:noProof/>
            <w:webHidden/>
          </w:rPr>
          <w:fldChar w:fldCharType="end"/>
        </w:r>
      </w:hyperlink>
    </w:p>
    <w:p w14:paraId="1706B799" w14:textId="62F998B0" w:rsidR="003F133C" w:rsidRDefault="003F133C">
      <w:pPr>
        <w:pStyle w:val="TOC3"/>
        <w:rPr>
          <w:rFonts w:asciiTheme="minorHAnsi" w:eastAsiaTheme="minorEastAsia" w:hAnsiTheme="minorHAnsi" w:cstheme="minorBidi"/>
          <w:sz w:val="22"/>
          <w:szCs w:val="22"/>
        </w:rPr>
      </w:pPr>
      <w:hyperlink w:anchor="_Toc59562037" w:history="1">
        <w:r w:rsidRPr="00C02922">
          <w:rPr>
            <w:rStyle w:val="Hyperlink"/>
            <w14:scene3d>
              <w14:camera w14:prst="orthographicFront"/>
              <w14:lightRig w14:rig="threePt" w14:dir="t">
                <w14:rot w14:lat="0" w14:lon="0" w14:rev="0"/>
              </w14:lightRig>
            </w14:scene3d>
          </w:rPr>
          <w:t>7.3.1</w:t>
        </w:r>
        <w:r>
          <w:rPr>
            <w:rFonts w:asciiTheme="minorHAnsi" w:eastAsiaTheme="minorEastAsia" w:hAnsiTheme="minorHAnsi" w:cstheme="minorBidi"/>
            <w:sz w:val="22"/>
            <w:szCs w:val="22"/>
          </w:rPr>
          <w:tab/>
        </w:r>
        <w:r w:rsidRPr="00C02922">
          <w:rPr>
            <w:rStyle w:val="Hyperlink"/>
          </w:rPr>
          <w:t>NBIRTH Message</w:t>
        </w:r>
        <w:r>
          <w:rPr>
            <w:webHidden/>
          </w:rPr>
          <w:tab/>
        </w:r>
        <w:r>
          <w:rPr>
            <w:webHidden/>
          </w:rPr>
          <w:fldChar w:fldCharType="begin"/>
        </w:r>
        <w:r>
          <w:rPr>
            <w:webHidden/>
          </w:rPr>
          <w:instrText xml:space="preserve"> PAGEREF _Toc59562037 \h </w:instrText>
        </w:r>
        <w:r>
          <w:rPr>
            <w:webHidden/>
          </w:rPr>
        </w:r>
        <w:r>
          <w:rPr>
            <w:webHidden/>
          </w:rPr>
          <w:fldChar w:fldCharType="separate"/>
        </w:r>
        <w:r>
          <w:rPr>
            <w:webHidden/>
          </w:rPr>
          <w:t>61</w:t>
        </w:r>
        <w:r>
          <w:rPr>
            <w:webHidden/>
          </w:rPr>
          <w:fldChar w:fldCharType="end"/>
        </w:r>
      </w:hyperlink>
    </w:p>
    <w:p w14:paraId="77BE2652" w14:textId="6B46FE5C" w:rsidR="003F133C" w:rsidRDefault="003F133C">
      <w:pPr>
        <w:pStyle w:val="TOC3"/>
        <w:rPr>
          <w:rFonts w:asciiTheme="minorHAnsi" w:eastAsiaTheme="minorEastAsia" w:hAnsiTheme="minorHAnsi" w:cstheme="minorBidi"/>
          <w:sz w:val="22"/>
          <w:szCs w:val="22"/>
        </w:rPr>
      </w:pPr>
      <w:hyperlink w:anchor="_Toc59562038" w:history="1">
        <w:r w:rsidRPr="00C02922">
          <w:rPr>
            <w:rStyle w:val="Hyperlink"/>
            <w14:scene3d>
              <w14:camera w14:prst="orthographicFront"/>
              <w14:lightRig w14:rig="threePt" w14:dir="t">
                <w14:rot w14:lat="0" w14:lon="0" w14:rev="0"/>
              </w14:lightRig>
            </w14:scene3d>
          </w:rPr>
          <w:t>7.3.2</w:t>
        </w:r>
        <w:r>
          <w:rPr>
            <w:rFonts w:asciiTheme="minorHAnsi" w:eastAsiaTheme="minorEastAsia" w:hAnsiTheme="minorHAnsi" w:cstheme="minorBidi"/>
            <w:sz w:val="22"/>
            <w:szCs w:val="22"/>
          </w:rPr>
          <w:tab/>
        </w:r>
        <w:r w:rsidRPr="00C02922">
          <w:rPr>
            <w:rStyle w:val="Hyperlink"/>
          </w:rPr>
          <w:t>NDEATH Message</w:t>
        </w:r>
        <w:r>
          <w:rPr>
            <w:webHidden/>
          </w:rPr>
          <w:tab/>
        </w:r>
        <w:r>
          <w:rPr>
            <w:webHidden/>
          </w:rPr>
          <w:fldChar w:fldCharType="begin"/>
        </w:r>
        <w:r>
          <w:rPr>
            <w:webHidden/>
          </w:rPr>
          <w:instrText xml:space="preserve"> PAGEREF _Toc59562038 \h </w:instrText>
        </w:r>
        <w:r>
          <w:rPr>
            <w:webHidden/>
          </w:rPr>
        </w:r>
        <w:r>
          <w:rPr>
            <w:webHidden/>
          </w:rPr>
          <w:fldChar w:fldCharType="separate"/>
        </w:r>
        <w:r>
          <w:rPr>
            <w:webHidden/>
          </w:rPr>
          <w:t>62</w:t>
        </w:r>
        <w:r>
          <w:rPr>
            <w:webHidden/>
          </w:rPr>
          <w:fldChar w:fldCharType="end"/>
        </w:r>
      </w:hyperlink>
    </w:p>
    <w:p w14:paraId="54D10B67" w14:textId="134A10E1" w:rsidR="003F133C" w:rsidRDefault="003F133C">
      <w:pPr>
        <w:pStyle w:val="TOC3"/>
        <w:rPr>
          <w:rFonts w:asciiTheme="minorHAnsi" w:eastAsiaTheme="minorEastAsia" w:hAnsiTheme="minorHAnsi" w:cstheme="minorBidi"/>
          <w:sz w:val="22"/>
          <w:szCs w:val="22"/>
        </w:rPr>
      </w:pPr>
      <w:hyperlink w:anchor="_Toc59562039" w:history="1">
        <w:r w:rsidRPr="00C02922">
          <w:rPr>
            <w:rStyle w:val="Hyperlink"/>
            <w14:scene3d>
              <w14:camera w14:prst="orthographicFront"/>
              <w14:lightRig w14:rig="threePt" w14:dir="t">
                <w14:rot w14:lat="0" w14:lon="0" w14:rev="0"/>
              </w14:lightRig>
            </w14:scene3d>
          </w:rPr>
          <w:t>7.3.3</w:t>
        </w:r>
        <w:r>
          <w:rPr>
            <w:rFonts w:asciiTheme="minorHAnsi" w:eastAsiaTheme="minorEastAsia" w:hAnsiTheme="minorHAnsi" w:cstheme="minorBidi"/>
            <w:sz w:val="22"/>
            <w:szCs w:val="22"/>
          </w:rPr>
          <w:tab/>
        </w:r>
        <w:r w:rsidRPr="00C02922">
          <w:rPr>
            <w:rStyle w:val="Hyperlink"/>
          </w:rPr>
          <w:t>DBIRTH Message</w:t>
        </w:r>
        <w:r>
          <w:rPr>
            <w:webHidden/>
          </w:rPr>
          <w:tab/>
        </w:r>
        <w:r>
          <w:rPr>
            <w:webHidden/>
          </w:rPr>
          <w:fldChar w:fldCharType="begin"/>
        </w:r>
        <w:r>
          <w:rPr>
            <w:webHidden/>
          </w:rPr>
          <w:instrText xml:space="preserve"> PAGEREF _Toc59562039 \h </w:instrText>
        </w:r>
        <w:r>
          <w:rPr>
            <w:webHidden/>
          </w:rPr>
        </w:r>
        <w:r>
          <w:rPr>
            <w:webHidden/>
          </w:rPr>
          <w:fldChar w:fldCharType="separate"/>
        </w:r>
        <w:r>
          <w:rPr>
            <w:webHidden/>
          </w:rPr>
          <w:t>63</w:t>
        </w:r>
        <w:r>
          <w:rPr>
            <w:webHidden/>
          </w:rPr>
          <w:fldChar w:fldCharType="end"/>
        </w:r>
      </w:hyperlink>
    </w:p>
    <w:p w14:paraId="72AF52BF" w14:textId="53B03DD3" w:rsidR="003F133C" w:rsidRDefault="003F133C">
      <w:pPr>
        <w:pStyle w:val="TOC3"/>
        <w:rPr>
          <w:rFonts w:asciiTheme="minorHAnsi" w:eastAsiaTheme="minorEastAsia" w:hAnsiTheme="minorHAnsi" w:cstheme="minorBidi"/>
          <w:sz w:val="22"/>
          <w:szCs w:val="22"/>
        </w:rPr>
      </w:pPr>
      <w:hyperlink w:anchor="_Toc59562040" w:history="1">
        <w:r w:rsidRPr="00C02922">
          <w:rPr>
            <w:rStyle w:val="Hyperlink"/>
            <w14:scene3d>
              <w14:camera w14:prst="orthographicFront"/>
              <w14:lightRig w14:rig="threePt" w14:dir="t">
                <w14:rot w14:lat="0" w14:lon="0" w14:rev="0"/>
              </w14:lightRig>
            </w14:scene3d>
          </w:rPr>
          <w:t>7.3.4</w:t>
        </w:r>
        <w:r>
          <w:rPr>
            <w:rFonts w:asciiTheme="minorHAnsi" w:eastAsiaTheme="minorEastAsia" w:hAnsiTheme="minorHAnsi" w:cstheme="minorBidi"/>
            <w:sz w:val="22"/>
            <w:szCs w:val="22"/>
          </w:rPr>
          <w:tab/>
        </w:r>
        <w:r w:rsidRPr="00C02922">
          <w:rPr>
            <w:rStyle w:val="Hyperlink"/>
          </w:rPr>
          <w:t>DDEATH Message</w:t>
        </w:r>
        <w:r>
          <w:rPr>
            <w:webHidden/>
          </w:rPr>
          <w:tab/>
        </w:r>
        <w:r>
          <w:rPr>
            <w:webHidden/>
          </w:rPr>
          <w:fldChar w:fldCharType="begin"/>
        </w:r>
        <w:r>
          <w:rPr>
            <w:webHidden/>
          </w:rPr>
          <w:instrText xml:space="preserve"> PAGEREF _Toc59562040 \h </w:instrText>
        </w:r>
        <w:r>
          <w:rPr>
            <w:webHidden/>
          </w:rPr>
        </w:r>
        <w:r>
          <w:rPr>
            <w:webHidden/>
          </w:rPr>
          <w:fldChar w:fldCharType="separate"/>
        </w:r>
        <w:r>
          <w:rPr>
            <w:webHidden/>
          </w:rPr>
          <w:t>64</w:t>
        </w:r>
        <w:r>
          <w:rPr>
            <w:webHidden/>
          </w:rPr>
          <w:fldChar w:fldCharType="end"/>
        </w:r>
      </w:hyperlink>
    </w:p>
    <w:p w14:paraId="4B064B8B" w14:textId="56D942FE" w:rsidR="003F133C" w:rsidRDefault="003F133C">
      <w:pPr>
        <w:pStyle w:val="TOC3"/>
        <w:rPr>
          <w:rFonts w:asciiTheme="minorHAnsi" w:eastAsiaTheme="minorEastAsia" w:hAnsiTheme="minorHAnsi" w:cstheme="minorBidi"/>
          <w:sz w:val="22"/>
          <w:szCs w:val="22"/>
        </w:rPr>
      </w:pPr>
      <w:hyperlink w:anchor="_Toc59562041" w:history="1">
        <w:r w:rsidRPr="00C02922">
          <w:rPr>
            <w:rStyle w:val="Hyperlink"/>
            <w14:scene3d>
              <w14:camera w14:prst="orthographicFront"/>
              <w14:lightRig w14:rig="threePt" w14:dir="t">
                <w14:rot w14:lat="0" w14:lon="0" w14:rev="0"/>
              </w14:lightRig>
            </w14:scene3d>
          </w:rPr>
          <w:t>7.3.5</w:t>
        </w:r>
        <w:r>
          <w:rPr>
            <w:rFonts w:asciiTheme="minorHAnsi" w:eastAsiaTheme="minorEastAsia" w:hAnsiTheme="minorHAnsi" w:cstheme="minorBidi"/>
            <w:sz w:val="22"/>
            <w:szCs w:val="22"/>
          </w:rPr>
          <w:tab/>
        </w:r>
        <w:r w:rsidRPr="00C02922">
          <w:rPr>
            <w:rStyle w:val="Hyperlink"/>
          </w:rPr>
          <w:t>DDATA Message</w:t>
        </w:r>
        <w:r>
          <w:rPr>
            <w:webHidden/>
          </w:rPr>
          <w:tab/>
        </w:r>
        <w:r>
          <w:rPr>
            <w:webHidden/>
          </w:rPr>
          <w:fldChar w:fldCharType="begin"/>
        </w:r>
        <w:r>
          <w:rPr>
            <w:webHidden/>
          </w:rPr>
          <w:instrText xml:space="preserve"> PAGEREF _Toc59562041 \h </w:instrText>
        </w:r>
        <w:r>
          <w:rPr>
            <w:webHidden/>
          </w:rPr>
        </w:r>
        <w:r>
          <w:rPr>
            <w:webHidden/>
          </w:rPr>
          <w:fldChar w:fldCharType="separate"/>
        </w:r>
        <w:r>
          <w:rPr>
            <w:webHidden/>
          </w:rPr>
          <w:t>64</w:t>
        </w:r>
        <w:r>
          <w:rPr>
            <w:webHidden/>
          </w:rPr>
          <w:fldChar w:fldCharType="end"/>
        </w:r>
      </w:hyperlink>
    </w:p>
    <w:p w14:paraId="4B8CEB89" w14:textId="2955F1CF" w:rsidR="003F133C" w:rsidRDefault="003F133C">
      <w:pPr>
        <w:pStyle w:val="TOC1"/>
        <w:rPr>
          <w:rFonts w:asciiTheme="minorHAnsi" w:eastAsiaTheme="minorEastAsia" w:hAnsiTheme="minorHAnsi" w:cstheme="minorBidi"/>
          <w:b w:val="0"/>
          <w:noProof/>
          <w:color w:val="auto"/>
          <w:sz w:val="22"/>
          <w:szCs w:val="22"/>
        </w:rPr>
      </w:pPr>
      <w:hyperlink w:anchor="_Toc59562042" w:history="1">
        <w:r w:rsidRPr="00C02922">
          <w:rPr>
            <w:rStyle w:val="Hyperlink"/>
            <w:noProof/>
          </w:rPr>
          <w:t>8.0</w:t>
        </w:r>
        <w:r>
          <w:rPr>
            <w:rFonts w:asciiTheme="minorHAnsi" w:eastAsiaTheme="minorEastAsia" w:hAnsiTheme="minorHAnsi" w:cstheme="minorBidi"/>
            <w:b w:val="0"/>
            <w:noProof/>
            <w:color w:val="auto"/>
            <w:sz w:val="22"/>
            <w:szCs w:val="22"/>
          </w:rPr>
          <w:tab/>
        </w:r>
        <w:r w:rsidRPr="00C02922">
          <w:rPr>
            <w:rStyle w:val="Hyperlink"/>
            <w:noProof/>
          </w:rPr>
          <w:t>Debugging steps</w:t>
        </w:r>
        <w:r>
          <w:rPr>
            <w:noProof/>
            <w:webHidden/>
          </w:rPr>
          <w:tab/>
        </w:r>
        <w:r>
          <w:rPr>
            <w:noProof/>
            <w:webHidden/>
          </w:rPr>
          <w:fldChar w:fldCharType="begin"/>
        </w:r>
        <w:r>
          <w:rPr>
            <w:noProof/>
            <w:webHidden/>
          </w:rPr>
          <w:instrText xml:space="preserve"> PAGEREF _Toc59562042 \h </w:instrText>
        </w:r>
        <w:r>
          <w:rPr>
            <w:noProof/>
            <w:webHidden/>
          </w:rPr>
        </w:r>
        <w:r>
          <w:rPr>
            <w:noProof/>
            <w:webHidden/>
          </w:rPr>
          <w:fldChar w:fldCharType="separate"/>
        </w:r>
        <w:r>
          <w:rPr>
            <w:noProof/>
            <w:webHidden/>
          </w:rPr>
          <w:t>66</w:t>
        </w:r>
        <w:r>
          <w:rPr>
            <w:noProof/>
            <w:webHidden/>
          </w:rPr>
          <w:fldChar w:fldCharType="end"/>
        </w:r>
      </w:hyperlink>
    </w:p>
    <w:p w14:paraId="7834D104" w14:textId="568C8A6A" w:rsidR="003F133C" w:rsidRDefault="003F133C">
      <w:pPr>
        <w:pStyle w:val="TOC1"/>
        <w:rPr>
          <w:rFonts w:asciiTheme="minorHAnsi" w:eastAsiaTheme="minorEastAsia" w:hAnsiTheme="minorHAnsi" w:cstheme="minorBidi"/>
          <w:b w:val="0"/>
          <w:noProof/>
          <w:color w:val="auto"/>
          <w:sz w:val="22"/>
          <w:szCs w:val="22"/>
        </w:rPr>
      </w:pPr>
      <w:hyperlink w:anchor="_Toc59562043" w:history="1">
        <w:r w:rsidRPr="00C02922">
          <w:rPr>
            <w:rStyle w:val="Hyperlink"/>
            <w:noProof/>
          </w:rPr>
          <w:t>9.0</w:t>
        </w:r>
        <w:r>
          <w:rPr>
            <w:rFonts w:asciiTheme="minorHAnsi" w:eastAsiaTheme="minorEastAsia" w:hAnsiTheme="minorHAnsi" w:cstheme="minorBidi"/>
            <w:b w:val="0"/>
            <w:noProof/>
            <w:color w:val="auto"/>
            <w:sz w:val="22"/>
            <w:szCs w:val="22"/>
          </w:rPr>
          <w:tab/>
        </w:r>
        <w:r w:rsidRPr="00C02922">
          <w:rPr>
            <w:rStyle w:val="Hyperlink"/>
            <w:noProof/>
          </w:rPr>
          <w:t>Error Codes</w:t>
        </w:r>
        <w:r>
          <w:rPr>
            <w:noProof/>
            <w:webHidden/>
          </w:rPr>
          <w:tab/>
        </w:r>
        <w:r>
          <w:rPr>
            <w:noProof/>
            <w:webHidden/>
          </w:rPr>
          <w:fldChar w:fldCharType="begin"/>
        </w:r>
        <w:r>
          <w:rPr>
            <w:noProof/>
            <w:webHidden/>
          </w:rPr>
          <w:instrText xml:space="preserve"> PAGEREF _Toc59562043 \h </w:instrText>
        </w:r>
        <w:r>
          <w:rPr>
            <w:noProof/>
            <w:webHidden/>
          </w:rPr>
        </w:r>
        <w:r>
          <w:rPr>
            <w:noProof/>
            <w:webHidden/>
          </w:rPr>
          <w:fldChar w:fldCharType="separate"/>
        </w:r>
        <w:r>
          <w:rPr>
            <w:noProof/>
            <w:webHidden/>
          </w:rPr>
          <w:t>68</w:t>
        </w:r>
        <w:r>
          <w:rPr>
            <w:noProof/>
            <w:webHidden/>
          </w:rPr>
          <w:fldChar w:fldCharType="end"/>
        </w:r>
      </w:hyperlink>
    </w:p>
    <w:p w14:paraId="1D437606" w14:textId="0CC74B1F" w:rsidR="003F133C" w:rsidRDefault="003F133C">
      <w:pPr>
        <w:pStyle w:val="TOC1"/>
        <w:rPr>
          <w:rFonts w:asciiTheme="minorHAnsi" w:eastAsiaTheme="minorEastAsia" w:hAnsiTheme="minorHAnsi" w:cstheme="minorBidi"/>
          <w:b w:val="0"/>
          <w:noProof/>
          <w:color w:val="auto"/>
          <w:sz w:val="22"/>
          <w:szCs w:val="22"/>
        </w:rPr>
      </w:pPr>
      <w:hyperlink w:anchor="_Toc59562044" w:history="1">
        <w:r w:rsidRPr="00C02922">
          <w:rPr>
            <w:rStyle w:val="Hyperlink"/>
            <w:noProof/>
          </w:rPr>
          <w:t>10.0</w:t>
        </w:r>
        <w:r>
          <w:rPr>
            <w:rFonts w:asciiTheme="minorHAnsi" w:eastAsiaTheme="minorEastAsia" w:hAnsiTheme="minorHAnsi" w:cstheme="minorBidi"/>
            <w:b w:val="0"/>
            <w:noProof/>
            <w:color w:val="auto"/>
            <w:sz w:val="22"/>
            <w:szCs w:val="22"/>
          </w:rPr>
          <w:tab/>
        </w:r>
        <w:r w:rsidRPr="00C02922">
          <w:rPr>
            <w:rStyle w:val="Hyperlink"/>
            <w:noProof/>
          </w:rPr>
          <w:t>Steps to flash LFM BIOS</w:t>
        </w:r>
        <w:r>
          <w:rPr>
            <w:noProof/>
            <w:webHidden/>
          </w:rPr>
          <w:tab/>
        </w:r>
        <w:r>
          <w:rPr>
            <w:noProof/>
            <w:webHidden/>
          </w:rPr>
          <w:fldChar w:fldCharType="begin"/>
        </w:r>
        <w:r>
          <w:rPr>
            <w:noProof/>
            <w:webHidden/>
          </w:rPr>
          <w:instrText xml:space="preserve"> PAGEREF _Toc59562044 \h </w:instrText>
        </w:r>
        <w:r>
          <w:rPr>
            <w:noProof/>
            <w:webHidden/>
          </w:rPr>
        </w:r>
        <w:r>
          <w:rPr>
            <w:noProof/>
            <w:webHidden/>
          </w:rPr>
          <w:fldChar w:fldCharType="separate"/>
        </w:r>
        <w:r>
          <w:rPr>
            <w:noProof/>
            <w:webHidden/>
          </w:rPr>
          <w:t>70</w:t>
        </w:r>
        <w:r>
          <w:rPr>
            <w:noProof/>
            <w:webHidden/>
          </w:rPr>
          <w:fldChar w:fldCharType="end"/>
        </w:r>
      </w:hyperlink>
    </w:p>
    <w:p w14:paraId="4013897D" w14:textId="1788B127" w:rsidR="003F133C" w:rsidRDefault="003F133C">
      <w:pPr>
        <w:pStyle w:val="TOC1"/>
        <w:rPr>
          <w:rFonts w:asciiTheme="minorHAnsi" w:eastAsiaTheme="minorEastAsia" w:hAnsiTheme="minorHAnsi" w:cstheme="minorBidi"/>
          <w:b w:val="0"/>
          <w:noProof/>
          <w:color w:val="auto"/>
          <w:sz w:val="22"/>
          <w:szCs w:val="22"/>
        </w:rPr>
      </w:pPr>
      <w:hyperlink w:anchor="_Toc59562045" w:history="1">
        <w:r w:rsidRPr="00C02922">
          <w:rPr>
            <w:rStyle w:val="Hyperlink"/>
            <w:noProof/>
          </w:rPr>
          <w:t>11.0</w:t>
        </w:r>
        <w:r>
          <w:rPr>
            <w:rFonts w:asciiTheme="minorHAnsi" w:eastAsiaTheme="minorEastAsia" w:hAnsiTheme="minorHAnsi" w:cstheme="minorBidi"/>
            <w:b w:val="0"/>
            <w:noProof/>
            <w:color w:val="auto"/>
            <w:sz w:val="22"/>
            <w:szCs w:val="22"/>
          </w:rPr>
          <w:tab/>
        </w:r>
        <w:r w:rsidRPr="00C02922">
          <w:rPr>
            <w:rStyle w:val="Hyperlink"/>
            <w:noProof/>
          </w:rPr>
          <w:t>Steps to Apply RT Patch</w:t>
        </w:r>
        <w:r>
          <w:rPr>
            <w:noProof/>
            <w:webHidden/>
          </w:rPr>
          <w:tab/>
        </w:r>
        <w:r>
          <w:rPr>
            <w:noProof/>
            <w:webHidden/>
          </w:rPr>
          <w:fldChar w:fldCharType="begin"/>
        </w:r>
        <w:r>
          <w:rPr>
            <w:noProof/>
            <w:webHidden/>
          </w:rPr>
          <w:instrText xml:space="preserve"> PAGEREF _Toc59562045 \h </w:instrText>
        </w:r>
        <w:r>
          <w:rPr>
            <w:noProof/>
            <w:webHidden/>
          </w:rPr>
        </w:r>
        <w:r>
          <w:rPr>
            <w:noProof/>
            <w:webHidden/>
          </w:rPr>
          <w:fldChar w:fldCharType="separate"/>
        </w:r>
        <w:r>
          <w:rPr>
            <w:noProof/>
            <w:webHidden/>
          </w:rPr>
          <w:t>72</w:t>
        </w:r>
        <w:r>
          <w:rPr>
            <w:noProof/>
            <w:webHidden/>
          </w:rPr>
          <w:fldChar w:fldCharType="end"/>
        </w:r>
      </w:hyperlink>
    </w:p>
    <w:p w14:paraId="488E5AEC" w14:textId="11B7400A" w:rsidR="003F133C" w:rsidRDefault="003F133C">
      <w:pPr>
        <w:pStyle w:val="TOC2"/>
        <w:rPr>
          <w:rFonts w:asciiTheme="minorHAnsi" w:eastAsiaTheme="minorEastAsia" w:hAnsiTheme="minorHAnsi" w:cstheme="minorBidi"/>
          <w:noProof/>
          <w:color w:val="auto"/>
          <w:sz w:val="22"/>
          <w:szCs w:val="22"/>
        </w:rPr>
      </w:pPr>
      <w:hyperlink w:anchor="_Toc59562046" w:history="1">
        <w:r w:rsidRPr="00C02922">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sz w:val="22"/>
            <w:szCs w:val="22"/>
          </w:rPr>
          <w:tab/>
        </w:r>
        <w:r w:rsidRPr="00C02922">
          <w:rPr>
            <w:rStyle w:val="Hyperlink"/>
            <w:noProof/>
          </w:rPr>
          <w:t>Install prerequisites</w:t>
        </w:r>
        <w:r>
          <w:rPr>
            <w:noProof/>
            <w:webHidden/>
          </w:rPr>
          <w:tab/>
        </w:r>
        <w:r>
          <w:rPr>
            <w:noProof/>
            <w:webHidden/>
          </w:rPr>
          <w:fldChar w:fldCharType="begin"/>
        </w:r>
        <w:r>
          <w:rPr>
            <w:noProof/>
            <w:webHidden/>
          </w:rPr>
          <w:instrText xml:space="preserve"> PAGEREF _Toc59562046 \h </w:instrText>
        </w:r>
        <w:r>
          <w:rPr>
            <w:noProof/>
            <w:webHidden/>
          </w:rPr>
        </w:r>
        <w:r>
          <w:rPr>
            <w:noProof/>
            <w:webHidden/>
          </w:rPr>
          <w:fldChar w:fldCharType="separate"/>
        </w:r>
        <w:r>
          <w:rPr>
            <w:noProof/>
            <w:webHidden/>
          </w:rPr>
          <w:t>72</w:t>
        </w:r>
        <w:r>
          <w:rPr>
            <w:noProof/>
            <w:webHidden/>
          </w:rPr>
          <w:fldChar w:fldCharType="end"/>
        </w:r>
      </w:hyperlink>
    </w:p>
    <w:p w14:paraId="1842F9C3" w14:textId="17DABE0D" w:rsidR="003F133C" w:rsidRDefault="003F133C">
      <w:pPr>
        <w:pStyle w:val="TOC2"/>
        <w:rPr>
          <w:rFonts w:asciiTheme="minorHAnsi" w:eastAsiaTheme="minorEastAsia" w:hAnsiTheme="minorHAnsi" w:cstheme="minorBidi"/>
          <w:noProof/>
          <w:color w:val="auto"/>
          <w:sz w:val="22"/>
          <w:szCs w:val="22"/>
        </w:rPr>
      </w:pPr>
      <w:hyperlink w:anchor="_Toc59562047" w:history="1">
        <w:r w:rsidRPr="00C02922">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sz w:val="22"/>
            <w:szCs w:val="22"/>
          </w:rPr>
          <w:tab/>
        </w:r>
        <w:r w:rsidRPr="00C02922">
          <w:rPr>
            <w:rStyle w:val="Hyperlink"/>
            <w:noProof/>
          </w:rPr>
          <w:t>Keyboard shortcuts for menuconfig UI</w:t>
        </w:r>
        <w:r>
          <w:rPr>
            <w:noProof/>
            <w:webHidden/>
          </w:rPr>
          <w:tab/>
        </w:r>
        <w:r>
          <w:rPr>
            <w:noProof/>
            <w:webHidden/>
          </w:rPr>
          <w:fldChar w:fldCharType="begin"/>
        </w:r>
        <w:r>
          <w:rPr>
            <w:noProof/>
            <w:webHidden/>
          </w:rPr>
          <w:instrText xml:space="preserve"> PAGEREF _Toc59562047 \h </w:instrText>
        </w:r>
        <w:r>
          <w:rPr>
            <w:noProof/>
            <w:webHidden/>
          </w:rPr>
        </w:r>
        <w:r>
          <w:rPr>
            <w:noProof/>
            <w:webHidden/>
          </w:rPr>
          <w:fldChar w:fldCharType="separate"/>
        </w:r>
        <w:r>
          <w:rPr>
            <w:noProof/>
            <w:webHidden/>
          </w:rPr>
          <w:t>72</w:t>
        </w:r>
        <w:r>
          <w:rPr>
            <w:noProof/>
            <w:webHidden/>
          </w:rPr>
          <w:fldChar w:fldCharType="end"/>
        </w:r>
      </w:hyperlink>
    </w:p>
    <w:p w14:paraId="5C746223" w14:textId="4656A628" w:rsidR="003F133C" w:rsidRDefault="003F133C">
      <w:pPr>
        <w:pStyle w:val="TOC2"/>
        <w:rPr>
          <w:rFonts w:asciiTheme="minorHAnsi" w:eastAsiaTheme="minorEastAsia" w:hAnsiTheme="minorHAnsi" w:cstheme="minorBidi"/>
          <w:noProof/>
          <w:color w:val="auto"/>
          <w:sz w:val="22"/>
          <w:szCs w:val="22"/>
        </w:rPr>
      </w:pPr>
      <w:hyperlink w:anchor="_Toc59562048" w:history="1">
        <w:r w:rsidRPr="00C02922">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sz w:val="22"/>
            <w:szCs w:val="22"/>
          </w:rPr>
          <w:tab/>
        </w:r>
        <w:r w:rsidRPr="00C02922">
          <w:rPr>
            <w:rStyle w:val="Hyperlink"/>
            <w:noProof/>
          </w:rPr>
          <w:t>Steps to apply PREEMPT_RT patch</w:t>
        </w:r>
        <w:r>
          <w:rPr>
            <w:noProof/>
            <w:webHidden/>
          </w:rPr>
          <w:tab/>
        </w:r>
        <w:r>
          <w:rPr>
            <w:noProof/>
            <w:webHidden/>
          </w:rPr>
          <w:fldChar w:fldCharType="begin"/>
        </w:r>
        <w:r>
          <w:rPr>
            <w:noProof/>
            <w:webHidden/>
          </w:rPr>
          <w:instrText xml:space="preserve"> PAGEREF _Toc59562048 \h </w:instrText>
        </w:r>
        <w:r>
          <w:rPr>
            <w:noProof/>
            <w:webHidden/>
          </w:rPr>
        </w:r>
        <w:r>
          <w:rPr>
            <w:noProof/>
            <w:webHidden/>
          </w:rPr>
          <w:fldChar w:fldCharType="separate"/>
        </w:r>
        <w:r>
          <w:rPr>
            <w:noProof/>
            <w:webHidden/>
          </w:rPr>
          <w:t>72</w:t>
        </w:r>
        <w:r>
          <w:rPr>
            <w:noProof/>
            <w:webHidden/>
          </w:rPr>
          <w:fldChar w:fldCharType="end"/>
        </w:r>
      </w:hyperlink>
    </w:p>
    <w:p w14:paraId="77E5D0AC" w14:textId="656304A0" w:rsidR="003F133C" w:rsidRDefault="003F133C">
      <w:pPr>
        <w:pStyle w:val="TOC2"/>
        <w:rPr>
          <w:rFonts w:asciiTheme="minorHAnsi" w:eastAsiaTheme="minorEastAsia" w:hAnsiTheme="minorHAnsi" w:cstheme="minorBidi"/>
          <w:noProof/>
          <w:color w:val="auto"/>
          <w:sz w:val="22"/>
          <w:szCs w:val="22"/>
        </w:rPr>
      </w:pPr>
      <w:hyperlink w:anchor="_Toc59562049" w:history="1">
        <w:r w:rsidRPr="00C02922">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color w:val="auto"/>
            <w:sz w:val="22"/>
            <w:szCs w:val="22"/>
          </w:rPr>
          <w:tab/>
        </w:r>
        <w:r w:rsidRPr="00C02922">
          <w:rPr>
            <w:rStyle w:val="Hyperlink"/>
            <w:noProof/>
          </w:rPr>
          <w:t>References</w:t>
        </w:r>
        <w:r>
          <w:rPr>
            <w:noProof/>
            <w:webHidden/>
          </w:rPr>
          <w:tab/>
        </w:r>
        <w:r>
          <w:rPr>
            <w:noProof/>
            <w:webHidden/>
          </w:rPr>
          <w:fldChar w:fldCharType="begin"/>
        </w:r>
        <w:r>
          <w:rPr>
            <w:noProof/>
            <w:webHidden/>
          </w:rPr>
          <w:instrText xml:space="preserve"> PAGEREF _Toc59562049 \h </w:instrText>
        </w:r>
        <w:r>
          <w:rPr>
            <w:noProof/>
            <w:webHidden/>
          </w:rPr>
        </w:r>
        <w:r>
          <w:rPr>
            <w:noProof/>
            <w:webHidden/>
          </w:rPr>
          <w:fldChar w:fldCharType="separate"/>
        </w:r>
        <w:r>
          <w:rPr>
            <w:noProof/>
            <w:webHidden/>
          </w:rPr>
          <w:t>77</w:t>
        </w:r>
        <w:r>
          <w:rPr>
            <w:noProof/>
            <w:webHidden/>
          </w:rPr>
          <w:fldChar w:fldCharType="end"/>
        </w:r>
      </w:hyperlink>
    </w:p>
    <w:p w14:paraId="46834F45" w14:textId="4FA5A284" w:rsidR="003F133C" w:rsidRDefault="003F133C">
      <w:pPr>
        <w:pStyle w:val="TOC1"/>
        <w:rPr>
          <w:rFonts w:asciiTheme="minorHAnsi" w:eastAsiaTheme="minorEastAsia" w:hAnsiTheme="minorHAnsi" w:cstheme="minorBidi"/>
          <w:b w:val="0"/>
          <w:noProof/>
          <w:color w:val="auto"/>
          <w:sz w:val="22"/>
          <w:szCs w:val="22"/>
        </w:rPr>
      </w:pPr>
      <w:hyperlink w:anchor="_Toc59562050" w:history="1">
        <w:r w:rsidRPr="00C02922">
          <w:rPr>
            <w:rStyle w:val="Hyperlink"/>
            <w:noProof/>
          </w:rPr>
          <w:t>12.0</w:t>
        </w:r>
        <w:r>
          <w:rPr>
            <w:rFonts w:asciiTheme="minorHAnsi" w:eastAsiaTheme="minorEastAsia" w:hAnsiTheme="minorHAnsi" w:cstheme="minorBidi"/>
            <w:b w:val="0"/>
            <w:noProof/>
            <w:color w:val="auto"/>
            <w:sz w:val="22"/>
            <w:szCs w:val="22"/>
          </w:rPr>
          <w:tab/>
        </w:r>
        <w:r w:rsidRPr="00C02922">
          <w:rPr>
            <w:rStyle w:val="Hyperlink"/>
            <w:noProof/>
          </w:rPr>
          <w:t>Device Manageability</w:t>
        </w:r>
        <w:r>
          <w:rPr>
            <w:noProof/>
            <w:webHidden/>
          </w:rPr>
          <w:tab/>
        </w:r>
        <w:r>
          <w:rPr>
            <w:noProof/>
            <w:webHidden/>
          </w:rPr>
          <w:fldChar w:fldCharType="begin"/>
        </w:r>
        <w:r>
          <w:rPr>
            <w:noProof/>
            <w:webHidden/>
          </w:rPr>
          <w:instrText xml:space="preserve"> PAGEREF _Toc59562050 \h </w:instrText>
        </w:r>
        <w:r>
          <w:rPr>
            <w:noProof/>
            <w:webHidden/>
          </w:rPr>
        </w:r>
        <w:r>
          <w:rPr>
            <w:noProof/>
            <w:webHidden/>
          </w:rPr>
          <w:fldChar w:fldCharType="separate"/>
        </w:r>
        <w:r>
          <w:rPr>
            <w:noProof/>
            <w:webHidden/>
          </w:rPr>
          <w:t>78</w:t>
        </w:r>
        <w:r>
          <w:rPr>
            <w:noProof/>
            <w:webHidden/>
          </w:rPr>
          <w:fldChar w:fldCharType="end"/>
        </w:r>
      </w:hyperlink>
    </w:p>
    <w:p w14:paraId="3684DC6A" w14:textId="17B0285B" w:rsidR="003F133C" w:rsidRDefault="003F133C">
      <w:pPr>
        <w:pStyle w:val="TOC1"/>
        <w:rPr>
          <w:rFonts w:asciiTheme="minorHAnsi" w:eastAsiaTheme="minorEastAsia" w:hAnsiTheme="minorHAnsi" w:cstheme="minorBidi"/>
          <w:b w:val="0"/>
          <w:noProof/>
          <w:color w:val="auto"/>
          <w:sz w:val="22"/>
          <w:szCs w:val="22"/>
        </w:rPr>
      </w:pPr>
      <w:hyperlink w:anchor="_Toc59562051" w:history="1">
        <w:r w:rsidRPr="00C02922">
          <w:rPr>
            <w:rStyle w:val="Hyperlink"/>
            <w:noProof/>
          </w:rPr>
          <w:t>13.0</w:t>
        </w:r>
        <w:r>
          <w:rPr>
            <w:rFonts w:asciiTheme="minorHAnsi" w:eastAsiaTheme="minorEastAsia" w:hAnsiTheme="minorHAnsi" w:cstheme="minorBidi"/>
            <w:b w:val="0"/>
            <w:noProof/>
            <w:color w:val="auto"/>
            <w:sz w:val="22"/>
            <w:szCs w:val="22"/>
          </w:rPr>
          <w:tab/>
        </w:r>
        <w:r w:rsidRPr="00C02922">
          <w:rPr>
            <w:rStyle w:val="Hyperlink"/>
            <w:noProof/>
          </w:rPr>
          <w:t>Appendix</w:t>
        </w:r>
        <w:r>
          <w:rPr>
            <w:noProof/>
            <w:webHidden/>
          </w:rPr>
          <w:tab/>
        </w:r>
        <w:r>
          <w:rPr>
            <w:noProof/>
            <w:webHidden/>
          </w:rPr>
          <w:fldChar w:fldCharType="begin"/>
        </w:r>
        <w:r>
          <w:rPr>
            <w:noProof/>
            <w:webHidden/>
          </w:rPr>
          <w:instrText xml:space="preserve"> PAGEREF _Toc59562051 \h </w:instrText>
        </w:r>
        <w:r>
          <w:rPr>
            <w:noProof/>
            <w:webHidden/>
          </w:rPr>
        </w:r>
        <w:r>
          <w:rPr>
            <w:noProof/>
            <w:webHidden/>
          </w:rPr>
          <w:fldChar w:fldCharType="separate"/>
        </w:r>
        <w:r>
          <w:rPr>
            <w:noProof/>
            <w:webHidden/>
          </w:rPr>
          <w:t>79</w:t>
        </w:r>
        <w:r>
          <w:rPr>
            <w:noProof/>
            <w:webHidden/>
          </w:rPr>
          <w:fldChar w:fldCharType="end"/>
        </w:r>
      </w:hyperlink>
    </w:p>
    <w:p w14:paraId="5D700A85" w14:textId="220899E3" w:rsidR="00143401" w:rsidRDefault="00CB0EAC" w:rsidP="001B3C71">
      <w:pPr>
        <w:pStyle w:val="Heading1"/>
      </w:pPr>
      <w:r>
        <w:rPr>
          <w:b w:val="0"/>
          <w:color w:val="000000"/>
        </w:rPr>
        <w:lastRenderedPageBreak/>
        <w:fldChar w:fldCharType="end"/>
      </w:r>
      <w:bookmarkStart w:id="3" w:name="_Toc19883397"/>
      <w:bookmarkStart w:id="4" w:name="_Toc19883398"/>
      <w:bookmarkStart w:id="5" w:name="_Toc19883399"/>
      <w:bookmarkStart w:id="6" w:name="_Toc19883400"/>
      <w:bookmarkStart w:id="7" w:name="_Toc112736946"/>
      <w:bookmarkStart w:id="8" w:name="_Toc125788471"/>
      <w:bookmarkStart w:id="9" w:name="_Toc411430817"/>
      <w:bookmarkStart w:id="10" w:name="_Toc440639192"/>
      <w:bookmarkStart w:id="11" w:name="_Toc59561970"/>
      <w:bookmarkEnd w:id="0"/>
      <w:bookmarkEnd w:id="1"/>
      <w:bookmarkEnd w:id="2"/>
      <w:bookmarkEnd w:id="3"/>
      <w:bookmarkEnd w:id="4"/>
      <w:bookmarkEnd w:id="5"/>
      <w:bookmarkEnd w:id="6"/>
      <w:r w:rsidR="00143401">
        <w:t>Introduction</w:t>
      </w:r>
      <w:bookmarkEnd w:id="7"/>
      <w:bookmarkEnd w:id="8"/>
      <w:bookmarkEnd w:id="9"/>
      <w:bookmarkEnd w:id="10"/>
      <w:bookmarkEnd w:id="11"/>
    </w:p>
    <w:p w14:paraId="5908E7BC" w14:textId="063255CB" w:rsidR="00B6399B" w:rsidRPr="00C90ED6" w:rsidRDefault="00B6399B" w:rsidP="00183110">
      <w:pPr>
        <w:jc w:val="both"/>
      </w:pPr>
      <w:r w:rsidRPr="00C90ED6">
        <w:t>The Intel® UWC</w:t>
      </w:r>
      <w:r w:rsidR="000A3E81">
        <w:t xml:space="preserve"> </w:t>
      </w:r>
      <w:r w:rsidRPr="00C90ED6">
        <w:t xml:space="preserve">is a reference design for a secured management platform that gives third party application developers an easy </w:t>
      </w:r>
      <w:r w:rsidR="008E7D26">
        <w:t>access to data services including data collection from field devices, control data pathways, and connections to centralized data systems (i.e. SCADA) for Upstream Oil and Gas facilities including gas well sites.</w:t>
      </w:r>
    </w:p>
    <w:p w14:paraId="4A690A53" w14:textId="77777777" w:rsidR="00CA3EF4" w:rsidRDefault="000A3E81" w:rsidP="00183110">
      <w:pPr>
        <w:pStyle w:val="Body"/>
        <w:jc w:val="both"/>
      </w:pPr>
      <w:r w:rsidRPr="00C25377">
        <w:t>The Intel UWC platform will provide a secure, management platform for oil and gas upstream process monitoring and control to support oil and gas installations with various artificial lift methods such as plunger lift, gas lift, gas-assisted plunger lift, rod-beam and electronic submersible pump (ESP).</w:t>
      </w:r>
    </w:p>
    <w:p w14:paraId="7EEC9D65" w14:textId="0394CD99" w:rsidR="00F9676C" w:rsidRDefault="00CA3EF4" w:rsidP="00183110">
      <w:pPr>
        <w:jc w:val="both"/>
      </w:pPr>
      <w:r w:rsidRPr="00C25377">
        <w:t>Intel’s primary objective in this market is to move the Upstream Oil and Gas vendors, service providers, and end-users to adopt Intel-based hardware hosting a rich range of open-architecture software-defined platforms</w:t>
      </w:r>
      <w:r>
        <w:t>.</w:t>
      </w:r>
      <w:r w:rsidRPr="00CA3EF4">
        <w:t xml:space="preserve"> </w:t>
      </w:r>
      <w:r w:rsidRPr="00C90ED6">
        <w:t>Solution is targeted to address multiple pain areas O&amp;G industry is facing in day-to-day operations. These pain areas are further restricting O&amp;G industry to get benefitted from technology advancements resulting from cloud-based services and applications for business intelligence (BI), analytics, dashboards, etc. There is a need to provide a uniform mechanism to connect, monitor and control various devices in an O&amp;G well-site adhering to real-time nature of the industry.</w:t>
      </w:r>
      <w:r w:rsidR="000A3E81" w:rsidRPr="00C25377">
        <w:t xml:space="preserve"> </w:t>
      </w:r>
    </w:p>
    <w:p w14:paraId="41B98691" w14:textId="233B2AE8" w:rsidR="00986A35" w:rsidRDefault="00986A35" w:rsidP="00183110">
      <w:pPr>
        <w:jc w:val="both"/>
      </w:pPr>
      <w:r>
        <w:t>While the Intel UWC software solution described in this Users’ Guide contains a data model specific to a Gas Wellpad, the software is flexible and can be configured for use with other soft-RT process control sites and operating assets.</w:t>
      </w:r>
    </w:p>
    <w:p w14:paraId="5BD757D5" w14:textId="5502FF2F" w:rsidR="00B6399B" w:rsidRDefault="00B6399B" w:rsidP="00B6399B">
      <w:pPr>
        <w:pStyle w:val="Heading2"/>
      </w:pPr>
      <w:bookmarkStart w:id="12" w:name="_Toc9335716"/>
      <w:bookmarkStart w:id="13" w:name="_Toc59561971"/>
      <w:bookmarkEnd w:id="12"/>
      <w:r>
        <w:t>Purpose</w:t>
      </w:r>
      <w:bookmarkEnd w:id="13"/>
    </w:p>
    <w:p w14:paraId="067BC360" w14:textId="5B4ED2EC" w:rsidR="00B6399B" w:rsidRPr="00B6399B" w:rsidRDefault="001B6BC4" w:rsidP="007010C0">
      <w:pPr>
        <w:jc w:val="both"/>
      </w:pPr>
      <w:r>
        <w:t xml:space="preserve">This document provides information on how to install UWC software framework and configure the device models, data model and data flows for data collection (from field devices) and reporting (such as to SCADA) at remote process control sites such as a natural gas well Oil (Wellpad).  The document will help the developer to evaluate the performance of the data collection processes using an applet called the </w:t>
      </w:r>
      <w:r>
        <w:br/>
        <w:t>‘KPI Application’.  The document will; help the developer to set up the security and manageability services</w:t>
      </w:r>
      <w:r w:rsidR="00986A35">
        <w:t>.</w:t>
      </w:r>
    </w:p>
    <w:p w14:paraId="270264DE" w14:textId="20A006DC" w:rsidR="00B6399B" w:rsidRDefault="00B6399B">
      <w:pPr>
        <w:pStyle w:val="Heading2"/>
      </w:pPr>
      <w:bookmarkStart w:id="14" w:name="_Toc59561972"/>
      <w:r>
        <w:t>Scope</w:t>
      </w:r>
      <w:bookmarkEnd w:id="14"/>
    </w:p>
    <w:p w14:paraId="524E4AFF" w14:textId="59875AF7" w:rsidR="00B6399B" w:rsidRPr="00B6399B" w:rsidRDefault="00B6399B" w:rsidP="007010C0">
      <w:pPr>
        <w:jc w:val="both"/>
        <w:rPr>
          <w:lang w:eastAsia="ja-JP"/>
        </w:rPr>
      </w:pPr>
      <w:r w:rsidRPr="00053EFB">
        <w:rPr>
          <w:lang w:eastAsia="ja-JP"/>
        </w:rPr>
        <w:t>This document aims to provide</w:t>
      </w:r>
      <w:r>
        <w:rPr>
          <w:lang w:eastAsia="ja-JP"/>
        </w:rPr>
        <w:t xml:space="preserve"> steps to</w:t>
      </w:r>
      <w:r w:rsidR="000A3E81">
        <w:rPr>
          <w:lang w:eastAsia="ja-JP"/>
        </w:rPr>
        <w:t xml:space="preserve"> build,</w:t>
      </w:r>
      <w:r>
        <w:rPr>
          <w:lang w:eastAsia="ja-JP"/>
        </w:rPr>
        <w:t xml:space="preserve"> deploy and check </w:t>
      </w:r>
      <w:r w:rsidR="00CD3ACB">
        <w:rPr>
          <w:lang w:eastAsia="ja-JP"/>
        </w:rPr>
        <w:t xml:space="preserve">how </w:t>
      </w:r>
      <w:r>
        <w:rPr>
          <w:lang w:eastAsia="ja-JP"/>
        </w:rPr>
        <w:t>gateway</w:t>
      </w:r>
      <w:r w:rsidR="007010C0">
        <w:rPr>
          <w:lang w:eastAsia="ja-JP"/>
        </w:rPr>
        <w:t xml:space="preserve"> up and running all containers. </w:t>
      </w:r>
      <w:r w:rsidR="00CD3ACB" w:rsidRPr="00053EFB">
        <w:rPr>
          <w:lang w:eastAsia="ja-JP"/>
        </w:rPr>
        <w:t xml:space="preserve">This document </w:t>
      </w:r>
      <w:r w:rsidR="00CD3ACB">
        <w:rPr>
          <w:lang w:eastAsia="ja-JP"/>
        </w:rPr>
        <w:t>also</w:t>
      </w:r>
      <w:r w:rsidR="00CD3ACB" w:rsidRPr="00053EFB">
        <w:rPr>
          <w:lang w:eastAsia="ja-JP"/>
        </w:rPr>
        <w:t xml:space="preserve"> provide</w:t>
      </w:r>
      <w:r w:rsidR="00CD3ACB">
        <w:rPr>
          <w:lang w:eastAsia="ja-JP"/>
        </w:rPr>
        <w:t>s steps</w:t>
      </w:r>
      <w:r w:rsidR="007010C0">
        <w:rPr>
          <w:lang w:eastAsia="ja-JP"/>
        </w:rPr>
        <w:t xml:space="preserve"> to set UWC </w:t>
      </w:r>
      <w:r w:rsidR="00DB62BC">
        <w:rPr>
          <w:lang w:eastAsia="ja-JP"/>
        </w:rPr>
        <w:t>containers</w:t>
      </w:r>
      <w:r w:rsidR="007010C0">
        <w:rPr>
          <w:lang w:eastAsia="ja-JP"/>
        </w:rPr>
        <w:t xml:space="preserve"> for communication with Modbus devices. </w:t>
      </w:r>
    </w:p>
    <w:p w14:paraId="025F7F24" w14:textId="7B5C2400" w:rsidR="00B6399B" w:rsidRDefault="00B6399B">
      <w:pPr>
        <w:pStyle w:val="Heading2"/>
      </w:pPr>
      <w:bookmarkStart w:id="15" w:name="_Toc59561973"/>
      <w:r>
        <w:t>System Requirements</w:t>
      </w:r>
      <w:bookmarkEnd w:id="15"/>
    </w:p>
    <w:p w14:paraId="5F9673ED" w14:textId="77777777" w:rsidR="00B6399B" w:rsidRDefault="00B6399B" w:rsidP="00C975DA">
      <w:pPr>
        <w:pStyle w:val="Bullet"/>
        <w:rPr>
          <w:rFonts w:ascii="Arial" w:hAnsi="Arial" w:cs="Arial"/>
        </w:rPr>
      </w:pPr>
      <w:r>
        <w:t>Intel processor family</w:t>
      </w:r>
    </w:p>
    <w:p w14:paraId="29EA2B3B" w14:textId="13642B54" w:rsidR="00B6399B" w:rsidRDefault="00B6399B" w:rsidP="00C975DA">
      <w:pPr>
        <w:pStyle w:val="Bullet"/>
        <w:rPr>
          <w:rFonts w:ascii="Arial" w:hAnsi="Arial" w:cs="Arial"/>
        </w:rPr>
      </w:pPr>
      <w:r>
        <w:t>4G</w:t>
      </w:r>
      <w:r w:rsidR="002F7484">
        <w:t>B</w:t>
      </w:r>
      <w:r>
        <w:t xml:space="preserve"> memory</w:t>
      </w:r>
    </w:p>
    <w:p w14:paraId="17895200" w14:textId="3FA41E3C" w:rsidR="00B6399B" w:rsidRDefault="00B6399B" w:rsidP="00C975DA">
      <w:pPr>
        <w:pStyle w:val="Bullet"/>
        <w:rPr>
          <w:rFonts w:ascii="Arial" w:hAnsi="Arial" w:cs="Arial"/>
        </w:rPr>
      </w:pPr>
      <w:r>
        <w:t>25G</w:t>
      </w:r>
      <w:r w:rsidR="00CC0252">
        <w:t>B</w:t>
      </w:r>
      <w:r>
        <w:t xml:space="preserve"> hard disk space</w:t>
      </w:r>
    </w:p>
    <w:p w14:paraId="0A1B7C21" w14:textId="3C7086B2" w:rsidR="00B6399B" w:rsidRDefault="00B6399B" w:rsidP="00C975DA">
      <w:pPr>
        <w:pStyle w:val="Bullet"/>
        <w:rPr>
          <w:rFonts w:ascii="Arial" w:hAnsi="Arial" w:cs="Arial"/>
        </w:rPr>
      </w:pPr>
      <w:r>
        <w:lastRenderedPageBreak/>
        <w:t xml:space="preserve">Ubuntu 18.04 </w:t>
      </w:r>
      <w:r w:rsidR="0001588F">
        <w:t>server</w:t>
      </w:r>
      <w:r w:rsidR="000A3E81">
        <w:t xml:space="preserve"> </w:t>
      </w:r>
      <w:r>
        <w:t>operating system</w:t>
      </w:r>
      <w:r w:rsidR="00085578">
        <w:t xml:space="preserve"> with RT Patch</w:t>
      </w:r>
      <w:r w:rsidR="00741FBB">
        <w:t xml:space="preserve"> (instructions for patching the Ubuntu OS are provided)</w:t>
      </w:r>
    </w:p>
    <w:p w14:paraId="5B75C552" w14:textId="1CDBC029" w:rsidR="00B6399B" w:rsidRPr="00C975DA" w:rsidRDefault="00B6399B" w:rsidP="00C975DA">
      <w:pPr>
        <w:pStyle w:val="Bullet"/>
        <w:rPr>
          <w:rFonts w:ascii="Arial" w:hAnsi="Arial" w:cs="Arial"/>
        </w:rPr>
      </w:pPr>
      <w:r>
        <w:t>Docker</w:t>
      </w:r>
      <w:r w:rsidR="00F42912">
        <w:t xml:space="preserve"> &gt;=</w:t>
      </w:r>
      <w:r w:rsidR="00F42912" w:rsidRPr="00F42912">
        <w:t>19.03.8</w:t>
      </w:r>
    </w:p>
    <w:p w14:paraId="5AAA60E2" w14:textId="56B06438" w:rsidR="00C975DA" w:rsidRPr="00CF6C4B" w:rsidRDefault="00C975DA" w:rsidP="00C975DA">
      <w:pPr>
        <w:pStyle w:val="Bullet"/>
        <w:rPr>
          <w:rFonts w:ascii="Arial" w:hAnsi="Arial" w:cs="Arial"/>
        </w:rPr>
      </w:pPr>
      <w:r w:rsidRPr="00CF6C4B">
        <w:rPr>
          <w:rFonts w:cs="Intel Clear"/>
        </w:rPr>
        <w:t xml:space="preserve">docker-compose version </w:t>
      </w:r>
      <w:r>
        <w:rPr>
          <w:rFonts w:cs="Intel Clear"/>
        </w:rPr>
        <w:t>&gt;=</w:t>
      </w:r>
      <w:r w:rsidRPr="00CF6C4B">
        <w:rPr>
          <w:rFonts w:cs="Intel Clear"/>
        </w:rPr>
        <w:t>1.24.0</w:t>
      </w:r>
    </w:p>
    <w:p w14:paraId="01ED7A43" w14:textId="4608B263" w:rsidR="00CF6C4B" w:rsidRPr="009453BA" w:rsidRDefault="00C975DA" w:rsidP="00C975DA">
      <w:pPr>
        <w:pStyle w:val="NormalWeb"/>
        <w:spacing w:before="200" w:beforeAutospacing="0" w:after="0" w:afterAutospacing="0"/>
        <w:textAlignment w:val="baseline"/>
        <w:rPr>
          <w:rFonts w:ascii="Arial" w:hAnsi="Arial" w:cs="Arial"/>
          <w:color w:val="000000"/>
          <w:sz w:val="20"/>
          <w:szCs w:val="20"/>
        </w:rPr>
      </w:pPr>
      <w:r>
        <w:rPr>
          <w:rFonts w:ascii="Intel Clear" w:hAnsi="Intel Clear" w:cs="Intel Clear"/>
          <w:color w:val="000000"/>
          <w:sz w:val="20"/>
          <w:szCs w:val="20"/>
        </w:rPr>
        <w:t xml:space="preserve"> </w:t>
      </w:r>
    </w:p>
    <w:p w14:paraId="4290A082" w14:textId="58AF4316" w:rsidR="009F2D2D" w:rsidRDefault="009F2D2D" w:rsidP="009F2D2D">
      <w:pPr>
        <w:pStyle w:val="Heading1"/>
      </w:pPr>
      <w:bookmarkStart w:id="16" w:name="_Toc59561974"/>
      <w:r>
        <w:lastRenderedPageBreak/>
        <w:t>Before Installation</w:t>
      </w:r>
      <w:bookmarkEnd w:id="16"/>
    </w:p>
    <w:p w14:paraId="2F7BCBA3" w14:textId="4E98387C" w:rsidR="009F2D2D" w:rsidRDefault="009F2D2D" w:rsidP="00183110">
      <w:pPr>
        <w:jc w:val="both"/>
      </w:pPr>
      <w:r>
        <w:t xml:space="preserve">This section explains various concepts used throughout this document. </w:t>
      </w:r>
    </w:p>
    <w:p w14:paraId="596CB418" w14:textId="15C9F487" w:rsidR="00C050C3" w:rsidRDefault="00C050C3" w:rsidP="00C050C3">
      <w:pPr>
        <w:pStyle w:val="Heading2"/>
      </w:pPr>
      <w:bookmarkStart w:id="17" w:name="_Toc59561975"/>
      <w:r>
        <w:t>UWC for O&amp;G site</w:t>
      </w:r>
      <w:bookmarkEnd w:id="17"/>
    </w:p>
    <w:p w14:paraId="5E079CE3" w14:textId="70611315" w:rsidR="006E2333" w:rsidRPr="006E2333" w:rsidRDefault="006E2333" w:rsidP="00183110">
      <w:pPr>
        <w:jc w:val="both"/>
      </w:pPr>
      <w:r w:rsidRPr="006E2333">
        <w:t>The UWC is a reference design that provides a secure, management platform for oil and gas upstream process monitoring and control to support oil and gas installations with various artificial lift methods such as plunger lift, gas lift.  UWC is a profile on Intel Edge Insights</w:t>
      </w:r>
      <w:r w:rsidR="00D90F3C">
        <w:t xml:space="preserve"> </w:t>
      </w:r>
      <w:r w:rsidRPr="006E2333">
        <w:t>(</w:t>
      </w:r>
      <w:r w:rsidRPr="006E2333">
        <w:rPr>
          <w:b/>
          <w:bCs/>
        </w:rPr>
        <w:t>EI</w:t>
      </w:r>
      <w:r w:rsidR="00962A63">
        <w:rPr>
          <w:b/>
          <w:bCs/>
        </w:rPr>
        <w:t>I</w:t>
      </w:r>
      <w:r w:rsidRPr="006E2333">
        <w:t xml:space="preserve">) base platform. </w:t>
      </w:r>
    </w:p>
    <w:p w14:paraId="651AAA39" w14:textId="77777777" w:rsidR="006E2333" w:rsidRPr="006E2333" w:rsidRDefault="006E2333" w:rsidP="00183110">
      <w:pPr>
        <w:jc w:val="both"/>
      </w:pPr>
      <w:r w:rsidRPr="006E2333">
        <w:t>UWC provides</w:t>
      </w:r>
    </w:p>
    <w:p w14:paraId="4B012CEA" w14:textId="38A0EC75" w:rsidR="006E2333" w:rsidRPr="006E2333" w:rsidRDefault="006E2333" w:rsidP="00183110">
      <w:pPr>
        <w:pStyle w:val="ListParagraph"/>
        <w:numPr>
          <w:ilvl w:val="0"/>
          <w:numId w:val="36"/>
        </w:numPr>
        <w:jc w:val="both"/>
      </w:pPr>
      <w:r w:rsidRPr="006E2333">
        <w:t>Soft-real time deterministic control</w:t>
      </w:r>
      <w:r w:rsidR="00D90F3C">
        <w:t xml:space="preserve"> </w:t>
      </w:r>
      <w:r w:rsidRPr="006E2333">
        <w:t xml:space="preserve">(millisecond level control) in the containerized environment </w:t>
      </w:r>
    </w:p>
    <w:p w14:paraId="0724EF8B" w14:textId="77777777" w:rsidR="006E2333" w:rsidRPr="006E2333" w:rsidRDefault="006E2333" w:rsidP="00183110">
      <w:pPr>
        <w:pStyle w:val="ListParagraph"/>
        <w:numPr>
          <w:ilvl w:val="0"/>
          <w:numId w:val="36"/>
        </w:numPr>
        <w:jc w:val="both"/>
      </w:pPr>
      <w:r w:rsidRPr="006E2333">
        <w:t>Configurable user-defined data model describing Oil well site</w:t>
      </w:r>
    </w:p>
    <w:p w14:paraId="2F065581" w14:textId="77777777" w:rsidR="006E2333" w:rsidRPr="006E2333" w:rsidRDefault="006E2333" w:rsidP="00183110">
      <w:pPr>
        <w:pStyle w:val="ListParagraph"/>
        <w:numPr>
          <w:ilvl w:val="0"/>
          <w:numId w:val="36"/>
        </w:numPr>
        <w:jc w:val="both"/>
      </w:pPr>
      <w:r w:rsidRPr="006E2333">
        <w:t>Modularized microservices-based extensible open architecture</w:t>
      </w:r>
    </w:p>
    <w:p w14:paraId="210AFD92" w14:textId="784D7246" w:rsidR="006E2333" w:rsidRPr="006E2333" w:rsidRDefault="006E2333" w:rsidP="00183110">
      <w:pPr>
        <w:pStyle w:val="ListParagraph"/>
        <w:numPr>
          <w:ilvl w:val="0"/>
          <w:numId w:val="36"/>
        </w:numPr>
        <w:jc w:val="both"/>
      </w:pPr>
      <w:r w:rsidRPr="006E2333">
        <w:t>Well defined message flow and payload to interact with the vendor application</w:t>
      </w:r>
    </w:p>
    <w:p w14:paraId="3DAE9D5C" w14:textId="77777777" w:rsidR="006E2333" w:rsidRPr="006E2333" w:rsidRDefault="006E2333" w:rsidP="00183110">
      <w:pPr>
        <w:pStyle w:val="ListParagraph"/>
        <w:numPr>
          <w:ilvl w:val="0"/>
          <w:numId w:val="36"/>
        </w:numPr>
        <w:jc w:val="both"/>
      </w:pPr>
      <w:r w:rsidRPr="006E2333">
        <w:t>Policy-based execution of Soft-RT applications</w:t>
      </w:r>
    </w:p>
    <w:p w14:paraId="6ED7ABA9" w14:textId="77777777" w:rsidR="006E2333" w:rsidRPr="006E2333" w:rsidRDefault="006E2333" w:rsidP="00183110">
      <w:pPr>
        <w:pStyle w:val="ListParagraph"/>
        <w:numPr>
          <w:ilvl w:val="0"/>
          <w:numId w:val="36"/>
        </w:numPr>
        <w:jc w:val="both"/>
      </w:pPr>
      <w:r w:rsidRPr="006E2333">
        <w:t>Supports multiple well pads and devices configurations</w:t>
      </w:r>
    </w:p>
    <w:p w14:paraId="62E1590B" w14:textId="77777777" w:rsidR="006E2333" w:rsidRPr="006E2333" w:rsidRDefault="006E2333" w:rsidP="00183110">
      <w:pPr>
        <w:pStyle w:val="ListParagraph"/>
        <w:numPr>
          <w:ilvl w:val="0"/>
          <w:numId w:val="36"/>
        </w:numPr>
        <w:jc w:val="both"/>
      </w:pPr>
      <w:r w:rsidRPr="006E2333">
        <w:t>Polls and controls multiple devices simultaneously</w:t>
      </w:r>
    </w:p>
    <w:p w14:paraId="7A21F580" w14:textId="4AA8A63D" w:rsidR="006E2333" w:rsidRPr="006E2333" w:rsidRDefault="006E2333" w:rsidP="00183110">
      <w:pPr>
        <w:pStyle w:val="ListParagraph"/>
        <w:numPr>
          <w:ilvl w:val="0"/>
          <w:numId w:val="36"/>
        </w:numPr>
        <w:jc w:val="both"/>
      </w:pPr>
      <w:r w:rsidRPr="006E2333">
        <w:t>Data Publish Subscribe ZeroMQ and MQTT</w:t>
      </w:r>
    </w:p>
    <w:p w14:paraId="03D42F08" w14:textId="67DF9447" w:rsidR="006E2333" w:rsidRPr="006E2333" w:rsidRDefault="006E2333" w:rsidP="00183110">
      <w:pPr>
        <w:pStyle w:val="ListParagraph"/>
        <w:numPr>
          <w:ilvl w:val="0"/>
          <w:numId w:val="36"/>
        </w:numPr>
        <w:jc w:val="both"/>
      </w:pPr>
      <w:r w:rsidRPr="006E2333">
        <w:t xml:space="preserve">Device Management – System Telemetry, </w:t>
      </w:r>
      <w:r w:rsidR="002F75E1" w:rsidRPr="002F75E1">
        <w:t>over-the-network (aka over-the-air, or OTA) updates of firmware (FOTA), system software (SOTA), and applications (AOTA)</w:t>
      </w:r>
    </w:p>
    <w:p w14:paraId="7E1CFF5F" w14:textId="77777777" w:rsidR="006E2333" w:rsidRPr="006E2333" w:rsidRDefault="006E2333" w:rsidP="00183110">
      <w:pPr>
        <w:pStyle w:val="ListParagraph"/>
        <w:numPr>
          <w:ilvl w:val="0"/>
          <w:numId w:val="36"/>
        </w:numPr>
        <w:jc w:val="both"/>
      </w:pPr>
      <w:r w:rsidRPr="006E2333">
        <w:t>Scalable-down to power-sensitive remote applications</w:t>
      </w:r>
    </w:p>
    <w:p w14:paraId="397DEBEE" w14:textId="77777777" w:rsidR="006E2333" w:rsidRPr="006E2333" w:rsidRDefault="006E2333" w:rsidP="00183110">
      <w:pPr>
        <w:pStyle w:val="ListParagraph"/>
        <w:numPr>
          <w:ilvl w:val="0"/>
          <w:numId w:val="36"/>
        </w:numPr>
        <w:jc w:val="both"/>
      </w:pPr>
      <w:r w:rsidRPr="006E2333">
        <w:t xml:space="preserve">Scalable-up to edge analytics and vision through the EIS base </w:t>
      </w:r>
    </w:p>
    <w:p w14:paraId="7F8D68AC" w14:textId="77777777" w:rsidR="00CA3EF4" w:rsidRDefault="00CA3EF4" w:rsidP="00CA3EF4">
      <w:pPr>
        <w:pStyle w:val="ListParagraph"/>
        <w:jc w:val="both"/>
      </w:pPr>
    </w:p>
    <w:p w14:paraId="416A73B8" w14:textId="418574E1" w:rsidR="009F2D2D" w:rsidRDefault="005C3AD6" w:rsidP="009F2D2D">
      <w:pPr>
        <w:pStyle w:val="Heading2"/>
      </w:pPr>
      <w:bookmarkStart w:id="18" w:name="_Toc59561976"/>
      <w:r w:rsidRPr="005C3AD6">
        <w:t>Upstream Oil and Gas Facilities</w:t>
      </w:r>
      <w:bookmarkEnd w:id="18"/>
    </w:p>
    <w:p w14:paraId="72D6094C" w14:textId="195ACA6E" w:rsidR="00C050C3" w:rsidRDefault="009A62DC" w:rsidP="009F2D2D">
      <w:r>
        <w:rPr>
          <w:noProof/>
        </w:rPr>
        <w:drawing>
          <wp:inline distT="0" distB="0" distL="0" distR="0" wp14:anchorId="51E3AFA5" wp14:editId="1AED234F">
            <wp:extent cx="2524125" cy="1940560"/>
            <wp:effectExtent l="19050" t="19050" r="2857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2681" cy="1947138"/>
                    </a:xfrm>
                    <a:prstGeom prst="rect">
                      <a:avLst/>
                    </a:prstGeom>
                    <a:ln>
                      <a:solidFill>
                        <a:schemeClr val="tx1"/>
                      </a:solidFill>
                    </a:ln>
                  </pic:spPr>
                </pic:pic>
              </a:graphicData>
            </a:graphic>
          </wp:inline>
        </w:drawing>
      </w:r>
    </w:p>
    <w:p w14:paraId="2A23F7CE" w14:textId="198A0F90" w:rsidR="009A62DC" w:rsidRDefault="00041B69" w:rsidP="00183110">
      <w:pPr>
        <w:jc w:val="both"/>
      </w:pPr>
      <w:r w:rsidRPr="00041B69">
        <w:t xml:space="preserve">The example provided for UWC in this Guide is for a natural gas wellhead with one or more wells.  The wellhead will have several field devices often using the Modbus protocols (both </w:t>
      </w:r>
      <w:r w:rsidRPr="00041B69">
        <w:lastRenderedPageBreak/>
        <w:t>TCP and RTU). A Modbus device will have number of points to be read and/or written.  The table below shows how wellhead, device, and points are related to each</w:t>
      </w:r>
      <w:r>
        <w:rPr>
          <w:rFonts w:ascii="CIDFont+F2" w:hAnsi="CIDFont+F2"/>
          <w:color w:val="000000"/>
        </w:rPr>
        <w:t xml:space="preserve"> </w:t>
      </w:r>
      <w:r w:rsidRPr="00041B69">
        <w:t>other.</w:t>
      </w:r>
      <w:r w:rsidR="009A62DC">
        <w:t xml:space="preserve"> </w:t>
      </w:r>
    </w:p>
    <w:p w14:paraId="4E4F147B" w14:textId="77777777" w:rsidR="00A50F87" w:rsidRDefault="00A50F87" w:rsidP="009A62DC"/>
    <w:tbl>
      <w:tblPr>
        <w:tblStyle w:val="TableGrid"/>
        <w:tblW w:w="0" w:type="auto"/>
        <w:tblLook w:val="04A0" w:firstRow="1" w:lastRow="0" w:firstColumn="1" w:lastColumn="0" w:noHBand="0" w:noVBand="1"/>
      </w:tblPr>
      <w:tblGrid>
        <w:gridCol w:w="2630"/>
        <w:gridCol w:w="2630"/>
        <w:gridCol w:w="2630"/>
      </w:tblGrid>
      <w:tr w:rsidR="009A62DC" w14:paraId="1DE43E01" w14:textId="77777777" w:rsidTr="00D77778">
        <w:tc>
          <w:tcPr>
            <w:tcW w:w="2630" w:type="dxa"/>
            <w:shd w:val="clear" w:color="auto" w:fill="BFBFBF" w:themeFill="background1" w:themeFillShade="BF"/>
            <w:vAlign w:val="center"/>
          </w:tcPr>
          <w:p w14:paraId="476F387D" w14:textId="35F9C8BA" w:rsidR="009A62DC" w:rsidRPr="00D77778" w:rsidRDefault="009A62DC" w:rsidP="009A62DC">
            <w:pPr>
              <w:spacing w:before="0"/>
              <w:rPr>
                <w:b/>
                <w:bCs/>
              </w:rPr>
            </w:pPr>
            <w:r w:rsidRPr="00D77778">
              <w:rPr>
                <w:b/>
                <w:bCs/>
              </w:rPr>
              <w:t>Well</w:t>
            </w:r>
            <w:r w:rsidR="00E838FA">
              <w:rPr>
                <w:b/>
                <w:bCs/>
              </w:rPr>
              <w:t>head</w:t>
            </w:r>
          </w:p>
        </w:tc>
        <w:tc>
          <w:tcPr>
            <w:tcW w:w="2630" w:type="dxa"/>
            <w:shd w:val="clear" w:color="auto" w:fill="BFBFBF" w:themeFill="background1" w:themeFillShade="BF"/>
            <w:vAlign w:val="center"/>
          </w:tcPr>
          <w:p w14:paraId="10D6F173" w14:textId="4FD40F42" w:rsidR="009A62DC" w:rsidRPr="00D77778" w:rsidRDefault="009A62DC" w:rsidP="009A62DC">
            <w:pPr>
              <w:spacing w:before="0"/>
              <w:rPr>
                <w:b/>
                <w:bCs/>
              </w:rPr>
            </w:pPr>
            <w:r w:rsidRPr="00D77778">
              <w:rPr>
                <w:b/>
                <w:bCs/>
              </w:rPr>
              <w:t>Device</w:t>
            </w:r>
          </w:p>
        </w:tc>
        <w:tc>
          <w:tcPr>
            <w:tcW w:w="2630" w:type="dxa"/>
            <w:shd w:val="clear" w:color="auto" w:fill="BFBFBF" w:themeFill="background1" w:themeFillShade="BF"/>
            <w:vAlign w:val="center"/>
          </w:tcPr>
          <w:p w14:paraId="20F97AAF" w14:textId="4E22571A" w:rsidR="009A62DC" w:rsidRPr="00D77778" w:rsidRDefault="009A62DC" w:rsidP="009A62DC">
            <w:pPr>
              <w:spacing w:before="0"/>
              <w:rPr>
                <w:b/>
                <w:bCs/>
              </w:rPr>
            </w:pPr>
            <w:r w:rsidRPr="00D77778">
              <w:rPr>
                <w:b/>
                <w:bCs/>
              </w:rPr>
              <w:t>Point</w:t>
            </w:r>
          </w:p>
        </w:tc>
      </w:tr>
      <w:tr w:rsidR="009A62DC" w14:paraId="4F5BA99A" w14:textId="77777777" w:rsidTr="009A62DC">
        <w:tc>
          <w:tcPr>
            <w:tcW w:w="2630" w:type="dxa"/>
            <w:vMerge w:val="restart"/>
            <w:vAlign w:val="center"/>
          </w:tcPr>
          <w:p w14:paraId="3A50671C" w14:textId="0A274C10" w:rsidR="009A62DC" w:rsidRDefault="009A62DC" w:rsidP="009A62DC">
            <w:pPr>
              <w:spacing w:before="0"/>
            </w:pPr>
            <w:r>
              <w:t>Well</w:t>
            </w:r>
            <w:r w:rsidR="00E838FA">
              <w:t>Head</w:t>
            </w:r>
            <w:r>
              <w:t>1</w:t>
            </w:r>
          </w:p>
        </w:tc>
        <w:tc>
          <w:tcPr>
            <w:tcW w:w="2630" w:type="dxa"/>
            <w:vMerge w:val="restart"/>
            <w:vAlign w:val="center"/>
          </w:tcPr>
          <w:p w14:paraId="39907404" w14:textId="1C3B8043" w:rsidR="009A62DC" w:rsidRDefault="00D77778" w:rsidP="009A62DC">
            <w:pPr>
              <w:spacing w:before="0"/>
            </w:pPr>
            <w:r>
              <w:t>f</w:t>
            </w:r>
            <w:r w:rsidR="009A62DC">
              <w:t>lowmeter1</w:t>
            </w:r>
          </w:p>
        </w:tc>
        <w:tc>
          <w:tcPr>
            <w:tcW w:w="2630" w:type="dxa"/>
            <w:vAlign w:val="center"/>
          </w:tcPr>
          <w:p w14:paraId="75BF84EF" w14:textId="65CAD53C" w:rsidR="009A62DC" w:rsidRDefault="009A62DC" w:rsidP="009A62DC">
            <w:pPr>
              <w:spacing w:before="0"/>
            </w:pPr>
            <w:r>
              <w:t>KeepAlive</w:t>
            </w:r>
          </w:p>
        </w:tc>
      </w:tr>
      <w:tr w:rsidR="009A62DC" w14:paraId="2C3E6191" w14:textId="77777777" w:rsidTr="009A62DC">
        <w:tc>
          <w:tcPr>
            <w:tcW w:w="2630" w:type="dxa"/>
            <w:vMerge/>
            <w:vAlign w:val="center"/>
          </w:tcPr>
          <w:p w14:paraId="0A865EA0" w14:textId="77777777" w:rsidR="009A62DC" w:rsidRDefault="009A62DC" w:rsidP="009A62DC">
            <w:pPr>
              <w:spacing w:before="0"/>
            </w:pPr>
          </w:p>
        </w:tc>
        <w:tc>
          <w:tcPr>
            <w:tcW w:w="2630" w:type="dxa"/>
            <w:vMerge/>
            <w:vAlign w:val="center"/>
          </w:tcPr>
          <w:p w14:paraId="5FE8E642" w14:textId="77777777" w:rsidR="009A62DC" w:rsidRDefault="009A62DC" w:rsidP="009A62DC">
            <w:pPr>
              <w:spacing w:before="0"/>
            </w:pPr>
          </w:p>
        </w:tc>
        <w:tc>
          <w:tcPr>
            <w:tcW w:w="2630" w:type="dxa"/>
            <w:vAlign w:val="center"/>
          </w:tcPr>
          <w:p w14:paraId="04D64C6B" w14:textId="42CED3C4" w:rsidR="009A62DC" w:rsidRDefault="009A62DC" w:rsidP="009A62DC">
            <w:pPr>
              <w:spacing w:before="0"/>
            </w:pPr>
            <w:r>
              <w:t>Flow1</w:t>
            </w:r>
          </w:p>
        </w:tc>
      </w:tr>
      <w:tr w:rsidR="009A62DC" w14:paraId="13ADB8BF" w14:textId="77777777" w:rsidTr="009A62DC">
        <w:tc>
          <w:tcPr>
            <w:tcW w:w="2630" w:type="dxa"/>
            <w:vMerge/>
            <w:vAlign w:val="center"/>
          </w:tcPr>
          <w:p w14:paraId="7031B018" w14:textId="77777777" w:rsidR="009A62DC" w:rsidRDefault="009A62DC" w:rsidP="009A62DC">
            <w:pPr>
              <w:spacing w:before="0"/>
            </w:pPr>
          </w:p>
        </w:tc>
        <w:tc>
          <w:tcPr>
            <w:tcW w:w="2630" w:type="dxa"/>
            <w:vAlign w:val="center"/>
          </w:tcPr>
          <w:p w14:paraId="3D3D804E" w14:textId="69E6A110" w:rsidR="009A62DC" w:rsidRDefault="009A62DC" w:rsidP="009A62DC">
            <w:pPr>
              <w:spacing w:before="0"/>
            </w:pPr>
            <w:r>
              <w:t>iou</w:t>
            </w:r>
          </w:p>
        </w:tc>
        <w:tc>
          <w:tcPr>
            <w:tcW w:w="2630" w:type="dxa"/>
            <w:vAlign w:val="center"/>
          </w:tcPr>
          <w:p w14:paraId="7B700646" w14:textId="1B9DE005" w:rsidR="009A62DC" w:rsidRDefault="004264E8" w:rsidP="009A62DC">
            <w:pPr>
              <w:spacing w:before="0"/>
            </w:pPr>
            <w:r>
              <w:t>AValv</w:t>
            </w:r>
            <w:r w:rsidR="009A62DC">
              <w:t>e</w:t>
            </w:r>
          </w:p>
        </w:tc>
      </w:tr>
      <w:tr w:rsidR="00D77778" w14:paraId="14F775F0" w14:textId="77777777" w:rsidTr="00474EA6">
        <w:tc>
          <w:tcPr>
            <w:tcW w:w="7890" w:type="dxa"/>
            <w:gridSpan w:val="3"/>
            <w:vAlign w:val="center"/>
          </w:tcPr>
          <w:p w14:paraId="12E5CD08" w14:textId="386992B9" w:rsidR="00D77778" w:rsidRDefault="00D77778" w:rsidP="009A62DC">
            <w:pPr>
              <w:spacing w:before="0"/>
            </w:pPr>
          </w:p>
        </w:tc>
      </w:tr>
      <w:tr w:rsidR="009A62DC" w14:paraId="550CB6EC" w14:textId="77777777" w:rsidTr="009A62DC">
        <w:tc>
          <w:tcPr>
            <w:tcW w:w="2630" w:type="dxa"/>
            <w:vAlign w:val="center"/>
          </w:tcPr>
          <w:p w14:paraId="789DFF60" w14:textId="63D7238D" w:rsidR="009A62DC" w:rsidRDefault="009A62DC" w:rsidP="009A62DC">
            <w:pPr>
              <w:spacing w:before="0"/>
            </w:pPr>
            <w:r>
              <w:t>Well</w:t>
            </w:r>
            <w:r w:rsidR="00CB4BEB">
              <w:t>Head</w:t>
            </w:r>
            <w:r>
              <w:t>2</w:t>
            </w:r>
          </w:p>
        </w:tc>
        <w:tc>
          <w:tcPr>
            <w:tcW w:w="2630" w:type="dxa"/>
            <w:vAlign w:val="center"/>
          </w:tcPr>
          <w:p w14:paraId="605AFECF" w14:textId="6ECA24D8" w:rsidR="009A62DC" w:rsidRDefault="00D77778" w:rsidP="009A62DC">
            <w:pPr>
              <w:spacing w:before="0"/>
            </w:pPr>
            <w:r>
              <w:t>f</w:t>
            </w:r>
            <w:r w:rsidR="009A62DC">
              <w:t>lowmeter2</w:t>
            </w:r>
          </w:p>
        </w:tc>
        <w:tc>
          <w:tcPr>
            <w:tcW w:w="2630" w:type="dxa"/>
            <w:vAlign w:val="center"/>
          </w:tcPr>
          <w:p w14:paraId="1DEE2BA2" w14:textId="03079B7F" w:rsidR="009A62DC" w:rsidRDefault="009A62DC" w:rsidP="009A62DC">
            <w:pPr>
              <w:spacing w:before="0"/>
            </w:pPr>
            <w:r>
              <w:t>KeepAlive</w:t>
            </w:r>
          </w:p>
        </w:tc>
      </w:tr>
      <w:tr w:rsidR="00D77778" w14:paraId="4E6030D0" w14:textId="77777777" w:rsidTr="00474EA6">
        <w:tc>
          <w:tcPr>
            <w:tcW w:w="7890" w:type="dxa"/>
            <w:gridSpan w:val="3"/>
            <w:vAlign w:val="center"/>
          </w:tcPr>
          <w:p w14:paraId="46733FB7" w14:textId="5EE14457" w:rsidR="00D77778" w:rsidRDefault="00D77778" w:rsidP="009A62DC">
            <w:pPr>
              <w:spacing w:before="0"/>
            </w:pPr>
          </w:p>
        </w:tc>
      </w:tr>
      <w:tr w:rsidR="00D77778" w14:paraId="216D85EE" w14:textId="77777777" w:rsidTr="009A62DC">
        <w:tc>
          <w:tcPr>
            <w:tcW w:w="2630" w:type="dxa"/>
            <w:vAlign w:val="center"/>
          </w:tcPr>
          <w:p w14:paraId="2B2DB4C7" w14:textId="379E3DA8" w:rsidR="00D77778" w:rsidRDefault="00D77778" w:rsidP="00D77778">
            <w:pPr>
              <w:spacing w:before="0"/>
            </w:pPr>
            <w:r>
              <w:t>Well</w:t>
            </w:r>
            <w:r w:rsidR="00CB4BEB">
              <w:t>Head</w:t>
            </w:r>
            <w:r>
              <w:t>3</w:t>
            </w:r>
          </w:p>
        </w:tc>
        <w:tc>
          <w:tcPr>
            <w:tcW w:w="2630" w:type="dxa"/>
            <w:vAlign w:val="center"/>
          </w:tcPr>
          <w:p w14:paraId="137D1142" w14:textId="3E869C7D" w:rsidR="00D77778" w:rsidRDefault="003E2BFE" w:rsidP="00D77778">
            <w:pPr>
              <w:spacing w:before="0"/>
            </w:pPr>
            <w:r>
              <w:t>i</w:t>
            </w:r>
            <w:r w:rsidR="00D77778">
              <w:t>ou</w:t>
            </w:r>
          </w:p>
        </w:tc>
        <w:tc>
          <w:tcPr>
            <w:tcW w:w="2630" w:type="dxa"/>
            <w:vAlign w:val="center"/>
          </w:tcPr>
          <w:p w14:paraId="400BD815" w14:textId="24A1258F" w:rsidR="00D77778" w:rsidRDefault="004264E8" w:rsidP="00D77778">
            <w:pPr>
              <w:spacing w:before="0"/>
            </w:pPr>
            <w:r>
              <w:t>BValv</w:t>
            </w:r>
            <w:r w:rsidR="00D77778">
              <w:t>e</w:t>
            </w:r>
          </w:p>
        </w:tc>
      </w:tr>
    </w:tbl>
    <w:p w14:paraId="1E8391BE" w14:textId="068D6809" w:rsidR="00D77778" w:rsidRDefault="009A62DC" w:rsidP="00CA3EF4">
      <w:pPr>
        <w:jc w:val="both"/>
      </w:pPr>
      <w:r>
        <w:t>There could be similar devices and similar points in different well</w:t>
      </w:r>
      <w:r w:rsidR="00CB4BEB">
        <w:t>heads</w:t>
      </w:r>
      <w:r>
        <w:t xml:space="preserve">. </w:t>
      </w:r>
      <w:r w:rsidR="00D77778">
        <w:t xml:space="preserve">Hence, </w:t>
      </w:r>
      <w:r>
        <w:t xml:space="preserve">UWC uses this hierarchy </w:t>
      </w:r>
      <w:r w:rsidR="00D77778">
        <w:t>to uniquely name a point. A point is identified like “</w:t>
      </w:r>
      <w:r w:rsidR="00CD3ACB">
        <w:t>/device/</w:t>
      </w:r>
      <w:r w:rsidR="00CB4BEB">
        <w:t>wellhead</w:t>
      </w:r>
      <w:r w:rsidR="00CD3ACB">
        <w:t>/point</w:t>
      </w:r>
      <w:r w:rsidR="00D77778">
        <w:t xml:space="preserve">” e.g. </w:t>
      </w:r>
      <w:r w:rsidR="00CD3ACB">
        <w:t>flowmeter1/Well</w:t>
      </w:r>
      <w:r w:rsidR="00CB4BEB">
        <w:t>Head</w:t>
      </w:r>
      <w:r w:rsidR="00CD3ACB">
        <w:t xml:space="preserve">1/KeepAlive </w:t>
      </w:r>
    </w:p>
    <w:p w14:paraId="352C3CF3" w14:textId="28E8335B" w:rsidR="00CA3EF4" w:rsidRDefault="007559CE" w:rsidP="00CA3EF4">
      <w:pPr>
        <w:jc w:val="both"/>
      </w:pPr>
      <w:r>
        <w:t xml:space="preserve">UWC defines a data model which can be used to describe the hierarchy of </w:t>
      </w:r>
      <w:r w:rsidR="009E62B1">
        <w:t>wellhead</w:t>
      </w:r>
      <w:r>
        <w:t>, device and points.</w:t>
      </w:r>
    </w:p>
    <w:p w14:paraId="7458EBA2" w14:textId="5FED6BDE" w:rsidR="00CA3EF4" w:rsidRDefault="00372490" w:rsidP="00CA3EF4">
      <w:pPr>
        <w:jc w:val="both"/>
      </w:pPr>
      <w:r>
        <w:rPr>
          <w:noProof/>
        </w:rPr>
        <w:lastRenderedPageBreak/>
        <mc:AlternateContent>
          <mc:Choice Requires="wpc">
            <w:drawing>
              <wp:inline distT="0" distB="0" distL="0" distR="0" wp14:anchorId="325004AF" wp14:editId="163845E9">
                <wp:extent cx="5016500" cy="4857750"/>
                <wp:effectExtent l="0" t="0" r="12700" b="762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 name="Text Box 3"/>
                        <wps:cNvSpPr txBox="1"/>
                        <wps:spPr>
                          <a:xfrm>
                            <a:off x="190501" y="771525"/>
                            <a:ext cx="1819273" cy="361950"/>
                          </a:xfrm>
                          <a:prstGeom prst="rect">
                            <a:avLst/>
                          </a:prstGeom>
                          <a:solidFill>
                            <a:schemeClr val="lt1"/>
                          </a:solidFill>
                          <a:ln w="6350">
                            <a:solidFill>
                              <a:prstClr val="black"/>
                            </a:solidFill>
                          </a:ln>
                        </wps:spPr>
                        <wps:txbx>
                          <w:txbxContent>
                            <w:p w14:paraId="1B9F034F" w14:textId="12B98EC2" w:rsidR="00654863" w:rsidRPr="00E07599" w:rsidRDefault="00654863" w:rsidP="00022ADD">
                              <w:pPr>
                                <w:spacing w:before="0"/>
                                <w:rPr>
                                  <w:sz w:val="16"/>
                                  <w:szCs w:val="16"/>
                                </w:rPr>
                              </w:pPr>
                              <w:r w:rsidRPr="00E07599">
                                <w:rPr>
                                  <w:sz w:val="16"/>
                                  <w:szCs w:val="16"/>
                                </w:rPr>
                                <w:t>Site info: List of device groups (i.e. wellheads): Devices_group_list.yml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4" name="Group 4"/>
                        <wpg:cNvGrpSpPr/>
                        <wpg:grpSpPr>
                          <a:xfrm>
                            <a:off x="570525" y="1418250"/>
                            <a:ext cx="2496185" cy="429601"/>
                            <a:chOff x="570525" y="989625"/>
                            <a:chExt cx="2496185" cy="429601"/>
                          </a:xfrm>
                        </wpg:grpSpPr>
                        <wps:wsp>
                          <wps:cNvPr id="23" name="Text Box 3"/>
                          <wps:cNvSpPr txBox="1"/>
                          <wps:spPr>
                            <a:xfrm>
                              <a:off x="627675" y="989625"/>
                              <a:ext cx="2439035" cy="362585"/>
                            </a:xfrm>
                            <a:prstGeom prst="rect">
                              <a:avLst/>
                            </a:prstGeom>
                            <a:solidFill>
                              <a:schemeClr val="lt1"/>
                            </a:solidFill>
                            <a:ln w="6350">
                              <a:solidFill>
                                <a:prstClr val="black"/>
                              </a:solidFill>
                            </a:ln>
                          </wps:spPr>
                          <wps:txbx>
                            <w:txbxContent>
                              <w:p w14:paraId="5ACA90CC" w14:textId="6DB4B893" w:rsidR="00654863" w:rsidRDefault="00654863"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3"/>
                          <wps:cNvSpPr txBox="1"/>
                          <wps:spPr>
                            <a:xfrm>
                              <a:off x="570525" y="1056300"/>
                              <a:ext cx="2439375" cy="362926"/>
                            </a:xfrm>
                            <a:prstGeom prst="rect">
                              <a:avLst/>
                            </a:prstGeom>
                            <a:solidFill>
                              <a:schemeClr val="lt1"/>
                            </a:solidFill>
                            <a:ln w="6350">
                              <a:solidFill>
                                <a:prstClr val="black"/>
                              </a:solidFill>
                            </a:ln>
                          </wps:spPr>
                          <wps:txbx>
                            <w:txbxContent>
                              <w:p w14:paraId="08F7D775" w14:textId="41EB95D9" w:rsidR="00654863" w:rsidRPr="00E07599" w:rsidRDefault="00654863"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 name="Group 5"/>
                        <wpg:cNvGrpSpPr/>
                        <wpg:grpSpPr>
                          <a:xfrm>
                            <a:off x="2532676" y="2351699"/>
                            <a:ext cx="1562734" cy="562949"/>
                            <a:chOff x="1980226" y="1799250"/>
                            <a:chExt cx="1562734" cy="410550"/>
                          </a:xfrm>
                        </wpg:grpSpPr>
                        <wps:wsp>
                          <wps:cNvPr id="25" name="Text Box 3"/>
                          <wps:cNvSpPr txBox="1"/>
                          <wps:spPr>
                            <a:xfrm>
                              <a:off x="2037375" y="1799250"/>
                              <a:ext cx="1505585" cy="353060"/>
                            </a:xfrm>
                            <a:prstGeom prst="rect">
                              <a:avLst/>
                            </a:prstGeom>
                            <a:solidFill>
                              <a:schemeClr val="lt1"/>
                            </a:solidFill>
                            <a:ln w="6350">
                              <a:solidFill>
                                <a:prstClr val="black"/>
                              </a:solidFill>
                            </a:ln>
                          </wps:spPr>
                          <wps:txbx>
                            <w:txbxContent>
                              <w:p w14:paraId="475E46A7" w14:textId="0A758898" w:rsidR="00654863" w:rsidRDefault="00654863"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Text Box 3"/>
                          <wps:cNvSpPr txBox="1"/>
                          <wps:spPr>
                            <a:xfrm>
                              <a:off x="1980226" y="1856400"/>
                              <a:ext cx="1505924" cy="353400"/>
                            </a:xfrm>
                            <a:prstGeom prst="rect">
                              <a:avLst/>
                            </a:prstGeom>
                            <a:solidFill>
                              <a:schemeClr val="lt1"/>
                            </a:solidFill>
                            <a:ln w="6350">
                              <a:solidFill>
                                <a:prstClr val="black"/>
                              </a:solidFill>
                            </a:ln>
                          </wps:spPr>
                          <wps:txbx>
                            <w:txbxContent>
                              <w:p w14:paraId="17560C61" w14:textId="77777777" w:rsidR="00654863" w:rsidRDefault="00654863" w:rsidP="00022ADD">
                                <w:pPr>
                                  <w:spacing w:before="0"/>
                                  <w:rPr>
                                    <w:sz w:val="16"/>
                                    <w:szCs w:val="16"/>
                                  </w:rPr>
                                </w:pPr>
                                <w:r w:rsidRPr="003709B9">
                                  <w:rPr>
                                    <w:sz w:val="16"/>
                                    <w:szCs w:val="16"/>
                                  </w:rPr>
                                  <w:t xml:space="preserve">Device info: </w:t>
                                </w:r>
                              </w:p>
                              <w:p w14:paraId="4EC019B0" w14:textId="13BEBC9A" w:rsidR="00654863" w:rsidRPr="003709B9" w:rsidRDefault="00654863" w:rsidP="00022ADD">
                                <w:pPr>
                                  <w:spacing w:before="0"/>
                                  <w:rPr>
                                    <w:sz w:val="22"/>
                                    <w:szCs w:val="22"/>
                                  </w:rPr>
                                </w:pPr>
                                <w:r w:rsidRPr="003709B9">
                                  <w:rPr>
                                    <w:sz w:val="16"/>
                                    <w:szCs w:val="16"/>
                                  </w:rPr>
                                  <w:t>iou_device.yml, flowmeter_device.yml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6" name="Group 26"/>
                        <wpg:cNvGrpSpPr/>
                        <wpg:grpSpPr>
                          <a:xfrm>
                            <a:off x="680310" y="2075474"/>
                            <a:ext cx="1439248" cy="839175"/>
                            <a:chOff x="0" y="0"/>
                            <a:chExt cx="1562734" cy="410550"/>
                          </a:xfrm>
                        </wpg:grpSpPr>
                        <wps:wsp>
                          <wps:cNvPr id="27" name="Text Box 3"/>
                          <wps:cNvSpPr txBox="1"/>
                          <wps:spPr>
                            <a:xfrm>
                              <a:off x="57149" y="0"/>
                              <a:ext cx="1505585" cy="353060"/>
                            </a:xfrm>
                            <a:prstGeom prst="rect">
                              <a:avLst/>
                            </a:prstGeom>
                            <a:solidFill>
                              <a:schemeClr val="lt1"/>
                            </a:solidFill>
                            <a:ln w="6350">
                              <a:solidFill>
                                <a:prstClr val="black"/>
                              </a:solidFill>
                            </a:ln>
                          </wps:spPr>
                          <wps:txbx>
                            <w:txbxContent>
                              <w:p w14:paraId="161A7E7F" w14:textId="77777777" w:rsidR="00654863" w:rsidRDefault="00654863" w:rsidP="00022ADD">
                                <w:pPr>
                                  <w:spacing w:before="0"/>
                                  <w:rPr>
                                    <w:sz w:val="24"/>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3"/>
                          <wps:cNvSpPr txBox="1"/>
                          <wps:spPr>
                            <a:xfrm>
                              <a:off x="0" y="57150"/>
                              <a:ext cx="1505924" cy="353400"/>
                            </a:xfrm>
                            <a:prstGeom prst="rect">
                              <a:avLst/>
                            </a:prstGeom>
                            <a:solidFill>
                              <a:schemeClr val="lt1"/>
                            </a:solidFill>
                            <a:ln w="6350">
                              <a:solidFill>
                                <a:prstClr val="black"/>
                              </a:solidFill>
                            </a:ln>
                          </wps:spPr>
                          <wps:txbx>
                            <w:txbxContent>
                              <w:p w14:paraId="6DBAEE79" w14:textId="3946413F" w:rsidR="00654863" w:rsidRDefault="00654863" w:rsidP="00022ADD">
                                <w:pPr>
                                  <w:spacing w:before="0"/>
                                  <w:rPr>
                                    <w:sz w:val="24"/>
                                    <w:szCs w:val="24"/>
                                  </w:rPr>
                                </w:pPr>
                                <w:r>
                                  <w:rPr>
                                    <w:sz w:val="16"/>
                                    <w:szCs w:val="16"/>
                                  </w:rPr>
                                  <w:t xml:space="preserve">Network info - Parameters related to TCP network and RTU networks: E.g. RTU_network.yml, TCP_network.yml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9" name="Text Box 3"/>
                        <wps:cNvSpPr txBox="1"/>
                        <wps:spPr>
                          <a:xfrm>
                            <a:off x="2799375" y="3151800"/>
                            <a:ext cx="2163150" cy="620100"/>
                          </a:xfrm>
                          <a:prstGeom prst="rect">
                            <a:avLst/>
                          </a:prstGeom>
                          <a:solidFill>
                            <a:schemeClr val="lt1"/>
                          </a:solidFill>
                          <a:ln w="6350">
                            <a:solidFill>
                              <a:prstClr val="black"/>
                            </a:solidFill>
                          </a:ln>
                        </wps:spPr>
                        <wps:txbx>
                          <w:txbxContent>
                            <w:p w14:paraId="671F7A57" w14:textId="77777777" w:rsidR="00654863" w:rsidRDefault="00654863" w:rsidP="002D6861">
                              <w:pPr>
                                <w:spacing w:before="0"/>
                                <w:rPr>
                                  <w:sz w:val="16"/>
                                  <w:szCs w:val="16"/>
                                </w:rPr>
                              </w:pPr>
                              <w:r>
                                <w:rPr>
                                  <w:sz w:val="16"/>
                                  <w:szCs w:val="16"/>
                                </w:rPr>
                                <w:t xml:space="preserve">Point information: Register map, polling frequency, realtime : </w:t>
                              </w:r>
                            </w:p>
                            <w:p w14:paraId="35FB31F1" w14:textId="7ABE0700" w:rsidR="00654863" w:rsidRDefault="00654863" w:rsidP="002D6861">
                              <w:pPr>
                                <w:spacing w:before="0"/>
                                <w:rPr>
                                  <w:sz w:val="24"/>
                                  <w:szCs w:val="24"/>
                                </w:rPr>
                              </w:pPr>
                              <w:r>
                                <w:rPr>
                                  <w:sz w:val="16"/>
                                  <w:szCs w:val="16"/>
                                </w:rPr>
                                <w:t>iou_datapoints.yml, flowmeter_datapoints.yml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Star: 12 Points 7"/>
                        <wps:cNvSpPr/>
                        <wps:spPr>
                          <a:xfrm>
                            <a:off x="219073" y="3933825"/>
                            <a:ext cx="1790701" cy="895350"/>
                          </a:xfrm>
                          <a:prstGeom prst="star12">
                            <a:avLst/>
                          </a:prstGeom>
                        </wps:spPr>
                        <wps:style>
                          <a:lnRef idx="1">
                            <a:schemeClr val="dk1"/>
                          </a:lnRef>
                          <a:fillRef idx="2">
                            <a:schemeClr val="dk1"/>
                          </a:fillRef>
                          <a:effectRef idx="1">
                            <a:schemeClr val="dk1"/>
                          </a:effectRef>
                          <a:fontRef idx="minor">
                            <a:schemeClr val="dk1"/>
                          </a:fontRef>
                        </wps:style>
                        <wps:txbx>
                          <w:txbxContent>
                            <w:p w14:paraId="526F6912" w14:textId="5D162BAD" w:rsidR="00654863" w:rsidRPr="005D4FB2" w:rsidRDefault="00654863" w:rsidP="005D4FB2">
                              <w:pPr>
                                <w:spacing w:before="0"/>
                                <w:jc w:val="center"/>
                                <w:rPr>
                                  <w:sz w:val="18"/>
                                  <w:szCs w:val="18"/>
                                </w:rPr>
                              </w:pPr>
                              <w:r w:rsidRPr="005D4FB2">
                                <w:rPr>
                                  <w:sz w:val="18"/>
                                  <w:szCs w:val="18"/>
                                </w:rPr>
                                <w:t>File format: YAML- Human readable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peech Bubble: Rectangle 9"/>
                        <wps:cNvSpPr/>
                        <wps:spPr>
                          <a:xfrm>
                            <a:off x="2562224" y="4057651"/>
                            <a:ext cx="1857375" cy="438150"/>
                          </a:xfrm>
                          <a:prstGeom prst="wedgeRectCallout">
                            <a:avLst>
                              <a:gd name="adj1" fmla="val 61645"/>
                              <a:gd name="adj2" fmla="val -154112"/>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6E1176D6" w14:textId="187B3B95" w:rsidR="00654863" w:rsidRPr="00371A19" w:rsidRDefault="00654863" w:rsidP="00371A19">
                              <w:pPr>
                                <w:spacing w:before="0"/>
                                <w:jc w:val="center"/>
                                <w:rPr>
                                  <w:sz w:val="16"/>
                                  <w:szCs w:val="16"/>
                                </w:rPr>
                              </w:pPr>
                              <w:r w:rsidRPr="00371A19">
                                <w:rPr>
                                  <w:sz w:val="16"/>
                                  <w:szCs w:val="16"/>
                                </w:rPr>
                                <w:t>Each device may monitor and control points with different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peech Bubble: Rectangle 31"/>
                        <wps:cNvSpPr/>
                        <wps:spPr>
                          <a:xfrm>
                            <a:off x="2343150" y="819150"/>
                            <a:ext cx="809625" cy="484800"/>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53D54252" w14:textId="14BAF494" w:rsidR="00654863" w:rsidRDefault="00654863" w:rsidP="00AA35C4">
                              <w:pPr>
                                <w:spacing w:before="0"/>
                                <w:jc w:val="center"/>
                                <w:rPr>
                                  <w:sz w:val="24"/>
                                  <w:szCs w:val="24"/>
                                </w:rPr>
                              </w:pPr>
                              <w:r>
                                <w:rPr>
                                  <w:sz w:val="16"/>
                                  <w:szCs w:val="16"/>
                                </w:rPr>
                                <w:t>Site can have more than one device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Speech Bubble: Rectangle 32"/>
                        <wps:cNvSpPr/>
                        <wps:spPr>
                          <a:xfrm>
                            <a:off x="3733801" y="1780835"/>
                            <a:ext cx="990260" cy="484505"/>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4FE26ED" w14:textId="3BA62CE5" w:rsidR="00654863" w:rsidRDefault="00654863" w:rsidP="00E85F64">
                              <w:pPr>
                                <w:spacing w:before="0"/>
                                <w:jc w:val="center"/>
                                <w:rPr>
                                  <w:sz w:val="24"/>
                                  <w:szCs w:val="24"/>
                                </w:rPr>
                              </w:pPr>
                              <w:r>
                                <w:rPr>
                                  <w:sz w:val="16"/>
                                  <w:szCs w:val="16"/>
                                </w:rPr>
                                <w:t>A device group can have more than one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peech Bubble: Rectangle 33"/>
                        <wps:cNvSpPr/>
                        <wps:spPr>
                          <a:xfrm>
                            <a:off x="247649" y="3125471"/>
                            <a:ext cx="2295526" cy="732154"/>
                          </a:xfrm>
                          <a:prstGeom prst="wedgeRectCallout">
                            <a:avLst>
                              <a:gd name="adj1" fmla="val 8024"/>
                              <a:gd name="adj2" fmla="val -89814"/>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781CAE7" w14:textId="2AC5289D" w:rsidR="00654863" w:rsidRPr="00AA0987" w:rsidRDefault="00654863"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onnector: Elbow 13"/>
                        <wps:cNvCnPr/>
                        <wps:spPr>
                          <a:xfrm rot="16200000" flipH="1">
                            <a:off x="3096116" y="2904639"/>
                            <a:ext cx="284775" cy="20954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4" name="Connector: Elbow 34"/>
                        <wps:cNvCnPr/>
                        <wps:spPr>
                          <a:xfrm rot="16200000" flipH="1">
                            <a:off x="540363" y="1130912"/>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5" name="Connector: Elbow 35"/>
                        <wps:cNvCnPr/>
                        <wps:spPr>
                          <a:xfrm rot="16200000" flipH="1">
                            <a:off x="2676845" y="1961835"/>
                            <a:ext cx="475274" cy="30446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6" name="Connector: Elbow 36"/>
                        <wps:cNvCnPr/>
                        <wps:spPr>
                          <a:xfrm rot="16200000" flipH="1">
                            <a:off x="1007088" y="1886564"/>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37" name="Picture 37"/>
                          <pic:cNvPicPr>
                            <a:picLocks noChangeAspect="1"/>
                          </pic:cNvPicPr>
                        </pic:nvPicPr>
                        <pic:blipFill>
                          <a:blip r:embed="rId14"/>
                          <a:stretch>
                            <a:fillRect/>
                          </a:stretch>
                        </pic:blipFill>
                        <pic:spPr>
                          <a:xfrm>
                            <a:off x="3273643" y="19050"/>
                            <a:ext cx="1742857" cy="1657143"/>
                          </a:xfrm>
                          <a:prstGeom prst="rect">
                            <a:avLst/>
                          </a:prstGeom>
                        </pic:spPr>
                      </pic:pic>
                      <wps:wsp>
                        <wps:cNvPr id="38" name="Text Box 3"/>
                        <wps:cNvSpPr txBox="1"/>
                        <wps:spPr>
                          <a:xfrm>
                            <a:off x="322875" y="103800"/>
                            <a:ext cx="1818640" cy="361950"/>
                          </a:xfrm>
                          <a:prstGeom prst="rect">
                            <a:avLst/>
                          </a:prstGeom>
                          <a:solidFill>
                            <a:schemeClr val="lt1"/>
                          </a:solidFill>
                          <a:ln w="6350">
                            <a:noFill/>
                          </a:ln>
                        </wps:spPr>
                        <wps:txbx>
                          <w:txbxContent>
                            <w:p w14:paraId="74F78FFA" w14:textId="03880568" w:rsidR="00654863" w:rsidRPr="00E50EA7" w:rsidRDefault="00654863" w:rsidP="00E50EA7">
                              <w:pPr>
                                <w:spacing w:before="0"/>
                                <w:rPr>
                                  <w:sz w:val="24"/>
                                  <w:szCs w:val="24"/>
                                  <w:u w:val="single"/>
                                </w:rPr>
                              </w:pPr>
                              <w:r w:rsidRPr="00E50EA7">
                                <w:rPr>
                                  <w:sz w:val="24"/>
                                  <w:szCs w:val="24"/>
                                  <w:u w:val="single"/>
                                </w:rPr>
                                <w:t>Site Configuration</w:t>
                              </w:r>
                              <w:r>
                                <w:rPr>
                                  <w:sz w:val="24"/>
                                  <w:szCs w:val="24"/>
                                  <w:u w:val="single"/>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25004AF" id="Canvas 2" o:spid="_x0000_s1026" editas="canvas" style="width:395pt;height:382.5pt;mso-position-horizontal-relative:char;mso-position-vertical-relative:line" coordsize="50165,48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165;height:48577;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1905;top:7715;width:1819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1B9F034F" w14:textId="12B98EC2" w:rsidR="00654863" w:rsidRPr="00E07599" w:rsidRDefault="00654863" w:rsidP="00022ADD">
                        <w:pPr>
                          <w:spacing w:before="0"/>
                          <w:rPr>
                            <w:sz w:val="16"/>
                            <w:szCs w:val="16"/>
                          </w:rPr>
                        </w:pPr>
                        <w:r w:rsidRPr="00E07599">
                          <w:rPr>
                            <w:sz w:val="16"/>
                            <w:szCs w:val="16"/>
                          </w:rPr>
                          <w:t>Site info: List of device groups (i.e. wellheads): Devices_group_list.yml</w:t>
                        </w:r>
                      </w:p>
                    </w:txbxContent>
                  </v:textbox>
                </v:shape>
                <v:group id="Group 4" o:spid="_x0000_s1029" style="position:absolute;left:5705;top:14182;width:24962;height:4296" coordorigin="5705,9896" coordsize="24961,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 o:spid="_x0000_s1030" type="#_x0000_t202" style="position:absolute;left:6276;top:9896;width:24391;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5ACA90CC" w14:textId="6DB4B893" w:rsidR="00654863" w:rsidRDefault="00654863" w:rsidP="00022ADD">
                          <w:pPr>
                            <w:spacing w:before="0"/>
                            <w:rPr>
                              <w:sz w:val="24"/>
                              <w:szCs w:val="24"/>
                            </w:rPr>
                          </w:pPr>
                        </w:p>
                      </w:txbxContent>
                    </v:textbox>
                  </v:shape>
                  <v:shape id="Text Box 3" o:spid="_x0000_s1031" type="#_x0000_t202" style="position:absolute;left:5705;top:10563;width:24394;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08F7D775" w14:textId="41EB95D9" w:rsidR="00654863" w:rsidRPr="00E07599" w:rsidRDefault="00654863"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v:textbox>
                  </v:shape>
                </v:group>
                <v:group id="Group 5" o:spid="_x0000_s1032" style="position:absolute;left:25326;top:23516;width:15628;height:5630" coordorigin="19802,17992" coordsize="1562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3" o:spid="_x0000_s1033" type="#_x0000_t202" style="position:absolute;left:20373;top:17992;width:15056;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475E46A7" w14:textId="0A758898" w:rsidR="00654863" w:rsidRDefault="00654863" w:rsidP="00022ADD">
                          <w:pPr>
                            <w:spacing w:before="0"/>
                            <w:rPr>
                              <w:sz w:val="24"/>
                              <w:szCs w:val="24"/>
                            </w:rPr>
                          </w:pPr>
                        </w:p>
                      </w:txbxContent>
                    </v:textbox>
                  </v:shape>
                  <v:shape id="Text Box 3" o:spid="_x0000_s1034" type="#_x0000_t202" style="position:absolute;left:19802;top:18564;width:15059;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17560C61" w14:textId="77777777" w:rsidR="00654863" w:rsidRDefault="00654863" w:rsidP="00022ADD">
                          <w:pPr>
                            <w:spacing w:before="0"/>
                            <w:rPr>
                              <w:sz w:val="16"/>
                              <w:szCs w:val="16"/>
                            </w:rPr>
                          </w:pPr>
                          <w:r w:rsidRPr="003709B9">
                            <w:rPr>
                              <w:sz w:val="16"/>
                              <w:szCs w:val="16"/>
                            </w:rPr>
                            <w:t xml:space="preserve">Device info: </w:t>
                          </w:r>
                        </w:p>
                        <w:p w14:paraId="4EC019B0" w14:textId="13BEBC9A" w:rsidR="00654863" w:rsidRPr="003709B9" w:rsidRDefault="00654863" w:rsidP="00022ADD">
                          <w:pPr>
                            <w:spacing w:before="0"/>
                            <w:rPr>
                              <w:sz w:val="22"/>
                              <w:szCs w:val="22"/>
                            </w:rPr>
                          </w:pPr>
                          <w:r w:rsidRPr="003709B9">
                            <w:rPr>
                              <w:sz w:val="16"/>
                              <w:szCs w:val="16"/>
                            </w:rPr>
                            <w:t>iou_device.yml, flowmeter_device.yml</w:t>
                          </w:r>
                        </w:p>
                      </w:txbxContent>
                    </v:textbox>
                  </v:shape>
                </v:group>
                <v:group id="Group 26" o:spid="_x0000_s1035" style="position:absolute;left:6803;top:20754;width:14392;height:8392" coordsize="1562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Box 3" o:spid="_x0000_s1036" type="#_x0000_t202" style="position:absolute;left:571;width:15056;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161A7E7F" w14:textId="77777777" w:rsidR="00654863" w:rsidRDefault="00654863" w:rsidP="00022ADD">
                          <w:pPr>
                            <w:spacing w:before="0"/>
                            <w:rPr>
                              <w:sz w:val="24"/>
                              <w:szCs w:val="24"/>
                            </w:rPr>
                          </w:pPr>
                          <w:r>
                            <w:t> </w:t>
                          </w:r>
                        </w:p>
                      </w:txbxContent>
                    </v:textbox>
                  </v:shape>
                  <v:shape id="Text Box 3" o:spid="_x0000_s1037" type="#_x0000_t202" style="position:absolute;top:571;width:15059;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6DBAEE79" w14:textId="3946413F" w:rsidR="00654863" w:rsidRDefault="00654863" w:rsidP="00022ADD">
                          <w:pPr>
                            <w:spacing w:before="0"/>
                            <w:rPr>
                              <w:sz w:val="24"/>
                              <w:szCs w:val="24"/>
                            </w:rPr>
                          </w:pPr>
                          <w:r>
                            <w:rPr>
                              <w:sz w:val="16"/>
                              <w:szCs w:val="16"/>
                            </w:rPr>
                            <w:t xml:space="preserve">Network info - Parameters related to TCP network and RTU networks: E.g. RTU_network.yml, TCP_network.yml </w:t>
                          </w:r>
                        </w:p>
                      </w:txbxContent>
                    </v:textbox>
                  </v:shape>
                </v:group>
                <v:shape id="Text Box 3" o:spid="_x0000_s1038" type="#_x0000_t202" style="position:absolute;left:27993;top:31518;width:21632;height:6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671F7A57" w14:textId="77777777" w:rsidR="00654863" w:rsidRDefault="00654863" w:rsidP="002D6861">
                        <w:pPr>
                          <w:spacing w:before="0"/>
                          <w:rPr>
                            <w:sz w:val="16"/>
                            <w:szCs w:val="16"/>
                          </w:rPr>
                        </w:pPr>
                        <w:r>
                          <w:rPr>
                            <w:sz w:val="16"/>
                            <w:szCs w:val="16"/>
                          </w:rPr>
                          <w:t xml:space="preserve">Point information: Register map, polling frequency, realtime : </w:t>
                        </w:r>
                      </w:p>
                      <w:p w14:paraId="35FB31F1" w14:textId="7ABE0700" w:rsidR="00654863" w:rsidRDefault="00654863" w:rsidP="002D6861">
                        <w:pPr>
                          <w:spacing w:before="0"/>
                          <w:rPr>
                            <w:sz w:val="24"/>
                            <w:szCs w:val="24"/>
                          </w:rPr>
                        </w:pPr>
                        <w:r>
                          <w:rPr>
                            <w:sz w:val="16"/>
                            <w:szCs w:val="16"/>
                          </w:rPr>
                          <w:t>iou_datapoints.yml, flowmeter_datapoints.yml</w:t>
                        </w:r>
                      </w:p>
                    </w:txbxContent>
                  </v:textbox>
                </v:shape>
                <v:shape id="Star: 12 Points 7" o:spid="_x0000_s1039" style="position:absolute;left:2190;top:39338;width:17907;height:8953;visibility:visible;mso-wrap-style:square;v-text-anchor:middle" coordsize="1790701,895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" adj="-11796480,,5400" path="m,447675l246719,360775,119954,223838,420519,210259,447675,59977r273875,63382l895351,r173800,123359l1343026,59977r27156,150282l1670747,223838,1543982,360775r246719,86900l1543982,534575r126765,136938l1370182,685091r-27156,150282l1069151,771991,895351,895350,721550,771991,447675,835373,420519,685091,119954,671513,246719,534575,,447675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447675;246719,360775;119954,223838;420519,210259;447675,59977;721550,123359;895351,0;1069151,123359;1343026,59977;1370182,210259;1670747,223838;1543982,360775;1790701,447675;1543982,534575;1670747,671513;1370182,685091;1343026,835373;1069151,771991;895351,895350;721550,771991;447675,835373;420519,685091;119954,671513;246719,534575;0,447675" o:connectangles="0,0,0,0,0,0,0,0,0,0,0,0,0,0,0,0,0,0,0,0,0,0,0,0,0" textboxrect="0,0,1790701,895350"/>
                  <v:textbox>
                    <w:txbxContent>
                      <w:p w14:paraId="526F6912" w14:textId="5D162BAD" w:rsidR="00654863" w:rsidRPr="005D4FB2" w:rsidRDefault="00654863" w:rsidP="005D4FB2">
                        <w:pPr>
                          <w:spacing w:before="0"/>
                          <w:jc w:val="center"/>
                          <w:rPr>
                            <w:sz w:val="18"/>
                            <w:szCs w:val="18"/>
                          </w:rPr>
                        </w:pPr>
                        <w:r w:rsidRPr="005D4FB2">
                          <w:rPr>
                            <w:sz w:val="18"/>
                            <w:szCs w:val="18"/>
                          </w:rPr>
                          <w:t>File format: YAML- Human readable</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9" o:spid="_x0000_s1040" type="#_x0000_t61" style="position:absolute;left:25622;top:40576;width:1857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" adj="24115,-22488" fillcolor="#c2d69b [1942]" strokecolor="black [3040]">
                  <v:shadow on="t" color="black" opacity="24903f" origin=",.5" offset="0,.55556mm"/>
                  <v:textbox>
                    <w:txbxContent>
                      <w:p w14:paraId="6E1176D6" w14:textId="187B3B95" w:rsidR="00654863" w:rsidRPr="00371A19" w:rsidRDefault="00654863" w:rsidP="00371A19">
                        <w:pPr>
                          <w:spacing w:before="0"/>
                          <w:jc w:val="center"/>
                          <w:rPr>
                            <w:sz w:val="16"/>
                            <w:szCs w:val="16"/>
                          </w:rPr>
                        </w:pPr>
                        <w:r w:rsidRPr="00371A19">
                          <w:rPr>
                            <w:sz w:val="16"/>
                            <w:szCs w:val="16"/>
                          </w:rPr>
                          <w:t>Each device may monitor and control points with different attributes</w:t>
                        </w:r>
                      </w:p>
                    </w:txbxContent>
                  </v:textbox>
                </v:shape>
                <v:shape id="Speech Bubble: Rectangle 31" o:spid="_x0000_s1041" type="#_x0000_t61" style="position:absolute;left:23431;top:8191;width:8096;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" adj="-9288,26645" fillcolor="#c2d69b [1942]" strokecolor="black [3040]">
                  <v:shadow on="t" color="black" opacity="24903f" origin=",.5" offset="0,.55556mm"/>
                  <v:textbox>
                    <w:txbxContent>
                      <w:p w14:paraId="53D54252" w14:textId="14BAF494" w:rsidR="00654863" w:rsidRDefault="00654863" w:rsidP="00AA35C4">
                        <w:pPr>
                          <w:spacing w:before="0"/>
                          <w:jc w:val="center"/>
                          <w:rPr>
                            <w:sz w:val="24"/>
                            <w:szCs w:val="24"/>
                          </w:rPr>
                        </w:pPr>
                        <w:r>
                          <w:rPr>
                            <w:sz w:val="16"/>
                            <w:szCs w:val="16"/>
                          </w:rPr>
                          <w:t>Site can have more than one device group</w:t>
                        </w:r>
                      </w:p>
                    </w:txbxContent>
                  </v:textbox>
                </v:shape>
                <v:shape id="Speech Bubble: Rectangle 32" o:spid="_x0000_s1042" type="#_x0000_t61" style="position:absolute;left:37338;top:17808;width:9902;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" adj="-9288,26645" fillcolor="#c2d69b [1942]" strokecolor="black [3040]">
                  <v:shadow on="t" color="black" opacity="24903f" origin=",.5" offset="0,.55556mm"/>
                  <v:textbox>
                    <w:txbxContent>
                      <w:p w14:paraId="14FE26ED" w14:textId="3BA62CE5" w:rsidR="00654863" w:rsidRDefault="00654863" w:rsidP="00E85F64">
                        <w:pPr>
                          <w:spacing w:before="0"/>
                          <w:jc w:val="center"/>
                          <w:rPr>
                            <w:sz w:val="24"/>
                            <w:szCs w:val="24"/>
                          </w:rPr>
                        </w:pPr>
                        <w:r>
                          <w:rPr>
                            <w:sz w:val="16"/>
                            <w:szCs w:val="16"/>
                          </w:rPr>
                          <w:t>A device group can have more than one device</w:t>
                        </w:r>
                      </w:p>
                    </w:txbxContent>
                  </v:textbox>
                </v:shape>
                <v:shape id="Speech Bubble: Rectangle 33" o:spid="_x0000_s1043" type="#_x0000_t61" style="position:absolute;left:2476;top:31254;width:22955;height:7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" adj="12533,-8600" fillcolor="#c2d69b [1942]" strokecolor="black [3040]">
                  <v:shadow on="t" color="black" opacity="24903f" origin=",.5" offset="0,.55556mm"/>
                  <v:textbox>
                    <w:txbxContent>
                      <w:p w14:paraId="1781CAE7" w14:textId="2AC5289D" w:rsidR="00654863" w:rsidRPr="00AA0987" w:rsidRDefault="00654863"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44" type="#_x0000_t34" style="position:absolute;left:30961;top:29046;width:2848;height:2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" strokecolor="black [3200]" strokeweight="2pt">
                  <v:stroke endarrow="block"/>
                  <v:shadow on="t" color="black" opacity="24903f" origin=",.5" offset="0,.55556mm"/>
                </v:shape>
                <v:shape id="Connector: Elbow 34" o:spid="_x0000_s1045" type="#_x0000_t34" style="position:absolute;left:5404;top:11308;width:3080;height:26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" strokecolor="black [3200]" strokeweight="2pt">
                  <v:stroke endarrow="block"/>
                  <v:shadow on="t" color="black" opacity="24903f" origin=",.5" offset="0,.55556mm"/>
                </v:shape>
                <v:shape id="Connector: Elbow 35" o:spid="_x0000_s1046" type="#_x0000_t34" style="position:absolute;left:26768;top:19618;width:4753;height:30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" strokecolor="black [3200]" strokeweight="2pt">
                  <v:stroke endarrow="block"/>
                  <v:shadow on="t" color="black" opacity="24903f" origin=",.5" offset="0,.55556mm"/>
                </v:shape>
                <v:shape id="Connector: Elbow 36" o:spid="_x0000_s1047" type="#_x0000_t34" style="position:absolute;left:10071;top:18865;width:3080;height:26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" strokecolor="black [3200]" strokeweight="2pt">
                  <v:stroke endarrow="block"/>
                  <v:shadow on="t" color="black" opacity="24903f" origin=",.5" offset="0,.55556mm"/>
                </v:shape>
                <v:shape id="Picture 37" o:spid="_x0000_s1048" type="#_x0000_t75" style="position:absolute;left:32736;top:190;width:17429;height:16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">
                  <v:imagedata r:id="rId15" o:title=""/>
                </v:shape>
                <v:shape id="Text Box 3" o:spid="_x0000_s1049" type="#_x0000_t202" style="position:absolute;left:3228;top:1038;width:1818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74F78FFA" w14:textId="03880568" w:rsidR="00654863" w:rsidRPr="00E50EA7" w:rsidRDefault="00654863" w:rsidP="00E50EA7">
                        <w:pPr>
                          <w:spacing w:before="0"/>
                          <w:rPr>
                            <w:sz w:val="24"/>
                            <w:szCs w:val="24"/>
                            <w:u w:val="single"/>
                          </w:rPr>
                        </w:pPr>
                        <w:r w:rsidRPr="00E50EA7">
                          <w:rPr>
                            <w:sz w:val="24"/>
                            <w:szCs w:val="24"/>
                            <w:u w:val="single"/>
                          </w:rPr>
                          <w:t>Site Configuration</w:t>
                        </w:r>
                        <w:r>
                          <w:rPr>
                            <w:sz w:val="24"/>
                            <w:szCs w:val="24"/>
                            <w:u w:val="single"/>
                          </w:rPr>
                          <w:t>s</w:t>
                        </w:r>
                      </w:p>
                    </w:txbxContent>
                  </v:textbox>
                </v:shape>
                <w10:anchorlock/>
              </v:group>
            </w:pict>
          </mc:Fallback>
        </mc:AlternateContent>
      </w:r>
    </w:p>
    <w:p w14:paraId="4D4C8524" w14:textId="77777777" w:rsidR="007559CE" w:rsidRDefault="007559CE" w:rsidP="007559CE">
      <w:pPr>
        <w:pStyle w:val="Heading2"/>
      </w:pPr>
      <w:bookmarkStart w:id="19" w:name="_Toc59561977"/>
      <w:r>
        <w:t>Understanding UWC Platform</w:t>
      </w:r>
      <w:bookmarkEnd w:id="19"/>
    </w:p>
    <w:p w14:paraId="7E3FF200" w14:textId="45821BFE" w:rsidR="007559CE" w:rsidRDefault="007559CE" w:rsidP="007559CE">
      <w:r>
        <w:t>Following is a high</w:t>
      </w:r>
      <w:r w:rsidR="003E2BFE">
        <w:t>-</w:t>
      </w:r>
      <w:r>
        <w:t>level block diagram of UWC:</w:t>
      </w:r>
    </w:p>
    <w:p w14:paraId="1C64E2B6" w14:textId="4493BCF3" w:rsidR="007559CE" w:rsidRDefault="00201F37" w:rsidP="002666F6">
      <w:pPr>
        <w:jc w:val="both"/>
      </w:pPr>
      <w:r>
        <w:rPr>
          <w:noProof/>
        </w:rPr>
        <w:lastRenderedPageBreak/>
        <w:drawing>
          <wp:inline distT="0" distB="0" distL="0" distR="0" wp14:anchorId="5BA63ADB" wp14:editId="379AB951">
            <wp:extent cx="5016500" cy="259651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5016500" cy="2596515"/>
                    </a:xfrm>
                    <a:prstGeom prst="rect">
                      <a:avLst/>
                    </a:prstGeom>
                  </pic:spPr>
                </pic:pic>
              </a:graphicData>
            </a:graphic>
          </wp:inline>
        </w:drawing>
      </w:r>
    </w:p>
    <w:p w14:paraId="61C5D31E" w14:textId="59CB1DA4" w:rsidR="007559CE" w:rsidRDefault="00093E8B" w:rsidP="00970E76">
      <w:pPr>
        <w:jc w:val="both"/>
      </w:pPr>
      <w:r>
        <w:t xml:space="preserve">The application can subscribe to MQTT topics to receive polled data. Similarly, the application can publish data to be written on MQTT. The platform will accordingly publish or subscribe to respective topics. </w:t>
      </w:r>
      <w:r w:rsidR="00474EA6">
        <w:t xml:space="preserve">The MQTT topics to be used can be configured. </w:t>
      </w:r>
    </w:p>
    <w:p w14:paraId="0EB1F0E6" w14:textId="254A6421" w:rsidR="00474EA6" w:rsidRDefault="00474EA6" w:rsidP="00970E76">
      <w:pPr>
        <w:jc w:val="both"/>
      </w:pPr>
      <w:r>
        <w:t>Internally, UWC platform uses a message bus (called ZMQ) for which the topics need to be configured. ZMQ is not shown above for ease of understanding.</w:t>
      </w:r>
    </w:p>
    <w:p w14:paraId="6F7388DE" w14:textId="77777777" w:rsidR="00F055A9" w:rsidRDefault="00F055A9" w:rsidP="00F055A9">
      <w:pPr>
        <w:pStyle w:val="Heading3"/>
      </w:pPr>
      <w:bookmarkStart w:id="20" w:name="_Toc59561978"/>
      <w:r>
        <w:t>Modbus containers</w:t>
      </w:r>
      <w:bookmarkEnd w:id="20"/>
    </w:p>
    <w:p w14:paraId="245DA25A" w14:textId="382B071A" w:rsidR="00384AA5" w:rsidRDefault="00F055A9" w:rsidP="00970E76">
      <w:pPr>
        <w:jc w:val="both"/>
      </w:pPr>
      <w:r>
        <w:t xml:space="preserve">UWC supports Modbus TCP master and Modbus RTU master for communicating with Modbus slave devices present in a field. These are developed as two separate containers i.e. Modbus TCP container and Modbus RTU container. Please refer diagram in section 2.3. </w:t>
      </w:r>
    </w:p>
    <w:p w14:paraId="19669018" w14:textId="4F96E232" w:rsidR="00F055A9" w:rsidRDefault="00F055A9" w:rsidP="0075634F">
      <w:pPr>
        <w:pStyle w:val="Heading4"/>
        <w:numPr>
          <w:ilvl w:val="0"/>
          <w:numId w:val="49"/>
        </w:numPr>
      </w:pPr>
      <w:bookmarkStart w:id="21" w:name="_Toc59561979"/>
      <w:r>
        <w:t>Modbus RTU master container</w:t>
      </w:r>
      <w:bookmarkEnd w:id="21"/>
    </w:p>
    <w:p w14:paraId="0EB296BA" w14:textId="4E11C0FD" w:rsidR="00F055A9" w:rsidRDefault="00F055A9" w:rsidP="00970E76">
      <w:pPr>
        <w:jc w:val="both"/>
      </w:pPr>
      <w:r>
        <w:t xml:space="preserve">Modbus RTU devices can be connected using RS485 or RS232. Normally, with RS232, only one device is connected at one time. Hence, to communicate with two Modbus RTU devices over RS232, two different serial ports will be needed.  </w:t>
      </w:r>
    </w:p>
    <w:p w14:paraId="744D2546" w14:textId="383CE464" w:rsidR="00F055A9" w:rsidRDefault="00F055A9" w:rsidP="00970E76">
      <w:pPr>
        <w:jc w:val="both"/>
      </w:pPr>
    </w:p>
    <w:p w14:paraId="3303B98B" w14:textId="04BBB8F7" w:rsidR="0081694A" w:rsidRDefault="0081694A" w:rsidP="00970E76">
      <w:pPr>
        <w:jc w:val="both"/>
      </w:pPr>
      <w:r w:rsidRPr="0081694A">
        <w:t>Modbus RTU protocol with</w:t>
      </w:r>
      <w:r>
        <w:t xml:space="preserve"> </w:t>
      </w:r>
      <w:r w:rsidRPr="0081694A">
        <w:t>RS485 physical transport uses a twisted pair of wires in a daisy-chain shared media for all devices on a chain.  The communications parameters of all devices on a chain should be the same, so if, different devices have different configuration (e.g. different parity, different baud rate, etc.), then, different Modbus RTU chains can be formed. To communicate with two different Modbus RTU networks, two different serial ports will be needed.  It is important to verify the analog signal integrity of the RS-485 chains including the use of termination resistors as per well-known RS-485 best-practices.</w:t>
      </w:r>
    </w:p>
    <w:p w14:paraId="4B4285AE" w14:textId="069D48EF" w:rsidR="0029333A" w:rsidRDefault="00F055A9" w:rsidP="00970E76">
      <w:pPr>
        <w:jc w:val="both"/>
      </w:pPr>
      <w:r>
        <w:t xml:space="preserve">In UWC, one Modbus RTU master </w:t>
      </w:r>
      <w:r w:rsidR="00A2066A">
        <w:t xml:space="preserve">can be </w:t>
      </w:r>
      <w:r>
        <w:t xml:space="preserve">configured to </w:t>
      </w:r>
      <w:r w:rsidR="0029333A">
        <w:t xml:space="preserve">communicate over </w:t>
      </w:r>
      <w:r w:rsidR="00586DF5">
        <w:t>multiple serial ports</w:t>
      </w:r>
      <w:r>
        <w:t xml:space="preserve">. Hence </w:t>
      </w:r>
      <w:r w:rsidR="0029333A">
        <w:t xml:space="preserve">a single Modbus RTU master container handles communication with multiple Modbus RTU networks. The configuration for one Modbus RTU network (e.g. port, baud </w:t>
      </w:r>
      <w:r w:rsidR="0029333A">
        <w:lastRenderedPageBreak/>
        <w:t>rate, etc.) can be configured in a RTU network configuration file, explained in later section of this document.</w:t>
      </w:r>
    </w:p>
    <w:p w14:paraId="3ACB3F38" w14:textId="4FA198DA" w:rsidR="006F7334" w:rsidRDefault="006F7334" w:rsidP="006F7334">
      <w:pPr>
        <w:pStyle w:val="Heading3"/>
      </w:pPr>
      <w:bookmarkStart w:id="22" w:name="_Toc43457774"/>
      <w:bookmarkStart w:id="23" w:name="_Toc59561980"/>
      <w:r>
        <w:t>MQTT-Export container</w:t>
      </w:r>
      <w:bookmarkEnd w:id="23"/>
    </w:p>
    <w:p w14:paraId="2245211C" w14:textId="18D21D54" w:rsidR="006F7334" w:rsidRDefault="006F7334" w:rsidP="006F7334">
      <w:pPr>
        <w:jc w:val="both"/>
      </w:pPr>
      <w:r>
        <w:t>Modbus containers communicate over ZMQ. The MQTT-Export module enables communication with Modbus containers using MQTT. The MQTT-Export module reads data on ZMQ received from Modbus containers and publishes that data on MQTT. Similarly, the MQTT-Export module reads data from MQTT and publishes it on ZMQ.</w:t>
      </w:r>
    </w:p>
    <w:p w14:paraId="102896C3" w14:textId="77777777" w:rsidR="00201F37" w:rsidRDefault="00201F37" w:rsidP="00201F37">
      <w:pPr>
        <w:pStyle w:val="Heading3"/>
      </w:pPr>
      <w:bookmarkStart w:id="24" w:name="_Toc59561981"/>
      <w:r>
        <w:t>SCADA-RTU container</w:t>
      </w:r>
      <w:bookmarkEnd w:id="22"/>
      <w:bookmarkEnd w:id="24"/>
    </w:p>
    <w:p w14:paraId="002C65AD" w14:textId="0CCC62F2" w:rsidR="00201F37" w:rsidRDefault="00201F37" w:rsidP="00970E76">
      <w:pPr>
        <w:jc w:val="both"/>
      </w:pPr>
      <w:r>
        <w:t xml:space="preserve">UWC supports Eclipse Foundation’s SparkPlug standard to expose data to SCADA </w:t>
      </w:r>
      <w:r w:rsidR="008237A4">
        <w:t>Master</w:t>
      </w:r>
      <w:r>
        <w:t xml:space="preserve"> over MQTT. SCADA-RTU implements the standard and enables communication with SCADA </w:t>
      </w:r>
      <w:r w:rsidR="008237A4">
        <w:t>Master</w:t>
      </w:r>
      <w:r>
        <w:t xml:space="preserve">. Please note SCADA-RTU feature is under development feature. </w:t>
      </w:r>
    </w:p>
    <w:p w14:paraId="5C9E92B4" w14:textId="77777777" w:rsidR="00A937F3" w:rsidRPr="00A937F3" w:rsidRDefault="00A937F3" w:rsidP="00970E76">
      <w:pPr>
        <w:jc w:val="both"/>
      </w:pPr>
      <w:r w:rsidRPr="00A937F3">
        <w:t xml:space="preserve">This module exposes the data on the platform to an external, centralized, master system for the SCADA: </w:t>
      </w:r>
    </w:p>
    <w:p w14:paraId="10540AAD" w14:textId="396800C2" w:rsidR="00A937F3" w:rsidRDefault="00A937F3" w:rsidP="0075634F">
      <w:pPr>
        <w:numPr>
          <w:ilvl w:val="0"/>
          <w:numId w:val="42"/>
        </w:numPr>
        <w:jc w:val="both"/>
      </w:pPr>
      <w:r w:rsidRPr="00A937F3">
        <w:t>Data from base UWC platfor</w:t>
      </w:r>
      <w:r>
        <w:t>m i.e. real devices</w:t>
      </w:r>
    </w:p>
    <w:p w14:paraId="17FCA3FA" w14:textId="771E126F" w:rsidR="00A937F3" w:rsidRDefault="00A937F3" w:rsidP="0075634F">
      <w:pPr>
        <w:numPr>
          <w:ilvl w:val="0"/>
          <w:numId w:val="42"/>
        </w:numPr>
        <w:jc w:val="both"/>
      </w:pPr>
      <w:r w:rsidRPr="00A937F3">
        <w:t>Mechanism to expose data from Apps running on UWC</w:t>
      </w:r>
      <w:r w:rsidR="00FF4C7D">
        <w:t xml:space="preserve"> i.e. virtual devices</w:t>
      </w:r>
    </w:p>
    <w:p w14:paraId="11B04885" w14:textId="70F33B99" w:rsidR="00A937F3" w:rsidRDefault="00F515A7" w:rsidP="0075634F">
      <w:pPr>
        <w:pStyle w:val="Heading4"/>
        <w:numPr>
          <w:ilvl w:val="0"/>
          <w:numId w:val="48"/>
        </w:numPr>
      </w:pPr>
      <w:bookmarkStart w:id="25" w:name="_Toc59561982"/>
      <w:r>
        <w:t>SparkPlug MQTT Topic Namespace</w:t>
      </w:r>
      <w:bookmarkEnd w:id="25"/>
    </w:p>
    <w:p w14:paraId="67FD0836" w14:textId="77777777" w:rsidR="00F515A7" w:rsidRDefault="00F515A7" w:rsidP="00F515A7">
      <w:pPr>
        <w:spacing w:before="0"/>
      </w:pPr>
    </w:p>
    <w:p w14:paraId="4F092EBF" w14:textId="6EB6703F" w:rsidR="00F515A7" w:rsidRDefault="00F515A7" w:rsidP="00F515A7">
      <w:pPr>
        <w:spacing w:before="0"/>
      </w:pPr>
      <w:r>
        <w:t>Following is the topic format:</w:t>
      </w:r>
    </w:p>
    <w:p w14:paraId="2E5328EF" w14:textId="77777777" w:rsidR="00F515A7" w:rsidRPr="00FF4C7D" w:rsidRDefault="00F515A7" w:rsidP="00F515A7">
      <w:pPr>
        <w:spacing w:before="0"/>
        <w:rPr>
          <w:rFonts w:ascii="Courier New" w:hAnsi="Courier New" w:cs="Courier New"/>
        </w:rPr>
      </w:pPr>
      <w:r w:rsidRPr="00FF4C7D">
        <w:rPr>
          <w:rFonts w:ascii="Courier New" w:hAnsi="Courier New" w:cs="Courier New"/>
        </w:rPr>
        <w:t>spBv1.0/group_id/message_type/edge_node_id/[device_id]</w:t>
      </w:r>
    </w:p>
    <w:p w14:paraId="00520FCD" w14:textId="4C23E515" w:rsidR="00F515A7" w:rsidRDefault="00F515A7" w:rsidP="00490C5E">
      <w:pPr>
        <w:pStyle w:val="Heading5"/>
      </w:pPr>
      <w:r w:rsidRPr="007D19B3">
        <w:t>group_id</w:t>
      </w:r>
    </w:p>
    <w:p w14:paraId="4E2DB499" w14:textId="2E6FC936" w:rsidR="00F515A7" w:rsidRDefault="00F515A7" w:rsidP="00970E76">
      <w:pPr>
        <w:spacing w:before="0"/>
        <w:jc w:val="both"/>
      </w:pPr>
      <w:r w:rsidRPr="004E56C7">
        <w:t xml:space="preserve">The group_id element of the </w:t>
      </w:r>
      <w:r>
        <w:t>Sparkplug</w:t>
      </w:r>
      <w:r>
        <w:rPr>
          <w:rFonts w:hint="eastAsia"/>
        </w:rPr>
        <w:t>™</w:t>
      </w:r>
      <w:r>
        <w:t xml:space="preserve"> </w:t>
      </w:r>
      <w:r w:rsidRPr="004E56C7">
        <w:t>Topic Namespace provides for a logical grouping of MQTT EoN nodes into the MQTT Server and back out to the consuming MQTT Clients.</w:t>
      </w:r>
      <w:r w:rsidRPr="007D19B3">
        <w:t xml:space="preserve"> </w:t>
      </w:r>
      <w:r>
        <w:t>The value</w:t>
      </w:r>
      <w:r w:rsidRPr="007D19B3">
        <w:t xml:space="preserve"> should be descriptive but as small as possible.</w:t>
      </w:r>
    </w:p>
    <w:p w14:paraId="49826312" w14:textId="77777777" w:rsidR="00970E76" w:rsidRDefault="00970E76" w:rsidP="00970E76">
      <w:pPr>
        <w:spacing w:before="0"/>
        <w:jc w:val="both"/>
      </w:pPr>
    </w:p>
    <w:p w14:paraId="1186F03E" w14:textId="3C2A0C71" w:rsidR="00C13EE0" w:rsidRDefault="00C13EE0" w:rsidP="00970E76">
      <w:pPr>
        <w:spacing w:before="0"/>
        <w:jc w:val="both"/>
      </w:pPr>
      <w:r w:rsidRPr="004E56C7">
        <w:t xml:space="preserve">The </w:t>
      </w:r>
      <w:r>
        <w:t>value</w:t>
      </w:r>
      <w:r w:rsidRPr="004E56C7">
        <w:t xml:space="preserve"> of the </w:t>
      </w:r>
      <w:r w:rsidRPr="00530F2C">
        <w:t>group_id</w:t>
      </w:r>
      <w:r w:rsidRPr="004E56C7">
        <w:t xml:space="preserve">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342C10B3" w14:textId="7FCE7075" w:rsidR="00314240" w:rsidRDefault="00314240" w:rsidP="00970E76">
      <w:pPr>
        <w:spacing w:before="0"/>
        <w:jc w:val="both"/>
      </w:pPr>
    </w:p>
    <w:p w14:paraId="2DBD46CB" w14:textId="26A013CC" w:rsidR="00314240" w:rsidRDefault="00314240" w:rsidP="00970E76">
      <w:pPr>
        <w:spacing w:before="0"/>
        <w:jc w:val="both"/>
      </w:pPr>
      <w:r>
        <w:t>The value of this field can be configured in a configuration file (</w:t>
      </w:r>
      <w:hyperlink w:anchor="_Settings_for_SCAD-RTU" w:history="1">
        <w:r w:rsidRPr="00314240">
          <w:rPr>
            <w:rStyle w:val="Hyperlink"/>
            <w:rFonts w:ascii="Intel Clear" w:hAnsi="Intel Clear"/>
            <w:sz w:val="20"/>
            <w:szCs w:val="20"/>
          </w:rPr>
          <w:t>link</w:t>
        </w:r>
      </w:hyperlink>
      <w:r>
        <w:t>).</w:t>
      </w:r>
    </w:p>
    <w:p w14:paraId="576EDADA" w14:textId="100FD1CE" w:rsidR="00F515A7" w:rsidRDefault="00F515A7" w:rsidP="00490C5E">
      <w:pPr>
        <w:pStyle w:val="Heading5"/>
      </w:pPr>
      <w:r>
        <w:t xml:space="preserve">message_type </w:t>
      </w:r>
    </w:p>
    <w:p w14:paraId="31B7880E" w14:textId="4B109D49" w:rsidR="00F515A7" w:rsidRDefault="00F515A7" w:rsidP="00970E76">
      <w:pPr>
        <w:spacing w:before="0"/>
        <w:jc w:val="both"/>
      </w:pPr>
      <w:r>
        <w:t>The message_type elements are defined for the Sparkplug</w:t>
      </w:r>
      <w:r>
        <w:rPr>
          <w:rFonts w:hint="eastAsia"/>
        </w:rPr>
        <w:t>™</w:t>
      </w:r>
      <w:r>
        <w:t xml:space="preserve"> Topic Namespace. The values could be: </w:t>
      </w:r>
    </w:p>
    <w:p w14:paraId="68EB518F" w14:textId="77777777" w:rsidR="00F515A7" w:rsidRDefault="00F515A7" w:rsidP="0075634F">
      <w:pPr>
        <w:pStyle w:val="ListParagraph"/>
        <w:numPr>
          <w:ilvl w:val="0"/>
          <w:numId w:val="43"/>
        </w:numPr>
        <w:spacing w:before="0"/>
        <w:jc w:val="both"/>
      </w:pPr>
      <w:r>
        <w:t xml:space="preserve">NBIRTH </w:t>
      </w:r>
      <w:r>
        <w:rPr>
          <w:rFonts w:hint="eastAsia"/>
        </w:rPr>
        <w:t>–</w:t>
      </w:r>
      <w:r>
        <w:t xml:space="preserve"> Birth certificate for MQTT EoN nodes.</w:t>
      </w:r>
    </w:p>
    <w:p w14:paraId="26A4B7F0" w14:textId="77777777" w:rsidR="00F515A7" w:rsidRDefault="00F515A7" w:rsidP="0075634F">
      <w:pPr>
        <w:pStyle w:val="ListParagraph"/>
        <w:numPr>
          <w:ilvl w:val="0"/>
          <w:numId w:val="43"/>
        </w:numPr>
        <w:spacing w:before="0"/>
        <w:jc w:val="both"/>
      </w:pPr>
      <w:r>
        <w:t xml:space="preserve">NDEATH </w:t>
      </w:r>
      <w:r>
        <w:rPr>
          <w:rFonts w:hint="eastAsia"/>
        </w:rPr>
        <w:t>–</w:t>
      </w:r>
      <w:r>
        <w:t xml:space="preserve"> Death certificate for MQTT EoN nodes.</w:t>
      </w:r>
    </w:p>
    <w:p w14:paraId="183135A0" w14:textId="77777777" w:rsidR="00F515A7" w:rsidRDefault="00F515A7" w:rsidP="0075634F">
      <w:pPr>
        <w:pStyle w:val="ListParagraph"/>
        <w:numPr>
          <w:ilvl w:val="0"/>
          <w:numId w:val="43"/>
        </w:numPr>
        <w:spacing w:before="0"/>
        <w:jc w:val="both"/>
      </w:pPr>
      <w:r>
        <w:t xml:space="preserve">DBIRTH </w:t>
      </w:r>
      <w:r>
        <w:rPr>
          <w:rFonts w:hint="eastAsia"/>
        </w:rPr>
        <w:t>–</w:t>
      </w:r>
      <w:r>
        <w:t xml:space="preserve"> Birth certificate for Devices.</w:t>
      </w:r>
    </w:p>
    <w:p w14:paraId="32E300E2" w14:textId="77777777" w:rsidR="00F515A7" w:rsidRDefault="00F515A7" w:rsidP="0075634F">
      <w:pPr>
        <w:pStyle w:val="ListParagraph"/>
        <w:numPr>
          <w:ilvl w:val="0"/>
          <w:numId w:val="43"/>
        </w:numPr>
        <w:spacing w:before="0"/>
        <w:jc w:val="both"/>
      </w:pPr>
      <w:r>
        <w:t xml:space="preserve">DDEATH </w:t>
      </w:r>
      <w:r>
        <w:rPr>
          <w:rFonts w:hint="eastAsia"/>
        </w:rPr>
        <w:t>–</w:t>
      </w:r>
      <w:r>
        <w:t xml:space="preserve"> Death certificate for Devices.</w:t>
      </w:r>
    </w:p>
    <w:p w14:paraId="49A5BC10" w14:textId="77777777" w:rsidR="00F515A7" w:rsidRDefault="00F515A7" w:rsidP="0075634F">
      <w:pPr>
        <w:pStyle w:val="ListParagraph"/>
        <w:numPr>
          <w:ilvl w:val="0"/>
          <w:numId w:val="43"/>
        </w:numPr>
        <w:spacing w:before="0"/>
        <w:jc w:val="both"/>
      </w:pPr>
      <w:r>
        <w:t xml:space="preserve">NDATA </w:t>
      </w:r>
      <w:r>
        <w:rPr>
          <w:rFonts w:hint="eastAsia"/>
        </w:rPr>
        <w:t>–</w:t>
      </w:r>
      <w:r>
        <w:t xml:space="preserve"> Node data message.</w:t>
      </w:r>
    </w:p>
    <w:p w14:paraId="762C831B" w14:textId="77777777" w:rsidR="00F515A7" w:rsidRDefault="00F515A7" w:rsidP="0075634F">
      <w:pPr>
        <w:pStyle w:val="ListParagraph"/>
        <w:numPr>
          <w:ilvl w:val="0"/>
          <w:numId w:val="43"/>
        </w:numPr>
        <w:spacing w:before="0"/>
        <w:jc w:val="both"/>
      </w:pPr>
      <w:r>
        <w:t xml:space="preserve">DDATA </w:t>
      </w:r>
      <w:r>
        <w:rPr>
          <w:rFonts w:hint="eastAsia"/>
        </w:rPr>
        <w:t>–</w:t>
      </w:r>
      <w:r>
        <w:t xml:space="preserve"> Device data message.</w:t>
      </w:r>
    </w:p>
    <w:p w14:paraId="24AEA616" w14:textId="77777777" w:rsidR="00F515A7" w:rsidRDefault="00F515A7" w:rsidP="0075634F">
      <w:pPr>
        <w:pStyle w:val="ListParagraph"/>
        <w:numPr>
          <w:ilvl w:val="0"/>
          <w:numId w:val="43"/>
        </w:numPr>
        <w:spacing w:before="0"/>
        <w:jc w:val="both"/>
      </w:pPr>
      <w:r>
        <w:t xml:space="preserve">NCMD </w:t>
      </w:r>
      <w:r>
        <w:rPr>
          <w:rFonts w:hint="eastAsia"/>
        </w:rPr>
        <w:t>–</w:t>
      </w:r>
      <w:r>
        <w:t xml:space="preserve"> Node command message.</w:t>
      </w:r>
    </w:p>
    <w:p w14:paraId="5B265675" w14:textId="77777777" w:rsidR="00F515A7" w:rsidRDefault="00F515A7" w:rsidP="0075634F">
      <w:pPr>
        <w:pStyle w:val="ListParagraph"/>
        <w:numPr>
          <w:ilvl w:val="0"/>
          <w:numId w:val="43"/>
        </w:numPr>
        <w:spacing w:before="0"/>
        <w:jc w:val="both"/>
      </w:pPr>
      <w:r>
        <w:t xml:space="preserve">DCMD </w:t>
      </w:r>
      <w:r>
        <w:rPr>
          <w:rFonts w:hint="eastAsia"/>
        </w:rPr>
        <w:t>–</w:t>
      </w:r>
      <w:r>
        <w:t xml:space="preserve"> Device command message.</w:t>
      </w:r>
    </w:p>
    <w:p w14:paraId="68CFB6BF" w14:textId="5E9E5C5F" w:rsidR="00F515A7" w:rsidRDefault="00F515A7" w:rsidP="0075634F">
      <w:pPr>
        <w:pStyle w:val="ListParagraph"/>
        <w:numPr>
          <w:ilvl w:val="0"/>
          <w:numId w:val="43"/>
        </w:numPr>
        <w:spacing w:before="0"/>
        <w:jc w:val="both"/>
      </w:pPr>
      <w:r>
        <w:lastRenderedPageBreak/>
        <w:t xml:space="preserve">STATE </w:t>
      </w:r>
      <w:r>
        <w:rPr>
          <w:rFonts w:hint="eastAsia"/>
        </w:rPr>
        <w:t>–</w:t>
      </w:r>
      <w:r>
        <w:t xml:space="preserve"> Critical application state message.</w:t>
      </w:r>
    </w:p>
    <w:p w14:paraId="7C4A80A0" w14:textId="69092AAA" w:rsidR="00F515A7" w:rsidRDefault="00F515A7" w:rsidP="00970E76">
      <w:pPr>
        <w:spacing w:before="0"/>
        <w:jc w:val="both"/>
      </w:pPr>
    </w:p>
    <w:p w14:paraId="1BE71B98" w14:textId="2A8BACEE" w:rsidR="00F515A7" w:rsidRDefault="00F515A7" w:rsidP="00490C5E">
      <w:pPr>
        <w:pStyle w:val="Heading5"/>
      </w:pPr>
      <w:r w:rsidRPr="007D19B3">
        <w:t>edge_node_id</w:t>
      </w:r>
    </w:p>
    <w:p w14:paraId="10201747" w14:textId="05A23F28" w:rsidR="00F515A7" w:rsidRDefault="00F515A7" w:rsidP="00970E76">
      <w:pPr>
        <w:spacing w:before="0"/>
        <w:jc w:val="both"/>
      </w:pPr>
      <w:r w:rsidRPr="004E56C7">
        <w:t>The edge_node_id element of the Sparkplug</w:t>
      </w:r>
      <w:r w:rsidRPr="004E56C7">
        <w:rPr>
          <w:rFonts w:hint="eastAsia"/>
        </w:rPr>
        <w:t>™</w:t>
      </w:r>
      <w:r w:rsidRPr="004E56C7">
        <w:t xml:space="preserve"> Topic Namespace uniquely identifies the MQTT EoN node within the infrastructure. The group_id combined with the edge_node_id element must be unique from any other group_id/edge_node_id assigned in the MQTT infrastructure. The topic element edge_node_id travels with every message published and should be as short as possible.</w:t>
      </w:r>
    </w:p>
    <w:p w14:paraId="2AE8ECA8" w14:textId="77777777" w:rsidR="00970E76" w:rsidRDefault="00970E76" w:rsidP="00970E76">
      <w:pPr>
        <w:spacing w:before="0"/>
        <w:jc w:val="both"/>
      </w:pPr>
    </w:p>
    <w:p w14:paraId="3C5D9C93" w14:textId="1C5C4F92" w:rsidR="00C13EE0" w:rsidRDefault="00C13EE0" w:rsidP="00970E76">
      <w:pPr>
        <w:spacing w:before="0"/>
        <w:jc w:val="both"/>
      </w:pPr>
      <w:r w:rsidRPr="004E56C7">
        <w:t xml:space="preserve">The </w:t>
      </w:r>
      <w:r>
        <w:t>value</w:t>
      </w:r>
      <w:r w:rsidRPr="004E56C7">
        <w:t xml:space="preserve"> of the edge_node_id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1C656856" w14:textId="0F802B8F" w:rsidR="00287D5D" w:rsidRDefault="00287D5D" w:rsidP="00970E76">
      <w:pPr>
        <w:spacing w:before="0"/>
        <w:jc w:val="both"/>
      </w:pPr>
    </w:p>
    <w:p w14:paraId="4313C61F" w14:textId="66243D38" w:rsidR="00287D5D" w:rsidRDefault="00287D5D" w:rsidP="00970E76">
      <w:pPr>
        <w:spacing w:before="0"/>
        <w:jc w:val="both"/>
      </w:pPr>
      <w:r>
        <w:t>The value of this field can be configured in a configuration file</w:t>
      </w:r>
      <w:r w:rsidR="00314240">
        <w:t xml:space="preserve"> (</w:t>
      </w:r>
      <w:hyperlink w:anchor="_Settings_for_SCAD-RTU" w:history="1">
        <w:r w:rsidR="00314240" w:rsidRPr="00314240">
          <w:rPr>
            <w:rStyle w:val="Hyperlink"/>
            <w:rFonts w:ascii="Intel Clear" w:hAnsi="Intel Clear"/>
            <w:sz w:val="20"/>
            <w:szCs w:val="20"/>
          </w:rPr>
          <w:t>link</w:t>
        </w:r>
      </w:hyperlink>
      <w:r w:rsidR="00314240">
        <w:t>).</w:t>
      </w:r>
    </w:p>
    <w:p w14:paraId="7E261EA3" w14:textId="6267AE27" w:rsidR="00F515A7" w:rsidRDefault="00F515A7" w:rsidP="00490C5E">
      <w:pPr>
        <w:pStyle w:val="Heading5"/>
      </w:pPr>
      <w:r w:rsidRPr="00490C5E">
        <w:t>device_id</w:t>
      </w:r>
    </w:p>
    <w:p w14:paraId="703529DE" w14:textId="4C9F76D5" w:rsidR="00F515A7" w:rsidRDefault="00F515A7" w:rsidP="00970E76">
      <w:pPr>
        <w:spacing w:before="0"/>
        <w:jc w:val="both"/>
        <w:rPr>
          <w:color w:val="000000"/>
        </w:rPr>
      </w:pPr>
      <w:r w:rsidRPr="004E56C7">
        <w:rPr>
          <w:color w:val="000000"/>
        </w:rPr>
        <w:t>The device_id element of the Sparkplug</w:t>
      </w:r>
      <w:r w:rsidRPr="004E56C7">
        <w:rPr>
          <w:rFonts w:hint="eastAsia"/>
          <w:color w:val="000000"/>
        </w:rPr>
        <w:t>™</w:t>
      </w:r>
      <w:r w:rsidRPr="004E56C7">
        <w:rPr>
          <w:color w:val="000000"/>
        </w:rPr>
        <w:t xml:space="preserve"> Topic Namespace identifies a device attached (physically or logically) to the MQTT EoN node.</w:t>
      </w:r>
      <w:r w:rsidR="00BD1579">
        <w:rPr>
          <w:color w:val="000000"/>
        </w:rPr>
        <w:t xml:space="preserve"> </w:t>
      </w:r>
      <w:r w:rsidRPr="004E56C7">
        <w:rPr>
          <w:color w:val="000000"/>
        </w:rPr>
        <w:t>The device_id must be unique from other devices connected to the same EoN node. The device_id element travels with every message published and should be as short as possible.</w:t>
      </w:r>
    </w:p>
    <w:p w14:paraId="7688316E" w14:textId="77777777" w:rsidR="00970E76" w:rsidRDefault="00970E76" w:rsidP="00970E76">
      <w:pPr>
        <w:spacing w:before="0"/>
        <w:jc w:val="both"/>
        <w:rPr>
          <w:color w:val="000000"/>
        </w:rPr>
      </w:pPr>
    </w:p>
    <w:p w14:paraId="325FE519" w14:textId="3463DFA9" w:rsidR="006564F1" w:rsidRDefault="006564F1" w:rsidP="00970E76">
      <w:pPr>
        <w:spacing w:before="0"/>
        <w:jc w:val="both"/>
        <w:rPr>
          <w:color w:val="000000"/>
        </w:rPr>
      </w:pPr>
      <w:r w:rsidRPr="004E56C7">
        <w:rPr>
          <w:color w:val="000000"/>
        </w:rPr>
        <w:t>The format of the device_id is a valid UTF-8 alphanumeric String</w:t>
      </w:r>
      <w:r>
        <w:rPr>
          <w:color w:val="000000"/>
        </w:rPr>
        <w:t>. The string shall not use</w:t>
      </w:r>
      <w:r w:rsidRPr="004E56C7">
        <w:rPr>
          <w:color w:val="000000"/>
        </w:rPr>
        <w:t xml:space="preserve"> the reserved characters of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(plus),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(forward slash), and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(number sign).</w:t>
      </w:r>
    </w:p>
    <w:p w14:paraId="4A0A22CA" w14:textId="40ABAC91" w:rsidR="00F515A7" w:rsidRDefault="00F515A7" w:rsidP="0075634F">
      <w:pPr>
        <w:pStyle w:val="Heading4"/>
        <w:numPr>
          <w:ilvl w:val="0"/>
          <w:numId w:val="48"/>
        </w:numPr>
      </w:pPr>
      <w:bookmarkStart w:id="26" w:name="_Toc59561983"/>
      <w:r>
        <w:t>Supported message types</w:t>
      </w:r>
      <w:bookmarkEnd w:id="26"/>
    </w:p>
    <w:p w14:paraId="12BBBC68" w14:textId="4F53871C" w:rsidR="00F515A7" w:rsidRDefault="00F515A7" w:rsidP="00F515A7">
      <w:r>
        <w:t>Following message types are supported in current version of UWC:</w:t>
      </w:r>
    </w:p>
    <w:p w14:paraId="52732D7D" w14:textId="77777777" w:rsidR="00490C5E" w:rsidRDefault="00490C5E" w:rsidP="00F515A7"/>
    <w:tbl>
      <w:tblPr>
        <w:tblStyle w:val="TableGrid"/>
        <w:tblW w:w="7915" w:type="dxa"/>
        <w:tblLook w:val="04A0" w:firstRow="1" w:lastRow="0" w:firstColumn="1" w:lastColumn="0" w:noHBand="0" w:noVBand="1"/>
      </w:tblPr>
      <w:tblGrid>
        <w:gridCol w:w="1615"/>
        <w:gridCol w:w="3060"/>
        <w:gridCol w:w="3240"/>
      </w:tblGrid>
      <w:tr w:rsidR="00490C5E" w14:paraId="28181BFE" w14:textId="77777777" w:rsidTr="00183110">
        <w:tc>
          <w:tcPr>
            <w:tcW w:w="1615" w:type="dxa"/>
            <w:vAlign w:val="center"/>
          </w:tcPr>
          <w:p w14:paraId="0A0E2EBE" w14:textId="5965E296" w:rsidR="00490C5E" w:rsidRPr="00490C5E" w:rsidRDefault="00490C5E" w:rsidP="00490C5E">
            <w:pPr>
              <w:spacing w:before="60" w:after="60"/>
              <w:rPr>
                <w:b/>
                <w:bCs/>
              </w:rPr>
            </w:pPr>
            <w:r w:rsidRPr="00490C5E">
              <w:rPr>
                <w:b/>
                <w:bCs/>
              </w:rPr>
              <w:t>Message Type</w:t>
            </w:r>
          </w:p>
        </w:tc>
        <w:tc>
          <w:tcPr>
            <w:tcW w:w="3060" w:type="dxa"/>
            <w:vAlign w:val="center"/>
          </w:tcPr>
          <w:p w14:paraId="5D23EFC3" w14:textId="193BC6A5" w:rsidR="00490C5E" w:rsidRPr="00490C5E" w:rsidRDefault="00490C5E" w:rsidP="00490C5E">
            <w:pPr>
              <w:spacing w:before="60" w:after="60"/>
              <w:rPr>
                <w:b/>
                <w:bCs/>
              </w:rPr>
            </w:pPr>
            <w:r w:rsidRPr="00490C5E">
              <w:rPr>
                <w:b/>
                <w:bCs/>
              </w:rPr>
              <w:t>Support for real device</w:t>
            </w:r>
          </w:p>
        </w:tc>
        <w:tc>
          <w:tcPr>
            <w:tcW w:w="3240" w:type="dxa"/>
            <w:vAlign w:val="center"/>
          </w:tcPr>
          <w:p w14:paraId="46B1E348" w14:textId="50EE318E" w:rsidR="00490C5E" w:rsidRPr="00490C5E" w:rsidRDefault="00490C5E" w:rsidP="00490C5E">
            <w:pPr>
              <w:spacing w:before="60" w:after="60"/>
              <w:rPr>
                <w:b/>
                <w:bCs/>
              </w:rPr>
            </w:pPr>
            <w:r w:rsidRPr="00490C5E">
              <w:rPr>
                <w:b/>
                <w:bCs/>
              </w:rPr>
              <w:t>Support for virtual device (apps)</w:t>
            </w:r>
          </w:p>
        </w:tc>
      </w:tr>
      <w:tr w:rsidR="00490C5E" w14:paraId="3D3FEC3C" w14:textId="77777777" w:rsidTr="00183110">
        <w:tc>
          <w:tcPr>
            <w:tcW w:w="1615" w:type="dxa"/>
            <w:vAlign w:val="center"/>
          </w:tcPr>
          <w:p w14:paraId="23A1CEA1" w14:textId="2E84BA6C" w:rsidR="00490C5E" w:rsidRDefault="00490C5E" w:rsidP="00490C5E">
            <w:pPr>
              <w:spacing w:before="60" w:after="60"/>
            </w:pPr>
            <w:r>
              <w:t>NBIRTH</w:t>
            </w:r>
          </w:p>
        </w:tc>
        <w:tc>
          <w:tcPr>
            <w:tcW w:w="6300" w:type="dxa"/>
            <w:gridSpan w:val="2"/>
            <w:vAlign w:val="center"/>
          </w:tcPr>
          <w:p w14:paraId="114FCB88" w14:textId="1A188256" w:rsidR="00490C5E" w:rsidRDefault="00FF4C7D" w:rsidP="00490C5E">
            <w:pPr>
              <w:spacing w:before="60" w:after="60"/>
            </w:pPr>
            <w:r>
              <w:t xml:space="preserve">Supported. </w:t>
            </w:r>
            <w:r w:rsidR="00490C5E">
              <w:t>This is an edge level message.</w:t>
            </w:r>
          </w:p>
        </w:tc>
      </w:tr>
      <w:tr w:rsidR="00490C5E" w14:paraId="1A4D479C" w14:textId="77777777" w:rsidTr="00183110">
        <w:tc>
          <w:tcPr>
            <w:tcW w:w="1615" w:type="dxa"/>
            <w:vAlign w:val="center"/>
          </w:tcPr>
          <w:p w14:paraId="6C9FF0ED" w14:textId="63C1178E" w:rsidR="00490C5E" w:rsidRDefault="00490C5E" w:rsidP="00490C5E">
            <w:pPr>
              <w:spacing w:before="60" w:after="60"/>
            </w:pPr>
            <w:r>
              <w:t>ND</w:t>
            </w:r>
            <w:r w:rsidR="00FB1246">
              <w:t>EATH</w:t>
            </w:r>
          </w:p>
        </w:tc>
        <w:tc>
          <w:tcPr>
            <w:tcW w:w="6300" w:type="dxa"/>
            <w:gridSpan w:val="2"/>
            <w:vAlign w:val="center"/>
          </w:tcPr>
          <w:p w14:paraId="196D89D4" w14:textId="03D1E2AD" w:rsidR="00490C5E" w:rsidRDefault="00FF4C7D" w:rsidP="00490C5E">
            <w:pPr>
              <w:spacing w:before="60" w:after="60"/>
            </w:pPr>
            <w:r>
              <w:t xml:space="preserve">Supported. </w:t>
            </w:r>
            <w:r w:rsidR="00490C5E">
              <w:t>This is an edge level message.</w:t>
            </w:r>
          </w:p>
        </w:tc>
      </w:tr>
      <w:tr w:rsidR="00490C5E" w14:paraId="17D8AF39" w14:textId="77777777" w:rsidTr="00183110">
        <w:tc>
          <w:tcPr>
            <w:tcW w:w="1615" w:type="dxa"/>
            <w:vAlign w:val="center"/>
          </w:tcPr>
          <w:p w14:paraId="48B493A4" w14:textId="529D8B50" w:rsidR="00490C5E" w:rsidRDefault="00490C5E" w:rsidP="00490C5E">
            <w:pPr>
              <w:spacing w:before="60" w:after="60"/>
            </w:pPr>
            <w:r>
              <w:t>DBIRTH</w:t>
            </w:r>
          </w:p>
        </w:tc>
        <w:tc>
          <w:tcPr>
            <w:tcW w:w="3060" w:type="dxa"/>
            <w:vAlign w:val="center"/>
          </w:tcPr>
          <w:p w14:paraId="5290E833" w14:textId="4DBF0F3F" w:rsidR="00490C5E" w:rsidRDefault="00490C5E" w:rsidP="00490C5E">
            <w:pPr>
              <w:spacing w:before="60" w:after="60"/>
            </w:pPr>
            <w:r>
              <w:t>Supported. Data is taken from YML file.</w:t>
            </w:r>
          </w:p>
        </w:tc>
        <w:tc>
          <w:tcPr>
            <w:tcW w:w="3240" w:type="dxa"/>
            <w:vAlign w:val="center"/>
          </w:tcPr>
          <w:p w14:paraId="1C28BC67" w14:textId="6B3FA574" w:rsidR="00490C5E" w:rsidRDefault="00490C5E" w:rsidP="00490C5E">
            <w:pPr>
              <w:spacing w:before="60" w:after="60"/>
            </w:pPr>
            <w:r>
              <w:t>Supported. Vendor app should publish data on “BIRTH” topic.</w:t>
            </w:r>
          </w:p>
        </w:tc>
      </w:tr>
      <w:tr w:rsidR="00490C5E" w14:paraId="58E77246" w14:textId="77777777" w:rsidTr="00183110">
        <w:tc>
          <w:tcPr>
            <w:tcW w:w="1615" w:type="dxa"/>
            <w:vAlign w:val="center"/>
          </w:tcPr>
          <w:p w14:paraId="6EC6E077" w14:textId="4B47A313" w:rsidR="00490C5E" w:rsidRDefault="00490C5E" w:rsidP="00490C5E">
            <w:pPr>
              <w:spacing w:before="60" w:after="60"/>
            </w:pPr>
            <w:r>
              <w:t>DDATA</w:t>
            </w:r>
          </w:p>
        </w:tc>
        <w:tc>
          <w:tcPr>
            <w:tcW w:w="3060" w:type="dxa"/>
            <w:vAlign w:val="center"/>
          </w:tcPr>
          <w:p w14:paraId="5E9E2F5D" w14:textId="581D5188" w:rsidR="00490C5E" w:rsidRDefault="007F3550" w:rsidP="00490C5E">
            <w:pPr>
              <w:spacing w:before="60" w:after="60"/>
            </w:pPr>
            <w:r w:rsidRPr="007F3550">
              <w:t>Supported. Data from Poll-update messages is taken to determine change in data for publishing a DDATA message</w:t>
            </w:r>
          </w:p>
        </w:tc>
        <w:tc>
          <w:tcPr>
            <w:tcW w:w="3240" w:type="dxa"/>
            <w:vAlign w:val="center"/>
          </w:tcPr>
          <w:p w14:paraId="758BDF9E" w14:textId="5F1FD75E" w:rsidR="00490C5E" w:rsidRDefault="00490C5E" w:rsidP="00490C5E">
            <w:pPr>
              <w:spacing w:before="60" w:after="60"/>
            </w:pPr>
            <w:r>
              <w:t>Supported</w:t>
            </w:r>
            <w:r w:rsidR="00BC000F">
              <w:t xml:space="preserve"> using RBE (Report By</w:t>
            </w:r>
            <w:r w:rsidR="00970E76">
              <w:t xml:space="preserve"> </w:t>
            </w:r>
            <w:r w:rsidR="00BC000F">
              <w:t>Exception)</w:t>
            </w:r>
            <w:r>
              <w:t>. Vendor app should publish data on “DATA” topic.</w:t>
            </w:r>
          </w:p>
        </w:tc>
      </w:tr>
      <w:tr w:rsidR="00490C5E" w14:paraId="62BE3144" w14:textId="77777777" w:rsidTr="00183110">
        <w:tc>
          <w:tcPr>
            <w:tcW w:w="1615" w:type="dxa"/>
            <w:vAlign w:val="center"/>
          </w:tcPr>
          <w:p w14:paraId="4217D294" w14:textId="1E31D9A6" w:rsidR="00490C5E" w:rsidRDefault="00FF4C7D" w:rsidP="00490C5E">
            <w:pPr>
              <w:spacing w:before="60" w:after="60"/>
            </w:pPr>
            <w:r>
              <w:t>DCMD</w:t>
            </w:r>
          </w:p>
        </w:tc>
        <w:tc>
          <w:tcPr>
            <w:tcW w:w="3060" w:type="dxa"/>
            <w:vAlign w:val="center"/>
          </w:tcPr>
          <w:p w14:paraId="26F647DE" w14:textId="09093EF0" w:rsidR="00490C5E" w:rsidRDefault="00174DDB" w:rsidP="00490C5E">
            <w:pPr>
              <w:spacing w:before="60" w:after="60"/>
            </w:pPr>
            <w:r>
              <w:t>Supported. A corresponding On-Demand-Write request message is published on internal MQTT for other UWC containers to process a request.</w:t>
            </w:r>
          </w:p>
        </w:tc>
        <w:tc>
          <w:tcPr>
            <w:tcW w:w="3240" w:type="dxa"/>
            <w:vAlign w:val="center"/>
          </w:tcPr>
          <w:p w14:paraId="512FC9CB" w14:textId="3ACE53F3" w:rsidR="00490C5E" w:rsidRDefault="00174DDB" w:rsidP="00490C5E">
            <w:pPr>
              <w:spacing w:before="60" w:after="60"/>
            </w:pPr>
            <w:r>
              <w:t>Supported. A corresponding CMD message is published on internal MQTT for vendor app.</w:t>
            </w:r>
          </w:p>
        </w:tc>
      </w:tr>
      <w:tr w:rsidR="00FF4C7D" w14:paraId="6F77069D" w14:textId="77777777" w:rsidTr="00183110">
        <w:tc>
          <w:tcPr>
            <w:tcW w:w="1615" w:type="dxa"/>
            <w:vAlign w:val="center"/>
          </w:tcPr>
          <w:p w14:paraId="35BBCD6E" w14:textId="379E36FF" w:rsidR="00FF4C7D" w:rsidRDefault="00FF4C7D" w:rsidP="00490C5E">
            <w:pPr>
              <w:spacing w:before="60" w:after="60"/>
            </w:pPr>
            <w:r>
              <w:t>DDEATH</w:t>
            </w:r>
          </w:p>
        </w:tc>
        <w:tc>
          <w:tcPr>
            <w:tcW w:w="3060" w:type="dxa"/>
            <w:vAlign w:val="center"/>
          </w:tcPr>
          <w:p w14:paraId="00C4C165" w14:textId="014C916C" w:rsidR="00FF4C7D" w:rsidRDefault="007F3550" w:rsidP="00490C5E">
            <w:pPr>
              <w:spacing w:before="60" w:after="60"/>
            </w:pPr>
            <w:r w:rsidRPr="007F3550">
              <w:t xml:space="preserve">Supported. Data from Poll-update messages is taken to </w:t>
            </w:r>
            <w:r w:rsidRPr="007F3550">
              <w:lastRenderedPageBreak/>
              <w:t>determine change in data for publishing a DDEATH message in case of error scenarios</w:t>
            </w:r>
          </w:p>
        </w:tc>
        <w:tc>
          <w:tcPr>
            <w:tcW w:w="3240" w:type="dxa"/>
            <w:vAlign w:val="center"/>
          </w:tcPr>
          <w:p w14:paraId="173BE2C3" w14:textId="6876FEB5" w:rsidR="00FF4C7D" w:rsidRDefault="00174DDB" w:rsidP="00490C5E">
            <w:pPr>
              <w:spacing w:before="60" w:after="60"/>
            </w:pPr>
            <w:r>
              <w:lastRenderedPageBreak/>
              <w:t>Supported. Vendor app should publish data on “DEATH” topic.</w:t>
            </w:r>
          </w:p>
        </w:tc>
      </w:tr>
      <w:tr w:rsidR="008E52F1" w14:paraId="443C88D3" w14:textId="77777777" w:rsidTr="008E52F1">
        <w:tc>
          <w:tcPr>
            <w:tcW w:w="1615" w:type="dxa"/>
            <w:vAlign w:val="center"/>
          </w:tcPr>
          <w:p w14:paraId="2BCD59D6" w14:textId="23AF2673" w:rsidR="008E52F1" w:rsidRDefault="008E52F1" w:rsidP="00490C5E">
            <w:pPr>
              <w:spacing w:before="60" w:after="60"/>
            </w:pPr>
            <w:r>
              <w:t>NDATA</w:t>
            </w:r>
          </w:p>
        </w:tc>
        <w:tc>
          <w:tcPr>
            <w:tcW w:w="6300" w:type="dxa"/>
            <w:gridSpan w:val="2"/>
            <w:vAlign w:val="center"/>
          </w:tcPr>
          <w:p w14:paraId="0B7FE338" w14:textId="22CB7094" w:rsidR="008E52F1" w:rsidRDefault="008E52F1" w:rsidP="00490C5E">
            <w:pPr>
              <w:spacing w:before="60" w:after="60"/>
            </w:pPr>
            <w:r>
              <w:t>Not Supported</w:t>
            </w:r>
          </w:p>
        </w:tc>
      </w:tr>
      <w:tr w:rsidR="00FB1246" w14:paraId="023D5706" w14:textId="77777777" w:rsidTr="00183110">
        <w:tc>
          <w:tcPr>
            <w:tcW w:w="1615" w:type="dxa"/>
            <w:vAlign w:val="center"/>
          </w:tcPr>
          <w:p w14:paraId="1A07A664" w14:textId="05506EBA" w:rsidR="00FB1246" w:rsidRDefault="00FB1246" w:rsidP="00490C5E">
            <w:pPr>
              <w:spacing w:before="60" w:after="60"/>
            </w:pPr>
            <w:r>
              <w:t>NCMD</w:t>
            </w:r>
          </w:p>
        </w:tc>
        <w:tc>
          <w:tcPr>
            <w:tcW w:w="6300" w:type="dxa"/>
            <w:gridSpan w:val="2"/>
            <w:vAlign w:val="center"/>
          </w:tcPr>
          <w:p w14:paraId="7ECC64A0" w14:textId="1B511F39" w:rsidR="00FB1246" w:rsidRDefault="00FB1246" w:rsidP="00490C5E">
            <w:pPr>
              <w:spacing w:before="60" w:after="60"/>
            </w:pPr>
            <w:r>
              <w:t>Not Supported</w:t>
            </w:r>
          </w:p>
        </w:tc>
      </w:tr>
      <w:tr w:rsidR="00FB1246" w14:paraId="5FCEA1E7" w14:textId="77777777" w:rsidTr="00183110">
        <w:tc>
          <w:tcPr>
            <w:tcW w:w="1615" w:type="dxa"/>
            <w:vAlign w:val="center"/>
          </w:tcPr>
          <w:p w14:paraId="68C4A4DB" w14:textId="7E4460E6" w:rsidR="00FB1246" w:rsidRDefault="00FB1246" w:rsidP="00490C5E">
            <w:pPr>
              <w:spacing w:before="60" w:after="60"/>
            </w:pPr>
            <w:r>
              <w:t>STATE</w:t>
            </w:r>
          </w:p>
        </w:tc>
        <w:tc>
          <w:tcPr>
            <w:tcW w:w="6300" w:type="dxa"/>
            <w:gridSpan w:val="2"/>
            <w:vAlign w:val="center"/>
          </w:tcPr>
          <w:p w14:paraId="10066147" w14:textId="6CECB5D6" w:rsidR="00FB1246" w:rsidRDefault="00FB1246" w:rsidP="00490C5E">
            <w:pPr>
              <w:spacing w:before="60" w:after="60"/>
            </w:pPr>
            <w:r>
              <w:t>Not Supported</w:t>
            </w:r>
          </w:p>
        </w:tc>
      </w:tr>
    </w:tbl>
    <w:p w14:paraId="66C6F4C3" w14:textId="00D27231" w:rsidR="005A3261" w:rsidRDefault="009E6EB7" w:rsidP="005A3261">
      <w:pPr>
        <w:pStyle w:val="Heading4"/>
        <w:numPr>
          <w:ilvl w:val="0"/>
          <w:numId w:val="48"/>
        </w:numPr>
      </w:pPr>
      <w:bookmarkStart w:id="27" w:name="_Toc59561984"/>
      <w:r>
        <w:t>Name of edge node</w:t>
      </w:r>
      <w:bookmarkEnd w:id="27"/>
      <w:r>
        <w:t xml:space="preserve"> </w:t>
      </w:r>
    </w:p>
    <w:p w14:paraId="79A8DD90" w14:textId="77777777" w:rsidR="005A3261" w:rsidRDefault="005A3261" w:rsidP="005A3261">
      <w:pPr>
        <w:spacing w:before="0"/>
      </w:pPr>
    </w:p>
    <w:p w14:paraId="4CB25B60" w14:textId="0F350F6A" w:rsidR="00490C5E" w:rsidRDefault="005A3261" w:rsidP="002D74D0">
      <w:pPr>
        <w:spacing w:before="0"/>
      </w:pPr>
      <w:r>
        <w:t>User should properly configure “</w:t>
      </w:r>
      <w:r w:rsidR="004B1D71" w:rsidRPr="00FF4C7D">
        <w:rPr>
          <w:rFonts w:ascii="Courier New" w:hAnsi="Courier New" w:cs="Courier New"/>
        </w:rPr>
        <w:t>group_id</w:t>
      </w:r>
      <w:r>
        <w:t>”</w:t>
      </w:r>
      <w:r w:rsidR="004B1D71">
        <w:t xml:space="preserve"> and “</w:t>
      </w:r>
      <w:r w:rsidR="004B1D71" w:rsidRPr="00FF4C7D">
        <w:rPr>
          <w:rFonts w:ascii="Courier New" w:hAnsi="Courier New" w:cs="Courier New"/>
        </w:rPr>
        <w:t>edge_node_id</w:t>
      </w:r>
      <w:r w:rsidR="004B1D71">
        <w:t>”</w:t>
      </w:r>
      <w:r w:rsidR="002A4096">
        <w:t xml:space="preserve"> for each edge gateway</w:t>
      </w:r>
      <w:r w:rsidR="002D74D0">
        <w:t xml:space="preserve"> deployed in a site</w:t>
      </w:r>
      <w:r w:rsidR="004B1D71">
        <w:t xml:space="preserve"> </w:t>
      </w:r>
      <w:r w:rsidR="002A4096">
        <w:t xml:space="preserve">such that </w:t>
      </w:r>
      <w:r w:rsidR="002D74D0">
        <w:t>each edge node can be uniquely identified.</w:t>
      </w:r>
    </w:p>
    <w:p w14:paraId="7C77A828" w14:textId="3308D21F" w:rsidR="00321B3F" w:rsidRDefault="00321B3F" w:rsidP="00321B3F">
      <w:pPr>
        <w:pStyle w:val="Heading3"/>
      </w:pPr>
      <w:bookmarkStart w:id="28" w:name="_Toc59561985"/>
      <w:r>
        <w:t>KPI Application container</w:t>
      </w:r>
      <w:bookmarkEnd w:id="28"/>
    </w:p>
    <w:p w14:paraId="0550043C" w14:textId="77777777" w:rsidR="00321B3F" w:rsidRDefault="00321B3F" w:rsidP="00321B3F">
      <w:pPr>
        <w:jc w:val="both"/>
      </w:pPr>
      <w:r>
        <w:t xml:space="preserve">One sample application called as “KPI Application” is provided to depict how one can develop an application on UWC platform. This is a simple application which demonstrates how “single input, single output” control loop can be implemented. </w:t>
      </w:r>
    </w:p>
    <w:p w14:paraId="01753AA9" w14:textId="5DC65FFA" w:rsidR="00321B3F" w:rsidRDefault="00321B3F" w:rsidP="00321B3F">
      <w:pPr>
        <w:jc w:val="both"/>
      </w:pPr>
      <w:r>
        <w:t xml:space="preserve">A control loop is executed continuously to monitor certain parameter and the adjust other parameters. Thus, a control loop consists of one read operation and one write operation. In this sample application, polling mechanism of UWC platform is used to receive values of parameters </w:t>
      </w:r>
      <w:r w:rsidR="006F7334">
        <w:t xml:space="preserve">as per polling interval. The application uses “on-demand-write” operation on receiving data from polling. </w:t>
      </w:r>
    </w:p>
    <w:p w14:paraId="2254C161" w14:textId="196B725C" w:rsidR="00567C63" w:rsidRDefault="00321B3F" w:rsidP="006F7334">
      <w:pPr>
        <w:jc w:val="both"/>
      </w:pPr>
      <w:r>
        <w:t xml:space="preserve">This </w:t>
      </w:r>
      <w:r w:rsidR="007263E6">
        <w:t>KPI Application</w:t>
      </w:r>
      <w:r>
        <w:t xml:space="preserve"> </w:t>
      </w:r>
      <w:r w:rsidR="006F7334">
        <w:t>can either be executed based on MQTT communication or based on ZMQ communication. Please refer configurations for more details.</w:t>
      </w:r>
      <w:r>
        <w:t xml:space="preserve"> </w:t>
      </w:r>
    </w:p>
    <w:p w14:paraId="2688FA5D" w14:textId="0B46E0E2" w:rsidR="00D8716E" w:rsidRDefault="00D8716E" w:rsidP="008D30C4">
      <w:pPr>
        <w:jc w:val="both"/>
      </w:pPr>
      <w:r>
        <w:t>The KPI Application also logs all data received as a part of control loop application in a log file. This data can be used for measuring performance of the system.</w:t>
      </w:r>
    </w:p>
    <w:p w14:paraId="3CB6284B" w14:textId="694E9753" w:rsidR="00474EA6" w:rsidRDefault="00474EA6" w:rsidP="00474EA6">
      <w:pPr>
        <w:pStyle w:val="Heading3"/>
      </w:pPr>
      <w:bookmarkStart w:id="29" w:name="_Toc59561986"/>
      <w:r>
        <w:t>Configurations</w:t>
      </w:r>
      <w:bookmarkEnd w:id="29"/>
    </w:p>
    <w:p w14:paraId="75797AAF" w14:textId="705AAAFF" w:rsidR="00474EA6" w:rsidRDefault="00474EA6" w:rsidP="00183110">
      <w:pPr>
        <w:jc w:val="both"/>
      </w:pPr>
      <w:r>
        <w:t>UWC needs following configuration to function properly:</w:t>
      </w:r>
    </w:p>
    <w:p w14:paraId="4792228B" w14:textId="6043857F" w:rsidR="00474EA6" w:rsidRDefault="00474EA6" w:rsidP="00183110">
      <w:pPr>
        <w:pStyle w:val="ListParagraph"/>
        <w:numPr>
          <w:ilvl w:val="0"/>
          <w:numId w:val="23"/>
        </w:numPr>
        <w:jc w:val="both"/>
      </w:pPr>
      <w:r>
        <w:t xml:space="preserve">Information about </w:t>
      </w:r>
      <w:r w:rsidR="00482858">
        <w:t>device group list (i.e. wellhead)</w:t>
      </w:r>
      <w:r>
        <w:t>, device and points</w:t>
      </w:r>
      <w:r w:rsidR="002A2EC0">
        <w:t xml:space="preserve"> falling under </w:t>
      </w:r>
      <w:r w:rsidR="002E4C2A">
        <w:t>respective Modbus</w:t>
      </w:r>
      <w:r w:rsidR="002A2EC0">
        <w:t xml:space="preserve"> container</w:t>
      </w:r>
    </w:p>
    <w:p w14:paraId="10FA7B26" w14:textId="25759686" w:rsidR="00474EA6" w:rsidRDefault="00474EA6" w:rsidP="00183110">
      <w:pPr>
        <w:pStyle w:val="ListParagraph"/>
        <w:numPr>
          <w:ilvl w:val="0"/>
          <w:numId w:val="23"/>
        </w:numPr>
        <w:jc w:val="both"/>
      </w:pPr>
      <w:r>
        <w:t>Information about topics for internal message queue, publishers and subscribers</w:t>
      </w:r>
    </w:p>
    <w:p w14:paraId="022E1E93" w14:textId="54D671FA" w:rsidR="00474EA6" w:rsidRDefault="00474EA6" w:rsidP="00183110">
      <w:pPr>
        <w:jc w:val="both"/>
      </w:pPr>
      <w:r>
        <w:t xml:space="preserve">All these configurations are related and depend on the hierarchy of </w:t>
      </w:r>
      <w:r w:rsidR="009E62B1">
        <w:t>wellhead</w:t>
      </w:r>
      <w:r>
        <w:t>, device and point.</w:t>
      </w:r>
    </w:p>
    <w:p w14:paraId="7FF8C4A6" w14:textId="16336E91" w:rsidR="00474EA6" w:rsidRDefault="00474EA6" w:rsidP="00183110">
      <w:pPr>
        <w:jc w:val="both"/>
      </w:pPr>
      <w:r>
        <w:t xml:space="preserve">Following sections detail </w:t>
      </w:r>
      <w:r w:rsidR="004A2DA0">
        <w:t>the UWC installation, configuration process.</w:t>
      </w:r>
    </w:p>
    <w:p w14:paraId="2FD5E82E" w14:textId="216F2D54" w:rsidR="002E4C2A" w:rsidRDefault="002E4C2A" w:rsidP="00474EA6"/>
    <w:p w14:paraId="707BF247" w14:textId="6ADFDCDE" w:rsidR="00F9676C" w:rsidRDefault="00BD5EA3" w:rsidP="00F9676C">
      <w:pPr>
        <w:pStyle w:val="Heading1"/>
      </w:pPr>
      <w:bookmarkStart w:id="30" w:name="_Toc59561987"/>
      <w:r>
        <w:lastRenderedPageBreak/>
        <w:t>Installation Guide</w:t>
      </w:r>
      <w:bookmarkEnd w:id="30"/>
    </w:p>
    <w:p w14:paraId="23BB533B" w14:textId="77777777" w:rsidR="00C553F7" w:rsidRDefault="00C553F7" w:rsidP="00C553F7">
      <w:pPr>
        <w:pStyle w:val="Heading2"/>
      </w:pPr>
      <w:bookmarkStart w:id="31" w:name="_How_to_install"/>
      <w:bookmarkStart w:id="32" w:name="_Toc19100893"/>
      <w:bookmarkStart w:id="33" w:name="_Toc59561988"/>
      <w:bookmarkEnd w:id="31"/>
      <w:r>
        <w:t>How to install UWC software with EIS installer</w:t>
      </w:r>
      <w:bookmarkEnd w:id="33"/>
    </w:p>
    <w:p w14:paraId="6474D37A" w14:textId="77777777" w:rsidR="00C553F7" w:rsidRDefault="00C553F7" w:rsidP="00183110">
      <w:pPr>
        <w:jc w:val="both"/>
      </w:pPr>
      <w:r>
        <w:t>This section provides steps to install and Deploy UWC containers using EIS installer</w:t>
      </w:r>
    </w:p>
    <w:p w14:paraId="70E1CF60" w14:textId="77777777" w:rsidR="00C553F7" w:rsidRDefault="00C553F7" w:rsidP="00183110">
      <w:pPr>
        <w:jc w:val="both"/>
      </w:pPr>
      <w:r w:rsidRPr="002D777C">
        <w:rPr>
          <w:b/>
          <w:u w:val="single"/>
        </w:rPr>
        <w:t>Pre-requisite:</w:t>
      </w:r>
      <w:r>
        <w:t xml:space="preserve"> Internet connection (With proper Proxy Settings, if any) is required for Installation. </w:t>
      </w:r>
    </w:p>
    <w:p w14:paraId="1FD764EB" w14:textId="69A40057" w:rsidR="00ED78AC" w:rsidRDefault="00C553F7" w:rsidP="00183110">
      <w:pPr>
        <w:jc w:val="both"/>
        <w:rPr>
          <w:b/>
          <w:u w:val="single"/>
        </w:rPr>
      </w:pPr>
      <w:r w:rsidRPr="009F4C2C">
        <w:rPr>
          <w:b/>
          <w:u w:val="single"/>
        </w:rPr>
        <w:t>Steps:</w:t>
      </w:r>
    </w:p>
    <w:p w14:paraId="53ADF8A6" w14:textId="0E75C11E" w:rsidR="00ED78AC" w:rsidRDefault="00ED78AC" w:rsidP="00ED78AC">
      <w:pPr>
        <w:pStyle w:val="ListParagraph"/>
        <w:numPr>
          <w:ilvl w:val="0"/>
          <w:numId w:val="52"/>
        </w:numPr>
        <w:jc w:val="both"/>
        <w:rPr>
          <w:b/>
          <w:u w:val="single"/>
        </w:rPr>
      </w:pPr>
      <w:r>
        <w:rPr>
          <w:b/>
          <w:u w:val="single"/>
        </w:rPr>
        <w:t>Pre-requisites:</w:t>
      </w:r>
    </w:p>
    <w:p w14:paraId="567E6627" w14:textId="5D2B08E3" w:rsidR="00ED78AC" w:rsidRDefault="00ED78AC" w:rsidP="006B069B">
      <w:pPr>
        <w:pStyle w:val="ListParagraph"/>
        <w:jc w:val="both"/>
        <w:rPr>
          <w:b/>
          <w:u w:val="single"/>
        </w:rPr>
      </w:pPr>
    </w:p>
    <w:p w14:paraId="58987865" w14:textId="77777777" w:rsidR="006B069B" w:rsidRDefault="006B069B" w:rsidP="00B27CAB">
      <w:pPr>
        <w:pStyle w:val="ListParagraph"/>
        <w:numPr>
          <w:ilvl w:val="0"/>
          <w:numId w:val="21"/>
        </w:numPr>
        <w:spacing w:before="60" w:after="60" w:line="276" w:lineRule="auto"/>
        <w:ind w:left="1080"/>
        <w:jc w:val="both"/>
      </w:pPr>
      <w:r>
        <w:t>Install Ubuntu 18.04 server version on gateway and Apply RT Patch (refer section 10.3).</w:t>
      </w:r>
    </w:p>
    <w:p w14:paraId="6C4FB319" w14:textId="77777777" w:rsidR="006B069B" w:rsidRDefault="006B069B" w:rsidP="00B27CAB">
      <w:pPr>
        <w:pStyle w:val="ListParagraph"/>
        <w:numPr>
          <w:ilvl w:val="0"/>
          <w:numId w:val="21"/>
        </w:numPr>
        <w:spacing w:before="60" w:after="60" w:line="276" w:lineRule="auto"/>
        <w:ind w:left="1080"/>
        <w:jc w:val="both"/>
      </w:pPr>
      <w:r>
        <w:t xml:space="preserve">Copy Edge Insights Software (EIS) stack </w:t>
      </w:r>
      <w:r w:rsidRPr="00EA36CD">
        <w:t>EdgeInsightsSoftware-v2.</w:t>
      </w:r>
      <w:r>
        <w:t>2</w:t>
      </w:r>
      <w:r w:rsidRPr="00EA36CD">
        <w:t>-PV.tar.gz</w:t>
      </w:r>
      <w:r w:rsidRPr="00EA36CD" w:rsidDel="00EA36CD">
        <w:t xml:space="preserve"> </w:t>
      </w:r>
      <w:r w:rsidRPr="00D6293E">
        <w:t>version</w:t>
      </w:r>
      <w:r>
        <w:t xml:space="preserve"> into your gateway. </w:t>
      </w:r>
    </w:p>
    <w:p w14:paraId="4896C250" w14:textId="77777777" w:rsidR="006B069B" w:rsidRDefault="006B069B" w:rsidP="00B27CAB">
      <w:pPr>
        <w:pStyle w:val="ListParagraph"/>
        <w:numPr>
          <w:ilvl w:val="0"/>
          <w:numId w:val="21"/>
        </w:numPr>
        <w:spacing w:before="60" w:after="60" w:line="276" w:lineRule="auto"/>
        <w:ind w:left="1080"/>
        <w:jc w:val="both"/>
      </w:pPr>
      <w:r>
        <w:t xml:space="preserve">Untar EIS using below command: </w:t>
      </w:r>
    </w:p>
    <w:p w14:paraId="5AA95732" w14:textId="77777777" w:rsidR="006B069B" w:rsidRPr="003F39F0" w:rsidRDefault="006B069B" w:rsidP="00B27CAB">
      <w:pPr>
        <w:spacing w:before="60" w:after="60" w:line="276" w:lineRule="auto"/>
        <w:ind w:left="1080"/>
        <w:jc w:val="both"/>
        <w:rPr>
          <w:rFonts w:ascii="Courier New" w:hAnsi="Courier New" w:cs="Courier New"/>
          <w:color w:val="000000"/>
        </w:rPr>
      </w:pPr>
      <w:r w:rsidRPr="0085156E">
        <w:rPr>
          <w:rFonts w:ascii="Courier New" w:hAnsi="Courier New" w:cs="Courier New"/>
          <w:color w:val="000000"/>
        </w:rPr>
        <w:t>tar -xzvf EdgeInsightsSoftware-v2.</w:t>
      </w:r>
      <w:r>
        <w:rPr>
          <w:rFonts w:ascii="Courier New" w:hAnsi="Courier New" w:cs="Courier New"/>
          <w:color w:val="000000"/>
        </w:rPr>
        <w:t>2</w:t>
      </w:r>
      <w:r w:rsidRPr="0085156E">
        <w:rPr>
          <w:rFonts w:ascii="Courier New" w:hAnsi="Courier New" w:cs="Courier New"/>
          <w:color w:val="000000"/>
        </w:rPr>
        <w:t>-PV.tar.gz</w:t>
      </w:r>
    </w:p>
    <w:p w14:paraId="2D82F4BA" w14:textId="77777777" w:rsidR="006B069B" w:rsidRDefault="006B069B" w:rsidP="00B27CAB">
      <w:pPr>
        <w:pStyle w:val="ListParagraph"/>
        <w:numPr>
          <w:ilvl w:val="0"/>
          <w:numId w:val="21"/>
        </w:numPr>
        <w:spacing w:before="60" w:after="60" w:line="276" w:lineRule="auto"/>
        <w:ind w:left="1080"/>
        <w:jc w:val="both"/>
      </w:pPr>
      <w:r w:rsidRPr="00D6293E">
        <w:t>Copy files from "Release" directory</w:t>
      </w:r>
      <w:r>
        <w:t xml:space="preserve"> (all </w:t>
      </w:r>
      <w:r w:rsidRPr="00D6293E">
        <w:t>scripts</w:t>
      </w:r>
      <w:r>
        <w:t xml:space="preserve"> and </w:t>
      </w:r>
      <w:r w:rsidRPr="00D6293E">
        <w:t>UWC.tar.gz</w:t>
      </w:r>
      <w:r>
        <w:t xml:space="preserve">) </w:t>
      </w:r>
      <w:r w:rsidRPr="00D6293E">
        <w:t>into "EdgeInsightsSoftware-v2.1-PV/IEdgeInsights" directory</w:t>
      </w:r>
      <w:r>
        <w:t>.</w:t>
      </w:r>
    </w:p>
    <w:p w14:paraId="5700E686" w14:textId="6BE45210" w:rsidR="006B069B" w:rsidRDefault="006B069B">
      <w:pPr>
        <w:pStyle w:val="ListParagraph"/>
        <w:numPr>
          <w:ilvl w:val="0"/>
          <w:numId w:val="21"/>
        </w:numPr>
        <w:spacing w:before="60" w:after="60" w:line="276" w:lineRule="auto"/>
        <w:ind w:left="1080"/>
        <w:jc w:val="both"/>
      </w:pPr>
      <w:r w:rsidRPr="00E57FC5">
        <w:t>Open a terminal and go to EdgeInsightsSoftware-v2.</w:t>
      </w:r>
      <w:r>
        <w:t>2</w:t>
      </w:r>
      <w:r w:rsidRPr="00E57FC5">
        <w:t>-PV/IEdgeInsights directory</w:t>
      </w:r>
      <w:r>
        <w:t>.</w:t>
      </w:r>
    </w:p>
    <w:p w14:paraId="312D2500" w14:textId="39AA87D3" w:rsidR="00B02297" w:rsidRDefault="00B02297">
      <w:pPr>
        <w:pStyle w:val="ListParagraph"/>
        <w:numPr>
          <w:ilvl w:val="0"/>
          <w:numId w:val="21"/>
        </w:numPr>
        <w:spacing w:before="60" w:after="60" w:line="276" w:lineRule="auto"/>
        <w:ind w:left="1080"/>
        <w:jc w:val="both"/>
      </w:pPr>
      <w:r>
        <w:t xml:space="preserve">There are </w:t>
      </w:r>
      <w:r w:rsidR="008D30C4">
        <w:t>4</w:t>
      </w:r>
      <w:r>
        <w:t xml:space="preserve"> installation modes. These </w:t>
      </w:r>
    </w:p>
    <w:p w14:paraId="29C26B90" w14:textId="64152B37" w:rsidR="00B02297" w:rsidRDefault="00B02297" w:rsidP="00B02297">
      <w:pPr>
        <w:pStyle w:val="ListParagraph"/>
        <w:numPr>
          <w:ilvl w:val="0"/>
          <w:numId w:val="66"/>
        </w:numPr>
        <w:spacing w:before="60" w:after="60" w:line="276" w:lineRule="auto"/>
        <w:jc w:val="both"/>
      </w:pPr>
      <w:r>
        <w:t>UWC installation along with SCADA-RTU supporting secured communication with SCADA MQTT</w:t>
      </w:r>
    </w:p>
    <w:p w14:paraId="3A940F3F" w14:textId="74275FE9" w:rsidR="00B02297" w:rsidRDefault="00B02297" w:rsidP="00B02297">
      <w:pPr>
        <w:pStyle w:val="ListParagraph"/>
        <w:numPr>
          <w:ilvl w:val="0"/>
          <w:numId w:val="66"/>
        </w:numPr>
        <w:spacing w:before="60" w:after="60" w:line="276" w:lineRule="auto"/>
        <w:jc w:val="both"/>
      </w:pPr>
      <w:r>
        <w:t>UWC installation along with SCADA-RTU installation NOT supporting secured communication with SCADA MQTT</w:t>
      </w:r>
    </w:p>
    <w:p w14:paraId="25976F33" w14:textId="579D2A8E" w:rsidR="00B02297" w:rsidRDefault="00B02297" w:rsidP="00B27CAB">
      <w:pPr>
        <w:pStyle w:val="ListParagraph"/>
        <w:numPr>
          <w:ilvl w:val="0"/>
          <w:numId w:val="66"/>
        </w:numPr>
        <w:spacing w:before="60" w:after="60" w:line="276" w:lineRule="auto"/>
        <w:jc w:val="both"/>
      </w:pPr>
      <w:r>
        <w:t>UWC installation without SCADA-RTU</w:t>
      </w:r>
    </w:p>
    <w:p w14:paraId="43767BDA" w14:textId="2F34CF25" w:rsidR="008D30C4" w:rsidRDefault="008D30C4" w:rsidP="00B27CAB">
      <w:pPr>
        <w:pStyle w:val="ListParagraph"/>
        <w:numPr>
          <w:ilvl w:val="0"/>
          <w:numId w:val="66"/>
        </w:numPr>
        <w:spacing w:before="60" w:after="60" w:line="276" w:lineRule="auto"/>
        <w:jc w:val="both"/>
      </w:pPr>
      <w:r>
        <w:t xml:space="preserve">UWC installation with </w:t>
      </w:r>
      <w:r w:rsidR="007263E6">
        <w:t>KPI Application</w:t>
      </w:r>
      <w:r>
        <w:t xml:space="preserve">. In this mode, only secured mode is supported for SCADA-RTU. Default is “no KPI Application” mode, if not provided as an argument to 01 script. In interactive mode, the KPI Application information is not requested from user. Hence, to install </w:t>
      </w:r>
      <w:r w:rsidR="007263E6">
        <w:t>KPI Application</w:t>
      </w:r>
      <w:r>
        <w:t xml:space="preserve">, the user must provide an option while running 01 script. </w:t>
      </w:r>
    </w:p>
    <w:p w14:paraId="1F31478B" w14:textId="77777777" w:rsidR="008D30C4" w:rsidRDefault="008D30C4" w:rsidP="008D30C4">
      <w:pPr>
        <w:pStyle w:val="ListParagraph"/>
        <w:spacing w:before="60" w:after="60" w:line="276" w:lineRule="auto"/>
        <w:ind w:left="1440"/>
        <w:jc w:val="both"/>
      </w:pPr>
    </w:p>
    <w:p w14:paraId="6396D25F" w14:textId="6C8E4A39" w:rsidR="00B02297" w:rsidRDefault="00B02297" w:rsidP="00B02297">
      <w:pPr>
        <w:pStyle w:val="ListParagraph"/>
        <w:spacing w:before="60" w:after="60" w:line="276" w:lineRule="auto"/>
        <w:ind w:left="1080"/>
        <w:jc w:val="both"/>
      </w:pPr>
      <w:r>
        <w:t>A mode is decided based on inputs provided to 1</w:t>
      </w:r>
      <w:r w:rsidRPr="00B27CAB">
        <w:rPr>
          <w:vertAlign w:val="superscript"/>
        </w:rPr>
        <w:t>st</w:t>
      </w:r>
      <w:r>
        <w:t xml:space="preserve"> script (</w:t>
      </w:r>
      <w:r w:rsidRPr="000F3157">
        <w:rPr>
          <w:rFonts w:ascii="Courier New" w:hAnsi="Courier New" w:cs="Courier New"/>
          <w:color w:val="000000"/>
        </w:rPr>
        <w:t>01_pre-requisites.sh</w:t>
      </w:r>
      <w:r>
        <w:t>). Following are description of input parameters:</w:t>
      </w:r>
    </w:p>
    <w:p w14:paraId="4527D64A" w14:textId="6D9B149D" w:rsidR="00B02297" w:rsidRDefault="00B02297" w:rsidP="00B02297">
      <w:pPr>
        <w:pStyle w:val="ListParagraph"/>
        <w:spacing w:before="60" w:after="60" w:line="276" w:lineRule="auto"/>
        <w:ind w:left="1080"/>
        <w:jc w:val="both"/>
      </w:pPr>
    </w:p>
    <w:tbl>
      <w:tblPr>
        <w:tblStyle w:val="TableGrid"/>
        <w:tblW w:w="0" w:type="auto"/>
        <w:tblInd w:w="1080" w:type="dxa"/>
        <w:tblLook w:val="04A0" w:firstRow="1" w:lastRow="0" w:firstColumn="1" w:lastColumn="0" w:noHBand="0" w:noVBand="1"/>
      </w:tblPr>
      <w:tblGrid>
        <w:gridCol w:w="1885"/>
        <w:gridCol w:w="4925"/>
      </w:tblGrid>
      <w:tr w:rsidR="00B02297" w14:paraId="02DA1822" w14:textId="77777777" w:rsidTr="00B27CAB">
        <w:tc>
          <w:tcPr>
            <w:tcW w:w="1885" w:type="dxa"/>
            <w:vAlign w:val="center"/>
          </w:tcPr>
          <w:p w14:paraId="658A4A48" w14:textId="5C8DEF03" w:rsidR="00B02297" w:rsidRDefault="00B02297" w:rsidP="00B27CAB">
            <w:pPr>
              <w:pStyle w:val="ListParagraph"/>
              <w:spacing w:before="60" w:after="60"/>
              <w:ind w:left="0"/>
            </w:pPr>
            <w:r>
              <w:t>Option</w:t>
            </w:r>
          </w:p>
        </w:tc>
        <w:tc>
          <w:tcPr>
            <w:tcW w:w="4925" w:type="dxa"/>
            <w:vAlign w:val="center"/>
          </w:tcPr>
          <w:p w14:paraId="0550ABC3" w14:textId="52D5C444" w:rsidR="00B02297" w:rsidRDefault="00B02297" w:rsidP="00B27CAB">
            <w:pPr>
              <w:pStyle w:val="ListParagraph"/>
              <w:spacing w:before="60" w:after="60"/>
              <w:ind w:left="0"/>
            </w:pPr>
            <w:r>
              <w:t>Description</w:t>
            </w:r>
          </w:p>
        </w:tc>
      </w:tr>
      <w:tr w:rsidR="00B02297" w14:paraId="110365DA" w14:textId="77777777" w:rsidTr="00B27CAB">
        <w:tc>
          <w:tcPr>
            <w:tcW w:w="1885" w:type="dxa"/>
            <w:vAlign w:val="center"/>
          </w:tcPr>
          <w:p w14:paraId="03DC7DFD" w14:textId="19F53305"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--isTLS</w:t>
            </w:r>
          </w:p>
        </w:tc>
        <w:tc>
          <w:tcPr>
            <w:tcW w:w="4925" w:type="dxa"/>
            <w:vAlign w:val="center"/>
          </w:tcPr>
          <w:p w14:paraId="3CD9F7C7" w14:textId="0B24EC7D" w:rsidR="00B02297" w:rsidRDefault="00B02297" w:rsidP="00B27CAB">
            <w:pPr>
              <w:pStyle w:val="ListParagraph"/>
              <w:spacing w:before="60" w:after="60"/>
              <w:ind w:left="0"/>
            </w:pPr>
            <w:r w:rsidRPr="00B02297">
              <w:t>yes/no to enable/disable TLS for scada-rtu</w:t>
            </w:r>
          </w:p>
        </w:tc>
      </w:tr>
      <w:tr w:rsidR="00B02297" w14:paraId="3B018A15" w14:textId="77777777" w:rsidTr="00B27CAB">
        <w:tc>
          <w:tcPr>
            <w:tcW w:w="1885" w:type="dxa"/>
            <w:vAlign w:val="center"/>
          </w:tcPr>
          <w:p w14:paraId="4A671B36" w14:textId="2B8A166B"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--cafile</w:t>
            </w:r>
          </w:p>
        </w:tc>
        <w:tc>
          <w:tcPr>
            <w:tcW w:w="4925" w:type="dxa"/>
            <w:vAlign w:val="center"/>
          </w:tcPr>
          <w:p w14:paraId="708BB73D" w14:textId="727BD221" w:rsidR="00B02297" w:rsidRDefault="00B02297" w:rsidP="00B27CAB">
            <w:pPr>
              <w:pStyle w:val="ListParagraph"/>
              <w:spacing w:before="60" w:after="60"/>
              <w:ind w:left="0"/>
            </w:pPr>
            <w:r w:rsidRPr="00B02297">
              <w:t>Root CA file, required only if isTLS is true</w:t>
            </w:r>
          </w:p>
        </w:tc>
      </w:tr>
      <w:tr w:rsidR="00B02297" w14:paraId="3CFA70B9" w14:textId="77777777" w:rsidTr="00B27CAB">
        <w:tc>
          <w:tcPr>
            <w:tcW w:w="1885" w:type="dxa"/>
            <w:vAlign w:val="center"/>
          </w:tcPr>
          <w:p w14:paraId="451B2943" w14:textId="0E0334CD"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--crtfile</w:t>
            </w:r>
          </w:p>
        </w:tc>
        <w:tc>
          <w:tcPr>
            <w:tcW w:w="4925" w:type="dxa"/>
            <w:vAlign w:val="center"/>
          </w:tcPr>
          <w:p w14:paraId="3E0ABCD1" w14:textId="242B6506" w:rsidR="00B02297" w:rsidRDefault="00B02297" w:rsidP="00B27CAB">
            <w:pPr>
              <w:pStyle w:val="ListParagraph"/>
              <w:spacing w:before="60" w:after="60"/>
              <w:ind w:left="0"/>
            </w:pPr>
            <w:r>
              <w:t>C</w:t>
            </w:r>
            <w:r w:rsidRPr="00B02297">
              <w:t>lient certificate file, required only if isTLS is true</w:t>
            </w:r>
          </w:p>
        </w:tc>
      </w:tr>
      <w:tr w:rsidR="00B02297" w14:paraId="65293F71" w14:textId="77777777" w:rsidTr="00B27CAB">
        <w:tc>
          <w:tcPr>
            <w:tcW w:w="1885" w:type="dxa"/>
            <w:vAlign w:val="center"/>
          </w:tcPr>
          <w:p w14:paraId="6EC33807" w14:textId="2254D301"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--keyFile</w:t>
            </w:r>
          </w:p>
        </w:tc>
        <w:tc>
          <w:tcPr>
            <w:tcW w:w="4925" w:type="dxa"/>
            <w:vAlign w:val="center"/>
          </w:tcPr>
          <w:p w14:paraId="5249680B" w14:textId="1E4DE7EE" w:rsidR="00B02297" w:rsidRDefault="00B02297" w:rsidP="00B27CAB">
            <w:pPr>
              <w:pStyle w:val="ListParagraph"/>
              <w:spacing w:before="60" w:after="60"/>
              <w:ind w:left="0"/>
            </w:pPr>
            <w:r>
              <w:t>C</w:t>
            </w:r>
            <w:r w:rsidRPr="00B02297">
              <w:t>lient key crt file, required only if isTLS is true</w:t>
            </w:r>
          </w:p>
        </w:tc>
      </w:tr>
      <w:tr w:rsidR="00B02297" w14:paraId="5C19BC25" w14:textId="77777777" w:rsidTr="00B27CAB">
        <w:tc>
          <w:tcPr>
            <w:tcW w:w="1885" w:type="dxa"/>
            <w:vAlign w:val="center"/>
          </w:tcPr>
          <w:p w14:paraId="7A73BCE5" w14:textId="77E6EB55"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lastRenderedPageBreak/>
              <w:t>--brokerAddr</w:t>
            </w:r>
          </w:p>
        </w:tc>
        <w:tc>
          <w:tcPr>
            <w:tcW w:w="4925" w:type="dxa"/>
            <w:vAlign w:val="center"/>
          </w:tcPr>
          <w:p w14:paraId="45229E25" w14:textId="345AF613" w:rsidR="00B02297" w:rsidRDefault="00B02297" w:rsidP="00B27CAB">
            <w:pPr>
              <w:pStyle w:val="ListParagraph"/>
              <w:spacing w:before="60" w:after="60"/>
              <w:ind w:left="0"/>
            </w:pPr>
            <w:r w:rsidRPr="00B02297">
              <w:t>MQTT broker IP address/Hostname for SCADA communication</w:t>
            </w:r>
          </w:p>
        </w:tc>
      </w:tr>
      <w:tr w:rsidR="00B02297" w14:paraId="1B9F2B0D" w14:textId="77777777" w:rsidTr="00B27CAB">
        <w:tc>
          <w:tcPr>
            <w:tcW w:w="1885" w:type="dxa"/>
            <w:vAlign w:val="center"/>
          </w:tcPr>
          <w:p w14:paraId="6253B4F3" w14:textId="23494378"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--brokerPort</w:t>
            </w:r>
          </w:p>
        </w:tc>
        <w:tc>
          <w:tcPr>
            <w:tcW w:w="4925" w:type="dxa"/>
            <w:vAlign w:val="center"/>
          </w:tcPr>
          <w:p w14:paraId="4051C27E" w14:textId="30D3840C" w:rsidR="00B02297" w:rsidRDefault="00B02297" w:rsidP="00B27CAB">
            <w:pPr>
              <w:pStyle w:val="ListParagraph"/>
              <w:spacing w:before="60" w:after="60"/>
              <w:ind w:left="0"/>
            </w:pPr>
            <w:r w:rsidRPr="00B02297">
              <w:t>MQTT broker port number for SCADA communication</w:t>
            </w:r>
          </w:p>
        </w:tc>
      </w:tr>
      <w:tr w:rsidR="00B02297" w14:paraId="7D8AC313" w14:textId="77777777" w:rsidTr="00B27CAB">
        <w:tc>
          <w:tcPr>
            <w:tcW w:w="1885" w:type="dxa"/>
            <w:vAlign w:val="center"/>
          </w:tcPr>
          <w:p w14:paraId="44434BF1" w14:textId="5AA2B118"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--qos</w:t>
            </w:r>
          </w:p>
        </w:tc>
        <w:tc>
          <w:tcPr>
            <w:tcW w:w="4925" w:type="dxa"/>
            <w:vAlign w:val="center"/>
          </w:tcPr>
          <w:p w14:paraId="64C53B8F" w14:textId="1BF400C9" w:rsidR="00B02297" w:rsidRDefault="00B02297" w:rsidP="00B27CAB">
            <w:pPr>
              <w:pStyle w:val="ListParagraph"/>
              <w:spacing w:before="60" w:after="60"/>
              <w:ind w:left="0"/>
            </w:pPr>
            <w:r w:rsidRPr="00B02297">
              <w:t>QOS used by scada-rtu container to publish messages, can take values between 0 to 2 inclusive</w:t>
            </w:r>
          </w:p>
        </w:tc>
      </w:tr>
      <w:tr w:rsidR="00B02297" w14:paraId="33FF5CCC" w14:textId="77777777" w:rsidTr="00B02297">
        <w:tc>
          <w:tcPr>
            <w:tcW w:w="1885" w:type="dxa"/>
            <w:vAlign w:val="center"/>
          </w:tcPr>
          <w:p w14:paraId="3E7D9729" w14:textId="7363F3B8" w:rsidR="00B02297" w:rsidRPr="00B27CAB" w:rsidRDefault="00B02297" w:rsidP="00B02297">
            <w:pPr>
              <w:pStyle w:val="ListParagraph"/>
              <w:spacing w:before="60" w:after="60"/>
              <w:ind w:left="0"/>
              <w:rPr>
                <w:rFonts w:ascii="Courier New" w:hAnsi="Courier New" w:cs="Courier New"/>
              </w:rPr>
            </w:pPr>
            <w:r w:rsidRPr="00B27CAB">
              <w:rPr>
                <w:rFonts w:ascii="Courier New" w:hAnsi="Courier New" w:cs="Courier New"/>
              </w:rPr>
              <w:t>--proxy</w:t>
            </w:r>
          </w:p>
        </w:tc>
        <w:tc>
          <w:tcPr>
            <w:tcW w:w="4925" w:type="dxa"/>
            <w:vAlign w:val="center"/>
          </w:tcPr>
          <w:p w14:paraId="731CD409" w14:textId="5C4EDDCD" w:rsidR="00B02297" w:rsidRPr="00B02297" w:rsidRDefault="00B02297" w:rsidP="00B02297">
            <w:pPr>
              <w:pStyle w:val="ListParagraph"/>
              <w:spacing w:before="60" w:after="60"/>
              <w:ind w:left="0"/>
            </w:pPr>
            <w:r>
              <w:t>P</w:t>
            </w:r>
            <w:r w:rsidRPr="00B02297">
              <w:t>roxies, required when gateway is connected behind proxy</w:t>
            </w:r>
            <w:r w:rsidR="000B4470">
              <w:t>. Default is no proxy mode, if not provided as an argument to 01 script. In interactive mode, the proxy information is not requested from user. Hence, to enable proxy, the user must use this option while running 01 script.</w:t>
            </w:r>
          </w:p>
        </w:tc>
      </w:tr>
      <w:tr w:rsidR="004A653F" w14:paraId="389B2382" w14:textId="77777777" w:rsidTr="00B02297">
        <w:tc>
          <w:tcPr>
            <w:tcW w:w="1885" w:type="dxa"/>
            <w:vAlign w:val="center"/>
          </w:tcPr>
          <w:p w14:paraId="1B4B1F54" w14:textId="01CBC4AC" w:rsidR="004A653F" w:rsidRPr="00B27CAB" w:rsidRDefault="00AA1F10" w:rsidP="00B02297">
            <w:pPr>
              <w:pStyle w:val="ListParagraph"/>
              <w:spacing w:before="60" w:after="60"/>
              <w:ind w:left="0"/>
              <w:rPr>
                <w:rFonts w:ascii="Courier New" w:hAnsi="Courier New" w:cs="Courier New"/>
              </w:rPr>
            </w:pPr>
            <w:r w:rsidRPr="00AA1F10">
              <w:rPr>
                <w:rFonts w:ascii="Courier New" w:hAnsi="Courier New" w:cs="Courier New"/>
              </w:rPr>
              <w:t>--deployMode</w:t>
            </w:r>
          </w:p>
        </w:tc>
        <w:tc>
          <w:tcPr>
            <w:tcW w:w="4925" w:type="dxa"/>
            <w:vAlign w:val="center"/>
          </w:tcPr>
          <w:p w14:paraId="65379E5F" w14:textId="77777777" w:rsidR="00C464C3" w:rsidRDefault="00C464C3" w:rsidP="00B02297">
            <w:pPr>
              <w:pStyle w:val="ListParagraph"/>
              <w:spacing w:before="60" w:after="60"/>
              <w:ind w:left="0"/>
            </w:pPr>
            <w:r>
              <w:t>Deployment build to be used. Following are the options:</w:t>
            </w:r>
          </w:p>
          <w:p w14:paraId="3162C623" w14:textId="77777777" w:rsidR="008B0741" w:rsidRDefault="00AA1F10" w:rsidP="00B02297">
            <w:pPr>
              <w:pStyle w:val="ListParagraph"/>
              <w:spacing w:before="60" w:after="60"/>
              <w:ind w:left="0"/>
            </w:pPr>
            <w:r w:rsidRPr="00AA1F10">
              <w:t>IPC_DEV</w:t>
            </w:r>
            <w:r w:rsidR="00C464C3">
              <w:t xml:space="preserve">: </w:t>
            </w:r>
            <w:r w:rsidR="008B0741">
              <w:t>dev mode</w:t>
            </w:r>
          </w:p>
          <w:p w14:paraId="724A6673" w14:textId="356069C0" w:rsidR="008B0741" w:rsidRDefault="00AA1F10" w:rsidP="00B02297">
            <w:pPr>
              <w:pStyle w:val="ListParagraph"/>
              <w:spacing w:before="60" w:after="60"/>
              <w:ind w:left="0"/>
            </w:pPr>
            <w:r w:rsidRPr="00AA1F10">
              <w:t>IPC_PROD</w:t>
            </w:r>
            <w:r w:rsidR="008B0741">
              <w:t>: prod mode</w:t>
            </w:r>
            <w:r w:rsidRPr="00AA1F10">
              <w:t xml:space="preserve"> </w:t>
            </w:r>
            <w:r w:rsidR="008B0741">
              <w:t>(default mode of deployment)</w:t>
            </w:r>
          </w:p>
          <w:p w14:paraId="2BFD89C5" w14:textId="7E5DDF3F" w:rsidR="004A653F" w:rsidRDefault="00AA1F10" w:rsidP="00B02297">
            <w:pPr>
              <w:pStyle w:val="ListParagraph"/>
              <w:spacing w:before="60" w:after="60"/>
              <w:ind w:left="0"/>
            </w:pPr>
            <w:r w:rsidRPr="00AA1F10">
              <w:t>Refer section 3.2 for more details.</w:t>
            </w:r>
          </w:p>
        </w:tc>
      </w:tr>
    </w:tbl>
    <w:p w14:paraId="7172B176" w14:textId="42A8E8CC" w:rsidR="00B02297" w:rsidRDefault="00B02297" w:rsidP="00B02297">
      <w:pPr>
        <w:pStyle w:val="ListParagraph"/>
        <w:spacing w:before="60" w:after="60" w:line="276" w:lineRule="auto"/>
        <w:ind w:left="1080"/>
        <w:jc w:val="both"/>
      </w:pPr>
    </w:p>
    <w:p w14:paraId="4E0C7261" w14:textId="7723B150" w:rsidR="0099642D" w:rsidRDefault="00B02297" w:rsidP="00B02297">
      <w:pPr>
        <w:pStyle w:val="ListParagraph"/>
        <w:spacing w:before="60" w:after="60" w:line="276" w:lineRule="auto"/>
        <w:ind w:left="1080"/>
        <w:jc w:val="both"/>
      </w:pPr>
      <w:r>
        <w:t xml:space="preserve">Depending on installation mode, the user can provide inputs to the </w:t>
      </w:r>
      <w:r w:rsidR="0099642D">
        <w:t>script 01. If required inputs are not provided, these those will be requested from the user during script execution as and when required.</w:t>
      </w:r>
    </w:p>
    <w:p w14:paraId="2F5646F8" w14:textId="40B22E99" w:rsidR="00C7307D" w:rsidRDefault="00C7307D" w:rsidP="00C7307D">
      <w:pPr>
        <w:pStyle w:val="ListParagraph"/>
        <w:spacing w:before="60" w:after="60" w:line="276" w:lineRule="auto"/>
        <w:ind w:left="1080"/>
        <w:jc w:val="both"/>
      </w:pPr>
    </w:p>
    <w:p w14:paraId="483FCA0F" w14:textId="778FFA95" w:rsidR="00C7307D" w:rsidRDefault="00C7307D" w:rsidP="00C7307D">
      <w:pPr>
        <w:pStyle w:val="ListParagraph"/>
        <w:numPr>
          <w:ilvl w:val="0"/>
          <w:numId w:val="21"/>
        </w:numPr>
        <w:spacing w:before="60" w:after="60" w:line="276" w:lineRule="auto"/>
        <w:ind w:left="1080"/>
        <w:jc w:val="both"/>
      </w:pPr>
      <w:r>
        <w:t>After execution of script 01, execute script 02 for provisioning</w:t>
      </w:r>
    </w:p>
    <w:p w14:paraId="698D2607" w14:textId="1E8C95AD" w:rsidR="00C7307D" w:rsidRDefault="00C7307D" w:rsidP="00C7307D">
      <w:pPr>
        <w:pStyle w:val="ListParagraph"/>
        <w:numPr>
          <w:ilvl w:val="0"/>
          <w:numId w:val="21"/>
        </w:numPr>
        <w:spacing w:before="60" w:after="60" w:line="276" w:lineRule="auto"/>
        <w:ind w:left="1080"/>
        <w:jc w:val="both"/>
      </w:pPr>
      <w:r>
        <w:t>For deployment, execute script 03.</w:t>
      </w:r>
    </w:p>
    <w:p w14:paraId="7C601588" w14:textId="77777777" w:rsidR="0099642D" w:rsidRDefault="0099642D" w:rsidP="0099642D">
      <w:pPr>
        <w:spacing w:before="60" w:after="60" w:line="276" w:lineRule="auto"/>
        <w:jc w:val="both"/>
      </w:pPr>
    </w:p>
    <w:p w14:paraId="6836349A" w14:textId="22A92604" w:rsidR="00B02297" w:rsidRPr="006B069B" w:rsidRDefault="0099642D" w:rsidP="00B27CAB">
      <w:pPr>
        <w:spacing w:before="60" w:after="60" w:line="276" w:lineRule="auto"/>
        <w:jc w:val="both"/>
      </w:pPr>
      <w:r>
        <w:t xml:space="preserve">Following explains examples of these different modes: </w:t>
      </w:r>
    </w:p>
    <w:p w14:paraId="693619F8" w14:textId="77777777" w:rsidR="006B069B" w:rsidRPr="00B27CAB" w:rsidRDefault="006B069B" w:rsidP="00C7307D">
      <w:pPr>
        <w:pStyle w:val="ListParagraph"/>
        <w:jc w:val="both"/>
        <w:rPr>
          <w:b/>
          <w:u w:val="single"/>
        </w:rPr>
      </w:pPr>
    </w:p>
    <w:p w14:paraId="4AD8372A" w14:textId="3CA78D90" w:rsidR="00ED78AC" w:rsidRDefault="006B069B" w:rsidP="00ED78AC">
      <w:pPr>
        <w:pStyle w:val="ListParagraph"/>
        <w:numPr>
          <w:ilvl w:val="0"/>
          <w:numId w:val="52"/>
        </w:numPr>
        <w:jc w:val="both"/>
        <w:rPr>
          <w:b/>
          <w:u w:val="single"/>
        </w:rPr>
      </w:pPr>
      <w:r>
        <w:rPr>
          <w:b/>
          <w:u w:val="single"/>
        </w:rPr>
        <w:t>Deployment</w:t>
      </w:r>
      <w:r w:rsidR="00ED78AC">
        <w:rPr>
          <w:b/>
          <w:u w:val="single"/>
        </w:rPr>
        <w:t xml:space="preserve"> </w:t>
      </w:r>
      <w:r w:rsidR="0099642D">
        <w:rPr>
          <w:b/>
          <w:u w:val="single"/>
        </w:rPr>
        <w:t xml:space="preserve">of UWC </w:t>
      </w:r>
      <w:r>
        <w:rPr>
          <w:b/>
          <w:u w:val="single"/>
        </w:rPr>
        <w:t xml:space="preserve">with </w:t>
      </w:r>
      <w:r w:rsidR="0099642D">
        <w:rPr>
          <w:b/>
          <w:u w:val="single"/>
        </w:rPr>
        <w:t>SCADA-RTU</w:t>
      </w:r>
      <w:r w:rsidR="00ED78AC">
        <w:rPr>
          <w:b/>
          <w:u w:val="single"/>
        </w:rPr>
        <w:t xml:space="preserve"> container:</w:t>
      </w:r>
    </w:p>
    <w:p w14:paraId="3360A69F" w14:textId="77777777" w:rsidR="000B2C34" w:rsidRDefault="000B2C34" w:rsidP="00B27CAB">
      <w:pPr>
        <w:pStyle w:val="ListParagraph"/>
        <w:jc w:val="both"/>
        <w:rPr>
          <w:b/>
          <w:u w:val="single"/>
        </w:rPr>
      </w:pPr>
    </w:p>
    <w:p w14:paraId="18F8A6AB" w14:textId="2009DCC5" w:rsidR="000B2C34" w:rsidRPr="00B27CAB" w:rsidRDefault="0099642D" w:rsidP="00B27CAB">
      <w:pPr>
        <w:pStyle w:val="ListParagraph"/>
        <w:numPr>
          <w:ilvl w:val="0"/>
          <w:numId w:val="57"/>
        </w:numPr>
        <w:jc w:val="both"/>
        <w:rPr>
          <w:b/>
          <w:u w:val="single"/>
        </w:rPr>
      </w:pPr>
      <w:r>
        <w:rPr>
          <w:b/>
          <w:u w:val="single"/>
        </w:rPr>
        <w:t>Secured mode (</w:t>
      </w:r>
      <w:r w:rsidR="000B2C34">
        <w:rPr>
          <w:b/>
          <w:u w:val="single"/>
        </w:rPr>
        <w:t>With TLS</w:t>
      </w:r>
      <w:r>
        <w:rPr>
          <w:b/>
          <w:u w:val="single"/>
        </w:rPr>
        <w:t>)</w:t>
      </w:r>
    </w:p>
    <w:p w14:paraId="173AD398" w14:textId="585FF2E7" w:rsidR="00ED78AC" w:rsidRDefault="00ED78AC" w:rsidP="00ED78AC">
      <w:pPr>
        <w:pStyle w:val="ListParagraph"/>
        <w:jc w:val="both"/>
        <w:rPr>
          <w:b/>
          <w:u w:val="single"/>
        </w:rPr>
      </w:pPr>
    </w:p>
    <w:p w14:paraId="73F65BE9" w14:textId="2E490075" w:rsidR="00ED78AC" w:rsidRPr="007F3550" w:rsidRDefault="00AC6810" w:rsidP="00ED78AC">
      <w:pPr>
        <w:pStyle w:val="ListParagraph"/>
        <w:numPr>
          <w:ilvl w:val="0"/>
          <w:numId w:val="55"/>
        </w:numPr>
        <w:jc w:val="both"/>
        <w:rPr>
          <w:bCs/>
        </w:rPr>
      </w:pPr>
      <w:r w:rsidRPr="00E57FC5">
        <w:t>Open a terminal and go to EdgeInsightsSoftware-v2.</w:t>
      </w:r>
      <w:r>
        <w:t>2</w:t>
      </w:r>
      <w:r w:rsidRPr="00E57FC5">
        <w:t>-PV/IEdgeInsights directory</w:t>
      </w:r>
      <w:r w:rsidR="00212755">
        <w:t>.</w:t>
      </w:r>
    </w:p>
    <w:p w14:paraId="41A3651E" w14:textId="74AA5B54" w:rsidR="00212755" w:rsidRPr="007F3550" w:rsidRDefault="002F6D74" w:rsidP="00ED78AC">
      <w:pPr>
        <w:pStyle w:val="ListParagraph"/>
        <w:numPr>
          <w:ilvl w:val="0"/>
          <w:numId w:val="55"/>
        </w:numPr>
        <w:jc w:val="both"/>
        <w:rPr>
          <w:bCs/>
        </w:rPr>
      </w:pPr>
      <w:r>
        <w:t>Copy the required certificates to</w:t>
      </w:r>
      <w:r w:rsidR="00717EC8">
        <w:t xml:space="preserve"> specific directory</w:t>
      </w:r>
      <w:r>
        <w:t xml:space="preserve"> </w:t>
      </w:r>
      <w:r w:rsidR="00717EC8">
        <w:t xml:space="preserve">on gateway to </w:t>
      </w:r>
      <w:r>
        <w:t>communicate with the external broker for TLS. Following three certificates are required</w:t>
      </w:r>
      <w:r w:rsidR="00760804">
        <w:t xml:space="preserve"> for mutual authentication</w:t>
      </w:r>
      <w:r>
        <w:t>.</w:t>
      </w:r>
    </w:p>
    <w:p w14:paraId="4E9EC5C0" w14:textId="13E6913F" w:rsidR="002F6D74" w:rsidRDefault="00B0119B" w:rsidP="00B0119B">
      <w:pPr>
        <w:pStyle w:val="ListParagraph"/>
        <w:numPr>
          <w:ilvl w:val="0"/>
          <w:numId w:val="58"/>
        </w:numPr>
        <w:jc w:val="both"/>
        <w:rPr>
          <w:bCs/>
        </w:rPr>
      </w:pPr>
      <w:r>
        <w:rPr>
          <w:bCs/>
        </w:rPr>
        <w:t xml:space="preserve">CA Certificate </w:t>
      </w:r>
      <w:r w:rsidR="00760804">
        <w:rPr>
          <w:bCs/>
        </w:rPr>
        <w:t>–</w:t>
      </w:r>
      <w:r>
        <w:rPr>
          <w:bCs/>
        </w:rPr>
        <w:t xml:space="preserve"> </w:t>
      </w:r>
      <w:r w:rsidR="00760804">
        <w:rPr>
          <w:bCs/>
        </w:rPr>
        <w:t xml:space="preserve">CA certificate </w:t>
      </w:r>
    </w:p>
    <w:p w14:paraId="0F5EE60C" w14:textId="2EEED3E6" w:rsidR="00760804" w:rsidRDefault="00760804" w:rsidP="00B0119B">
      <w:pPr>
        <w:pStyle w:val="ListParagraph"/>
        <w:numPr>
          <w:ilvl w:val="0"/>
          <w:numId w:val="58"/>
        </w:numPr>
        <w:jc w:val="both"/>
        <w:rPr>
          <w:bCs/>
        </w:rPr>
      </w:pPr>
      <w:r>
        <w:rPr>
          <w:bCs/>
        </w:rPr>
        <w:t>Client Certificate – Client Certificate File</w:t>
      </w:r>
    </w:p>
    <w:p w14:paraId="1B43DFE5" w14:textId="1767A3FC" w:rsidR="00760804" w:rsidRDefault="00760804" w:rsidP="00B0119B">
      <w:pPr>
        <w:pStyle w:val="ListParagraph"/>
        <w:numPr>
          <w:ilvl w:val="0"/>
          <w:numId w:val="58"/>
        </w:numPr>
        <w:jc w:val="both"/>
        <w:rPr>
          <w:bCs/>
        </w:rPr>
      </w:pPr>
      <w:r>
        <w:rPr>
          <w:bCs/>
        </w:rPr>
        <w:t>Client Key – Client Private Key</w:t>
      </w:r>
    </w:p>
    <w:p w14:paraId="7E0AB477" w14:textId="20DFA118" w:rsidR="004801FB" w:rsidRPr="007F3550" w:rsidRDefault="004801FB" w:rsidP="00B27CAB">
      <w:pPr>
        <w:ind w:left="1440" w:firstLine="360"/>
        <w:jc w:val="both"/>
        <w:rPr>
          <w:bCs/>
        </w:rPr>
      </w:pPr>
      <w:r>
        <w:rPr>
          <w:bCs/>
        </w:rPr>
        <w:t>For example, all required certificates are kept in /home/certs/ directory.</w:t>
      </w:r>
    </w:p>
    <w:p w14:paraId="371D985F" w14:textId="77777777" w:rsidR="000F3157" w:rsidRPr="00B27CAB" w:rsidRDefault="0004298B" w:rsidP="00E02B42">
      <w:pPr>
        <w:pStyle w:val="ListParagraph"/>
        <w:numPr>
          <w:ilvl w:val="0"/>
          <w:numId w:val="55"/>
        </w:numPr>
        <w:jc w:val="both"/>
        <w:rPr>
          <w:bCs/>
        </w:rPr>
      </w:pPr>
      <w:r w:rsidRPr="00E57FC5">
        <w:t>Run below command on terminal to install all pre-requisites required to deploy UWC containers</w:t>
      </w:r>
      <w:r>
        <w:t xml:space="preserve">: </w:t>
      </w:r>
    </w:p>
    <w:p w14:paraId="36E559D1" w14:textId="5A7E80C6" w:rsidR="00E02B42" w:rsidRDefault="000F3157" w:rsidP="00B27CAB">
      <w:pPr>
        <w:pStyle w:val="ListParagraph"/>
        <w:ind w:left="0"/>
        <w:rPr>
          <w:rFonts w:ascii="Courier New" w:hAnsi="Courier New" w:cs="Courier New"/>
          <w:color w:val="000000"/>
        </w:rPr>
      </w:pPr>
      <w:r w:rsidRPr="000F3157">
        <w:rPr>
          <w:rFonts w:ascii="Courier New" w:hAnsi="Courier New" w:cs="Courier New"/>
          <w:color w:val="000000"/>
        </w:rPr>
        <w:t>sudo ./01_pre-requisites.sh --isTLS=</w:t>
      </w:r>
      <w:r w:rsidR="003572E5">
        <w:rPr>
          <w:rFonts w:ascii="Courier New" w:hAnsi="Courier New" w:cs="Courier New"/>
          <w:color w:val="000000"/>
        </w:rPr>
        <w:t>yes</w:t>
      </w:r>
      <w:r w:rsidRPr="000F3157">
        <w:rPr>
          <w:rFonts w:ascii="Courier New" w:hAnsi="Courier New" w:cs="Courier New"/>
          <w:color w:val="000000"/>
        </w:rPr>
        <w:t xml:space="preserve">  --caFile="</w:t>
      </w:r>
      <w:r>
        <w:rPr>
          <w:rFonts w:ascii="Courier New" w:hAnsi="Courier New" w:cs="Courier New"/>
          <w:color w:val="000000"/>
        </w:rPr>
        <w:t>/home/certs</w:t>
      </w:r>
      <w:r w:rsidRPr="000F3157">
        <w:rPr>
          <w:rFonts w:ascii="Courier New" w:hAnsi="Courier New" w:cs="Courier New"/>
          <w:color w:val="000000"/>
        </w:rPr>
        <w:t>/root-ca.crt" --</w:t>
      </w:r>
      <w:r w:rsidRPr="000F3157">
        <w:rPr>
          <w:rFonts w:ascii="Courier New" w:hAnsi="Courier New" w:cs="Courier New"/>
          <w:color w:val="000000"/>
        </w:rPr>
        <w:lastRenderedPageBreak/>
        <w:t>crtFile="</w:t>
      </w:r>
      <w:r>
        <w:rPr>
          <w:rFonts w:ascii="Courier New" w:hAnsi="Courier New" w:cs="Courier New"/>
          <w:color w:val="000000"/>
        </w:rPr>
        <w:t>/home/certs</w:t>
      </w:r>
      <w:r w:rsidRPr="000F3157">
        <w:rPr>
          <w:rFonts w:ascii="Courier New" w:hAnsi="Courier New" w:cs="Courier New"/>
          <w:color w:val="000000"/>
        </w:rPr>
        <w:t>/client.crt" --keyFile="</w:t>
      </w:r>
      <w:r>
        <w:rPr>
          <w:rFonts w:ascii="Courier New" w:hAnsi="Courier New" w:cs="Courier New"/>
          <w:color w:val="000000"/>
        </w:rPr>
        <w:t>/home/certs</w:t>
      </w:r>
      <w:r w:rsidRPr="000F3157">
        <w:rPr>
          <w:rFonts w:ascii="Courier New" w:hAnsi="Courier New" w:cs="Courier New"/>
          <w:color w:val="000000"/>
        </w:rPr>
        <w:t>/client.key" --brokerAddr="192.168.0.5" --brokerPort="8883" --qos=1</w:t>
      </w:r>
      <w:r w:rsidR="0004298B">
        <w:rPr>
          <w:rFonts w:ascii="Courier New" w:hAnsi="Courier New" w:cs="Courier New"/>
          <w:color w:val="000000"/>
        </w:rPr>
        <w:t xml:space="preserve"> </w:t>
      </w:r>
      <w:r w:rsidR="00206E51">
        <w:rPr>
          <w:rFonts w:ascii="Courier New" w:hAnsi="Courier New" w:cs="Courier New"/>
          <w:color w:val="000000"/>
        </w:rPr>
        <w:t>–proxy=</w:t>
      </w:r>
      <w:r w:rsidR="008E52F1" w:rsidRPr="008E52F1">
        <w:rPr>
          <w:rFonts w:ascii="Courier New" w:hAnsi="Courier New" w:cs="Courier New"/>
          <w:color w:val="000000"/>
        </w:rPr>
        <w:t>"</w:t>
      </w:r>
      <w:r w:rsidR="00206E51">
        <w:rPr>
          <w:rFonts w:ascii="Courier New" w:hAnsi="Courier New" w:cs="Courier New"/>
          <w:color w:val="000000"/>
        </w:rPr>
        <w:t>proxy.intel.com:811</w:t>
      </w:r>
      <w:r w:rsidR="008E52F1" w:rsidRPr="008E52F1">
        <w:rPr>
          <w:rFonts w:ascii="Courier New" w:hAnsi="Courier New" w:cs="Courier New"/>
          <w:color w:val="000000"/>
        </w:rPr>
        <w:t>"</w:t>
      </w:r>
    </w:p>
    <w:p w14:paraId="1851DB0F" w14:textId="0D9F7609" w:rsidR="003572E5" w:rsidRDefault="003572E5" w:rsidP="00B27CAB">
      <w:pPr>
        <w:pStyle w:val="ListParagraph"/>
        <w:ind w:left="0"/>
        <w:rPr>
          <w:rFonts w:ascii="Courier New" w:hAnsi="Courier New" w:cs="Courier New"/>
          <w:color w:val="000000"/>
        </w:rPr>
      </w:pPr>
    </w:p>
    <w:p w14:paraId="6646BACF" w14:textId="77777777" w:rsidR="00206E51" w:rsidRPr="00B27CAB" w:rsidRDefault="00206E51" w:rsidP="00B27CAB">
      <w:pPr>
        <w:pStyle w:val="ListParagraph"/>
        <w:ind w:left="1800"/>
        <w:jc w:val="both"/>
        <w:rPr>
          <w:rFonts w:ascii="Courier New" w:hAnsi="Courier New" w:cs="Courier New"/>
          <w:color w:val="000000"/>
        </w:rPr>
      </w:pPr>
    </w:p>
    <w:p w14:paraId="2D95F938" w14:textId="4FAAD2A1" w:rsidR="00206E51" w:rsidRDefault="00206E51" w:rsidP="00B27CAB">
      <w:pPr>
        <w:pStyle w:val="ListParagraph"/>
        <w:numPr>
          <w:ilvl w:val="0"/>
          <w:numId w:val="55"/>
        </w:numPr>
        <w:jc w:val="both"/>
      </w:pPr>
      <w:r>
        <w:t>Execute below command for provisioning EIS:</w:t>
      </w:r>
    </w:p>
    <w:p w14:paraId="11A91483" w14:textId="688CAC93" w:rsidR="00AC6810" w:rsidRDefault="00206E51" w:rsidP="00206E51">
      <w:pPr>
        <w:ind w:left="1440" w:firstLine="360"/>
        <w:jc w:val="both"/>
        <w:rPr>
          <w:rFonts w:ascii="Courier New" w:hAnsi="Courier New" w:cs="Courier New"/>
          <w:color w:val="000000"/>
        </w:rPr>
      </w:pPr>
      <w:r w:rsidRPr="009F4C2C">
        <w:rPr>
          <w:rFonts w:ascii="Courier New" w:hAnsi="Courier New" w:cs="Courier New"/>
          <w:color w:val="000000"/>
        </w:rPr>
        <w:t>sudo ./02_provisionEIS.sh</w:t>
      </w:r>
    </w:p>
    <w:p w14:paraId="3251802B" w14:textId="77777777" w:rsidR="00057069" w:rsidRPr="00B27CAB" w:rsidRDefault="00057069" w:rsidP="00057069">
      <w:pPr>
        <w:pStyle w:val="ListParagraph"/>
        <w:numPr>
          <w:ilvl w:val="0"/>
          <w:numId w:val="55"/>
        </w:numPr>
        <w:jc w:val="both"/>
      </w:pPr>
      <w:r w:rsidRPr="00B27CAB">
        <w:t>Execute below command for container deployment:</w:t>
      </w:r>
    </w:p>
    <w:p w14:paraId="77C5851A" w14:textId="2EB7EAB3" w:rsidR="00057069" w:rsidRPr="00B27CAB" w:rsidRDefault="00057069">
      <w:pPr>
        <w:ind w:left="1440" w:firstLine="360"/>
        <w:jc w:val="both"/>
        <w:rPr>
          <w:rFonts w:ascii="Courier New" w:hAnsi="Courier New" w:cs="Courier New"/>
          <w:color w:val="000000"/>
        </w:rPr>
      </w:pPr>
      <w:r w:rsidRPr="00057069">
        <w:rPr>
          <w:rFonts w:ascii="Courier New" w:hAnsi="Courier New" w:cs="Courier New"/>
          <w:color w:val="000000"/>
        </w:rPr>
        <w:t>sudo ./03_DeployEIS.sh</w:t>
      </w:r>
    </w:p>
    <w:p w14:paraId="3B0FBA50" w14:textId="0A98C6E4" w:rsidR="00206E51" w:rsidRPr="00B27CAB" w:rsidRDefault="00206E51">
      <w:pPr>
        <w:jc w:val="both"/>
        <w:rPr>
          <w:rFonts w:ascii="Courier New" w:hAnsi="Courier New" w:cs="Courier New"/>
          <w:color w:val="000000"/>
        </w:rPr>
      </w:pPr>
    </w:p>
    <w:p w14:paraId="22D5C0D6" w14:textId="373DC8A3" w:rsidR="00E75D9B" w:rsidRDefault="0099642D" w:rsidP="00E75D9B">
      <w:pPr>
        <w:pStyle w:val="ListParagraph"/>
        <w:numPr>
          <w:ilvl w:val="0"/>
          <w:numId w:val="57"/>
        </w:numPr>
        <w:jc w:val="both"/>
        <w:rPr>
          <w:b/>
          <w:u w:val="single"/>
        </w:rPr>
      </w:pPr>
      <w:r>
        <w:rPr>
          <w:b/>
          <w:u w:val="single"/>
        </w:rPr>
        <w:t>Non-secured mode (</w:t>
      </w:r>
      <w:r w:rsidR="00E75D9B" w:rsidRPr="00C7307D">
        <w:rPr>
          <w:b/>
          <w:u w:val="single"/>
        </w:rPr>
        <w:t>Without TLS</w:t>
      </w:r>
      <w:r>
        <w:rPr>
          <w:b/>
          <w:u w:val="single"/>
        </w:rPr>
        <w:t>)</w:t>
      </w:r>
    </w:p>
    <w:p w14:paraId="4113E709" w14:textId="0A0D378E" w:rsidR="00803235" w:rsidRPr="007F3550" w:rsidRDefault="00803235" w:rsidP="00B27CAB">
      <w:pPr>
        <w:pStyle w:val="ListParagraph"/>
        <w:numPr>
          <w:ilvl w:val="0"/>
          <w:numId w:val="61"/>
        </w:numPr>
        <w:ind w:left="1800"/>
        <w:jc w:val="both"/>
        <w:rPr>
          <w:bCs/>
        </w:rPr>
      </w:pPr>
      <w:r w:rsidRPr="00E57FC5">
        <w:t>Open a terminal and go to EdgeInsightsSoftware-v2.</w:t>
      </w:r>
      <w:r>
        <w:t>2</w:t>
      </w:r>
      <w:r w:rsidRPr="00E57FC5">
        <w:t>-PV/IEdgeInsights directory</w:t>
      </w:r>
    </w:p>
    <w:p w14:paraId="5C5AFB37" w14:textId="77777777" w:rsidR="00803235" w:rsidRPr="00906CDE" w:rsidRDefault="00803235" w:rsidP="00B27CAB">
      <w:pPr>
        <w:pStyle w:val="ListParagraph"/>
        <w:numPr>
          <w:ilvl w:val="0"/>
          <w:numId w:val="61"/>
        </w:numPr>
        <w:ind w:left="1800"/>
        <w:jc w:val="both"/>
        <w:rPr>
          <w:bCs/>
        </w:rPr>
      </w:pPr>
      <w:r w:rsidRPr="00E57FC5">
        <w:t>Run below command on terminal to install all pre-requisites required to deploy UWC containers</w:t>
      </w:r>
      <w:r>
        <w:t xml:space="preserve">: </w:t>
      </w:r>
    </w:p>
    <w:p w14:paraId="296463BE" w14:textId="56F2DDBA" w:rsidR="00803235" w:rsidRDefault="00803235" w:rsidP="00B27CAB">
      <w:pPr>
        <w:pStyle w:val="ListParagraph"/>
        <w:ind w:left="0"/>
        <w:jc w:val="both"/>
        <w:rPr>
          <w:rFonts w:ascii="Courier New" w:hAnsi="Courier New" w:cs="Courier New"/>
          <w:color w:val="000000"/>
        </w:rPr>
      </w:pPr>
      <w:r w:rsidRPr="000F3157">
        <w:rPr>
          <w:rFonts w:ascii="Courier New" w:hAnsi="Courier New" w:cs="Courier New"/>
          <w:color w:val="000000"/>
        </w:rPr>
        <w:t>sudo ./01_pre-requisites.sh --isTLS=</w:t>
      </w:r>
      <w:r>
        <w:rPr>
          <w:rFonts w:ascii="Courier New" w:hAnsi="Courier New" w:cs="Courier New"/>
          <w:color w:val="000000"/>
        </w:rPr>
        <w:t xml:space="preserve">no </w:t>
      </w:r>
      <w:r w:rsidRPr="000F3157">
        <w:rPr>
          <w:rFonts w:ascii="Courier New" w:hAnsi="Courier New" w:cs="Courier New"/>
          <w:color w:val="000000"/>
        </w:rPr>
        <w:t>-brokerAddr="192.168.0.5" --brokerPort="8883" --qos=1</w:t>
      </w:r>
      <w:r>
        <w:rPr>
          <w:rFonts w:ascii="Courier New" w:hAnsi="Courier New" w:cs="Courier New"/>
          <w:color w:val="000000"/>
        </w:rPr>
        <w:t xml:space="preserve"> –proxy=</w:t>
      </w:r>
      <w:r w:rsidR="008E52F1" w:rsidRPr="008E52F1">
        <w:rPr>
          <w:rFonts w:ascii="Courier New" w:hAnsi="Courier New" w:cs="Courier New"/>
          <w:color w:val="000000"/>
        </w:rPr>
        <w:t>"</w:t>
      </w:r>
      <w:r>
        <w:rPr>
          <w:rFonts w:ascii="Courier New" w:hAnsi="Courier New" w:cs="Courier New"/>
          <w:color w:val="000000"/>
        </w:rPr>
        <w:t>proxy.intel.com:811</w:t>
      </w:r>
      <w:r w:rsidR="008E52F1" w:rsidRPr="008E52F1">
        <w:rPr>
          <w:rFonts w:ascii="Courier New" w:hAnsi="Courier New" w:cs="Courier New"/>
          <w:color w:val="000000"/>
        </w:rPr>
        <w:t>"</w:t>
      </w:r>
    </w:p>
    <w:p w14:paraId="0B53460B" w14:textId="77777777" w:rsidR="00803235" w:rsidRDefault="00803235" w:rsidP="00B27CAB">
      <w:pPr>
        <w:pStyle w:val="ListParagraph"/>
        <w:ind w:left="2160"/>
        <w:jc w:val="both"/>
        <w:rPr>
          <w:rFonts w:ascii="Courier New" w:hAnsi="Courier New" w:cs="Courier New"/>
          <w:color w:val="000000"/>
        </w:rPr>
      </w:pPr>
    </w:p>
    <w:p w14:paraId="38190054" w14:textId="32EB45EB" w:rsidR="00803235" w:rsidRPr="00B27CAB" w:rsidRDefault="00803235" w:rsidP="00C7307D">
      <w:pPr>
        <w:pStyle w:val="ListParagraph"/>
        <w:ind w:left="0"/>
        <w:jc w:val="both"/>
        <w:rPr>
          <w:bCs/>
        </w:rPr>
      </w:pPr>
    </w:p>
    <w:p w14:paraId="6573D4DF" w14:textId="349E57D9" w:rsidR="00803235" w:rsidRDefault="00803235" w:rsidP="00B27CAB">
      <w:pPr>
        <w:pStyle w:val="ListParagraph"/>
        <w:numPr>
          <w:ilvl w:val="0"/>
          <w:numId w:val="61"/>
        </w:numPr>
        <w:ind w:left="1800"/>
        <w:jc w:val="both"/>
      </w:pPr>
      <w:r>
        <w:t>Execute below command for provisioning EIS:</w:t>
      </w:r>
    </w:p>
    <w:p w14:paraId="27BA54B2" w14:textId="77777777" w:rsidR="00803235" w:rsidRDefault="00803235" w:rsidP="00B27CAB">
      <w:pPr>
        <w:ind w:left="1800" w:firstLine="360"/>
        <w:jc w:val="both"/>
        <w:rPr>
          <w:rFonts w:ascii="Courier New" w:hAnsi="Courier New" w:cs="Courier New"/>
          <w:color w:val="000000"/>
        </w:rPr>
      </w:pPr>
      <w:r w:rsidRPr="009F4C2C">
        <w:rPr>
          <w:rFonts w:ascii="Courier New" w:hAnsi="Courier New" w:cs="Courier New"/>
          <w:color w:val="000000"/>
        </w:rPr>
        <w:t>sudo ./02_provisionEIS.sh</w:t>
      </w:r>
    </w:p>
    <w:p w14:paraId="324FE770" w14:textId="77777777" w:rsidR="00803235" w:rsidRPr="00906CDE" w:rsidRDefault="00803235" w:rsidP="00B27CAB">
      <w:pPr>
        <w:pStyle w:val="ListParagraph"/>
        <w:numPr>
          <w:ilvl w:val="0"/>
          <w:numId w:val="61"/>
        </w:numPr>
        <w:ind w:left="1800"/>
        <w:jc w:val="both"/>
      </w:pPr>
      <w:r w:rsidRPr="00906CDE">
        <w:t>Execute below command for container deployment:</w:t>
      </w:r>
    </w:p>
    <w:p w14:paraId="3E6E850F" w14:textId="143999A0" w:rsidR="00803235" w:rsidRPr="00906CDE" w:rsidRDefault="00803235" w:rsidP="00B27CAB">
      <w:pPr>
        <w:ind w:left="1800" w:firstLine="360"/>
        <w:jc w:val="both"/>
        <w:rPr>
          <w:rFonts w:ascii="Courier New" w:hAnsi="Courier New" w:cs="Courier New"/>
          <w:color w:val="000000"/>
        </w:rPr>
      </w:pPr>
      <w:r w:rsidRPr="00906CDE">
        <w:rPr>
          <w:rFonts w:ascii="Courier New" w:hAnsi="Courier New" w:cs="Courier New"/>
          <w:color w:val="000000"/>
        </w:rPr>
        <w:t>sudo ./03_DeployEIS.sh</w:t>
      </w:r>
    </w:p>
    <w:p w14:paraId="6A292B8F" w14:textId="0BC175D3" w:rsidR="00ED78AC" w:rsidRPr="007F3550" w:rsidRDefault="00ED78AC" w:rsidP="00B27CAB">
      <w:pPr>
        <w:jc w:val="both"/>
        <w:rPr>
          <w:bCs/>
        </w:rPr>
      </w:pPr>
    </w:p>
    <w:p w14:paraId="09E00088" w14:textId="189FB1BE" w:rsidR="00ED78AC" w:rsidRDefault="00CD005B" w:rsidP="00ED78AC">
      <w:pPr>
        <w:pStyle w:val="ListParagraph"/>
        <w:numPr>
          <w:ilvl w:val="0"/>
          <w:numId w:val="52"/>
        </w:numPr>
        <w:jc w:val="both"/>
        <w:rPr>
          <w:b/>
          <w:u w:val="single"/>
        </w:rPr>
      </w:pPr>
      <w:r>
        <w:rPr>
          <w:b/>
          <w:u w:val="single"/>
        </w:rPr>
        <w:t xml:space="preserve">Deployment </w:t>
      </w:r>
      <w:r w:rsidR="0099642D">
        <w:rPr>
          <w:b/>
          <w:u w:val="single"/>
        </w:rPr>
        <w:t xml:space="preserve">of UWC </w:t>
      </w:r>
      <w:r>
        <w:rPr>
          <w:b/>
          <w:u w:val="single"/>
        </w:rPr>
        <w:t>w</w:t>
      </w:r>
      <w:r w:rsidR="00ED78AC">
        <w:rPr>
          <w:b/>
          <w:u w:val="single"/>
        </w:rPr>
        <w:t xml:space="preserve">ithout </w:t>
      </w:r>
      <w:r w:rsidR="0099642D">
        <w:rPr>
          <w:b/>
          <w:u w:val="single"/>
        </w:rPr>
        <w:t xml:space="preserve">SCADA-RTU </w:t>
      </w:r>
      <w:r w:rsidR="00ED78AC">
        <w:rPr>
          <w:b/>
          <w:u w:val="single"/>
        </w:rPr>
        <w:t>container:</w:t>
      </w:r>
    </w:p>
    <w:p w14:paraId="04203A14" w14:textId="77777777" w:rsidR="006827E4" w:rsidRPr="00906CDE" w:rsidRDefault="006827E4" w:rsidP="00B27CAB">
      <w:pPr>
        <w:pStyle w:val="ListParagraph"/>
        <w:numPr>
          <w:ilvl w:val="0"/>
          <w:numId w:val="62"/>
        </w:numPr>
        <w:ind w:left="1440"/>
        <w:jc w:val="both"/>
        <w:rPr>
          <w:bCs/>
        </w:rPr>
      </w:pPr>
      <w:r w:rsidRPr="00E57FC5">
        <w:t>Open a terminal and go to EdgeInsightsSoftware-v2.</w:t>
      </w:r>
      <w:r>
        <w:t>2</w:t>
      </w:r>
      <w:r w:rsidRPr="00E57FC5">
        <w:t>-PV/IEdgeInsights directory</w:t>
      </w:r>
    </w:p>
    <w:p w14:paraId="6360CC88" w14:textId="77777777" w:rsidR="006827E4" w:rsidRPr="00906CDE" w:rsidRDefault="006827E4" w:rsidP="00B27CAB">
      <w:pPr>
        <w:pStyle w:val="ListParagraph"/>
        <w:numPr>
          <w:ilvl w:val="0"/>
          <w:numId w:val="62"/>
        </w:numPr>
        <w:ind w:left="1440"/>
        <w:jc w:val="both"/>
        <w:rPr>
          <w:bCs/>
        </w:rPr>
      </w:pPr>
      <w:r w:rsidRPr="00E57FC5">
        <w:t>Run below command on terminal to install all pre-requisites required to deploy UWC containers</w:t>
      </w:r>
      <w:r>
        <w:t xml:space="preserve">: </w:t>
      </w:r>
    </w:p>
    <w:p w14:paraId="13937140" w14:textId="1A1D32A1" w:rsidR="006827E4" w:rsidRDefault="006827E4" w:rsidP="00B27CAB">
      <w:pPr>
        <w:pStyle w:val="ListParagraph"/>
        <w:ind w:left="1800"/>
        <w:jc w:val="both"/>
        <w:rPr>
          <w:rFonts w:ascii="Courier New" w:hAnsi="Courier New" w:cs="Courier New"/>
          <w:color w:val="000000"/>
        </w:rPr>
      </w:pPr>
      <w:r w:rsidRPr="000F3157">
        <w:rPr>
          <w:rFonts w:ascii="Courier New" w:hAnsi="Courier New" w:cs="Courier New"/>
          <w:color w:val="000000"/>
        </w:rPr>
        <w:t>sudo ./01_pre-requisites.sh</w:t>
      </w:r>
      <w:r w:rsidR="002264D9">
        <w:rPr>
          <w:rFonts w:ascii="Courier New" w:hAnsi="Courier New" w:cs="Courier New"/>
          <w:color w:val="000000"/>
        </w:rPr>
        <w:t xml:space="preserve"> –</w:t>
      </w:r>
      <w:r w:rsidR="002264D9" w:rsidRPr="002264D9">
        <w:rPr>
          <w:rFonts w:ascii="Courier New" w:hAnsi="Courier New" w:cs="Courier New"/>
          <w:color w:val="000000"/>
        </w:rPr>
        <w:t>withoutScada</w:t>
      </w:r>
      <w:r w:rsidR="002264D9">
        <w:rPr>
          <w:rFonts w:ascii="Courier New" w:hAnsi="Courier New" w:cs="Courier New"/>
          <w:color w:val="000000"/>
        </w:rPr>
        <w:t>=</w:t>
      </w:r>
      <w:r w:rsidR="00047331">
        <w:rPr>
          <w:rFonts w:ascii="Courier New" w:hAnsi="Courier New" w:cs="Courier New"/>
          <w:color w:val="000000"/>
        </w:rPr>
        <w:t>yes</w:t>
      </w:r>
      <w:r w:rsidR="002264D9">
        <w:rPr>
          <w:rFonts w:ascii="Courier New" w:hAnsi="Courier New" w:cs="Courier New"/>
          <w:color w:val="000000"/>
        </w:rPr>
        <w:t xml:space="preserve"> --</w:t>
      </w:r>
      <w:r>
        <w:rPr>
          <w:rFonts w:ascii="Courier New" w:hAnsi="Courier New" w:cs="Courier New"/>
          <w:color w:val="000000"/>
        </w:rPr>
        <w:t>proxy=</w:t>
      </w:r>
      <w:r w:rsidR="008E52F1" w:rsidRPr="008E52F1">
        <w:rPr>
          <w:rFonts w:ascii="Courier New" w:hAnsi="Courier New" w:cs="Courier New"/>
          <w:color w:val="000000"/>
        </w:rPr>
        <w:t>"</w:t>
      </w:r>
      <w:r>
        <w:rPr>
          <w:rFonts w:ascii="Courier New" w:hAnsi="Courier New" w:cs="Courier New"/>
          <w:color w:val="000000"/>
        </w:rPr>
        <w:t>proxy.intel.com:811</w:t>
      </w:r>
      <w:r w:rsidR="008E52F1" w:rsidRPr="008E52F1">
        <w:rPr>
          <w:rFonts w:ascii="Courier New" w:hAnsi="Courier New" w:cs="Courier New"/>
          <w:color w:val="000000"/>
        </w:rPr>
        <w:t>"</w:t>
      </w:r>
    </w:p>
    <w:p w14:paraId="1A6C50AF" w14:textId="77777777" w:rsidR="006827E4" w:rsidRDefault="006827E4" w:rsidP="00B27CAB">
      <w:pPr>
        <w:pStyle w:val="ListParagraph"/>
        <w:ind w:left="1080"/>
        <w:jc w:val="both"/>
        <w:rPr>
          <w:rFonts w:ascii="Courier New" w:hAnsi="Courier New" w:cs="Courier New"/>
          <w:color w:val="000000"/>
        </w:rPr>
      </w:pPr>
    </w:p>
    <w:p w14:paraId="0B2446E5" w14:textId="77777777" w:rsidR="006827E4" w:rsidRDefault="006827E4" w:rsidP="00B27CAB">
      <w:pPr>
        <w:pStyle w:val="ListParagraph"/>
        <w:numPr>
          <w:ilvl w:val="0"/>
          <w:numId w:val="62"/>
        </w:numPr>
        <w:ind w:left="1440"/>
        <w:jc w:val="both"/>
      </w:pPr>
      <w:r>
        <w:t>Execute below command for provisioning EIS:</w:t>
      </w:r>
    </w:p>
    <w:p w14:paraId="09C07F69" w14:textId="77777777" w:rsidR="006827E4" w:rsidRPr="00B27CAB" w:rsidRDefault="006827E4" w:rsidP="00C7307D">
      <w:pPr>
        <w:ind w:left="1440" w:firstLine="360"/>
        <w:jc w:val="both"/>
        <w:rPr>
          <w:rFonts w:ascii="Courier New" w:hAnsi="Courier New" w:cs="Courier New"/>
          <w:color w:val="000000"/>
        </w:rPr>
      </w:pPr>
      <w:r w:rsidRPr="00B27CAB">
        <w:rPr>
          <w:rFonts w:ascii="Courier New" w:hAnsi="Courier New" w:cs="Courier New"/>
          <w:color w:val="000000"/>
        </w:rPr>
        <w:t>sudo ./02_provisionEIS.sh</w:t>
      </w:r>
    </w:p>
    <w:p w14:paraId="38E485CF" w14:textId="77777777" w:rsidR="006827E4" w:rsidRPr="00906CDE" w:rsidRDefault="006827E4" w:rsidP="00B27CAB">
      <w:pPr>
        <w:pStyle w:val="ListParagraph"/>
        <w:numPr>
          <w:ilvl w:val="0"/>
          <w:numId w:val="62"/>
        </w:numPr>
        <w:ind w:left="1440"/>
        <w:jc w:val="both"/>
      </w:pPr>
      <w:r w:rsidRPr="00906CDE">
        <w:t>Execute below command for container deployment:</w:t>
      </w:r>
    </w:p>
    <w:p w14:paraId="31EE258D" w14:textId="26752EE5" w:rsidR="006827E4" w:rsidRDefault="006827E4" w:rsidP="006827E4">
      <w:pPr>
        <w:ind w:left="1440" w:firstLine="360"/>
        <w:jc w:val="both"/>
        <w:rPr>
          <w:rFonts w:ascii="Courier New" w:hAnsi="Courier New" w:cs="Courier New"/>
          <w:color w:val="000000"/>
        </w:rPr>
      </w:pPr>
      <w:r w:rsidRPr="00906CDE">
        <w:rPr>
          <w:rFonts w:ascii="Courier New" w:hAnsi="Courier New" w:cs="Courier New"/>
          <w:color w:val="000000"/>
        </w:rPr>
        <w:t>sudo ./03_DeployEIS.sh</w:t>
      </w:r>
    </w:p>
    <w:p w14:paraId="7894D321" w14:textId="63B4855F" w:rsidR="00A52135" w:rsidRDefault="00A52135" w:rsidP="00A52135">
      <w:pPr>
        <w:pStyle w:val="ListParagraph"/>
        <w:numPr>
          <w:ilvl w:val="0"/>
          <w:numId w:val="52"/>
        </w:numPr>
        <w:jc w:val="both"/>
        <w:rPr>
          <w:b/>
          <w:u w:val="single"/>
        </w:rPr>
      </w:pPr>
      <w:r w:rsidRPr="008D30C4">
        <w:rPr>
          <w:b/>
          <w:u w:val="single"/>
        </w:rPr>
        <w:t xml:space="preserve">Deployment with </w:t>
      </w:r>
      <w:r w:rsidR="007263E6">
        <w:rPr>
          <w:b/>
          <w:u w:val="single"/>
        </w:rPr>
        <w:t>KPI Application</w:t>
      </w:r>
      <w:r w:rsidRPr="008D30C4">
        <w:rPr>
          <w:b/>
          <w:u w:val="single"/>
        </w:rPr>
        <w:t>:</w:t>
      </w:r>
    </w:p>
    <w:p w14:paraId="46A9B090" w14:textId="77777777" w:rsidR="00A52135" w:rsidRPr="008D30C4" w:rsidRDefault="00A52135" w:rsidP="008D30C4">
      <w:pPr>
        <w:pStyle w:val="ListParagraph"/>
        <w:jc w:val="both"/>
        <w:rPr>
          <w:b/>
          <w:u w:val="single"/>
        </w:rPr>
      </w:pPr>
    </w:p>
    <w:p w14:paraId="64545749" w14:textId="77777777" w:rsidR="00AE7594" w:rsidRPr="00906CDE" w:rsidRDefault="00AE7594" w:rsidP="00AE7594">
      <w:pPr>
        <w:pStyle w:val="ListParagraph"/>
        <w:numPr>
          <w:ilvl w:val="0"/>
          <w:numId w:val="68"/>
        </w:numPr>
        <w:jc w:val="both"/>
        <w:rPr>
          <w:bCs/>
        </w:rPr>
      </w:pPr>
      <w:r w:rsidRPr="00E57FC5">
        <w:t>Open a terminal and go to EdgeInsightsSoftware-v2.</w:t>
      </w:r>
      <w:r>
        <w:t>2</w:t>
      </w:r>
      <w:r w:rsidRPr="00E57FC5">
        <w:t>-PV/IEdgeInsights directory</w:t>
      </w:r>
    </w:p>
    <w:p w14:paraId="12A57360" w14:textId="03CA6082" w:rsidR="00AE7594" w:rsidRPr="00906CDE" w:rsidRDefault="00AE7594" w:rsidP="00AE7594">
      <w:pPr>
        <w:pStyle w:val="ListParagraph"/>
        <w:numPr>
          <w:ilvl w:val="0"/>
          <w:numId w:val="68"/>
        </w:numPr>
        <w:jc w:val="both"/>
        <w:rPr>
          <w:bCs/>
        </w:rPr>
      </w:pPr>
      <w:r w:rsidRPr="00E57FC5">
        <w:lastRenderedPageBreak/>
        <w:t>Run below command on terminal to install all pre-requisites required to deploy UWC containers</w:t>
      </w:r>
      <w:r>
        <w:t xml:space="preserve">: </w:t>
      </w:r>
      <w:r w:rsidR="00160E22">
        <w:t>(with interactive mode)</w:t>
      </w:r>
    </w:p>
    <w:p w14:paraId="7047D3E8" w14:textId="7FA805EB" w:rsidR="00AE7594" w:rsidRDefault="00AE7594" w:rsidP="00AE7594">
      <w:pPr>
        <w:pStyle w:val="ListParagraph"/>
        <w:ind w:left="1800"/>
        <w:jc w:val="both"/>
        <w:rPr>
          <w:rFonts w:ascii="Courier New" w:hAnsi="Courier New" w:cs="Courier New"/>
          <w:color w:val="000000"/>
        </w:rPr>
      </w:pPr>
      <w:r w:rsidRPr="000F3157">
        <w:rPr>
          <w:rFonts w:ascii="Courier New" w:hAnsi="Courier New" w:cs="Courier New"/>
          <w:color w:val="000000"/>
        </w:rPr>
        <w:t>sudo ./01_pre-requisites.sh</w:t>
      </w:r>
      <w:r>
        <w:rPr>
          <w:rFonts w:ascii="Courier New" w:hAnsi="Courier New" w:cs="Courier New"/>
          <w:color w:val="000000"/>
        </w:rPr>
        <w:t xml:space="preserve"> –</w:t>
      </w:r>
      <w:r w:rsidRPr="002264D9">
        <w:rPr>
          <w:rFonts w:ascii="Courier New" w:hAnsi="Courier New" w:cs="Courier New"/>
          <w:color w:val="000000"/>
        </w:rPr>
        <w:t>with</w:t>
      </w:r>
      <w:r w:rsidR="00D274E2">
        <w:rPr>
          <w:rFonts w:ascii="Courier New" w:hAnsi="Courier New" w:cs="Courier New"/>
          <w:color w:val="000000"/>
        </w:rPr>
        <w:t>KpiApp</w:t>
      </w:r>
      <w:r>
        <w:rPr>
          <w:rFonts w:ascii="Courier New" w:hAnsi="Courier New" w:cs="Courier New"/>
          <w:color w:val="000000"/>
        </w:rPr>
        <w:t>=</w:t>
      </w:r>
      <w:r w:rsidR="00D274E2">
        <w:rPr>
          <w:rFonts w:ascii="Courier New" w:hAnsi="Courier New" w:cs="Courier New"/>
          <w:color w:val="000000"/>
        </w:rPr>
        <w:t>yes</w:t>
      </w:r>
    </w:p>
    <w:p w14:paraId="0E9967AA" w14:textId="77777777" w:rsidR="00AE7594" w:rsidRDefault="00AE7594" w:rsidP="00AE7594">
      <w:pPr>
        <w:pStyle w:val="ListParagraph"/>
        <w:ind w:left="1080"/>
        <w:jc w:val="both"/>
        <w:rPr>
          <w:rFonts w:ascii="Courier New" w:hAnsi="Courier New" w:cs="Courier New"/>
          <w:color w:val="000000"/>
        </w:rPr>
      </w:pPr>
    </w:p>
    <w:p w14:paraId="2E2AAC51" w14:textId="77777777" w:rsidR="00AE7594" w:rsidRDefault="00AE7594" w:rsidP="00AE7594">
      <w:pPr>
        <w:pStyle w:val="ListParagraph"/>
        <w:numPr>
          <w:ilvl w:val="0"/>
          <w:numId w:val="68"/>
        </w:numPr>
        <w:jc w:val="both"/>
      </w:pPr>
      <w:r>
        <w:t>Execute below command for provisioning EIS:</w:t>
      </w:r>
    </w:p>
    <w:p w14:paraId="362164CF" w14:textId="77777777" w:rsidR="00AE7594" w:rsidRPr="00B27CAB" w:rsidRDefault="00AE7594" w:rsidP="00AE7594">
      <w:pPr>
        <w:ind w:left="1440" w:firstLine="360"/>
        <w:jc w:val="both"/>
        <w:rPr>
          <w:rFonts w:ascii="Courier New" w:hAnsi="Courier New" w:cs="Courier New"/>
          <w:color w:val="000000"/>
        </w:rPr>
      </w:pPr>
      <w:r w:rsidRPr="00B27CAB">
        <w:rPr>
          <w:rFonts w:ascii="Courier New" w:hAnsi="Courier New" w:cs="Courier New"/>
          <w:color w:val="000000"/>
        </w:rPr>
        <w:t>sudo ./02_provisionEIS.sh</w:t>
      </w:r>
    </w:p>
    <w:p w14:paraId="3A253AAE" w14:textId="77777777" w:rsidR="00AE7594" w:rsidRPr="00906CDE" w:rsidRDefault="00AE7594" w:rsidP="00AE7594">
      <w:pPr>
        <w:pStyle w:val="ListParagraph"/>
        <w:numPr>
          <w:ilvl w:val="0"/>
          <w:numId w:val="68"/>
        </w:numPr>
        <w:jc w:val="both"/>
      </w:pPr>
      <w:r w:rsidRPr="00906CDE">
        <w:t>Execute below command for container deployment:</w:t>
      </w:r>
    </w:p>
    <w:p w14:paraId="41490B1D" w14:textId="77777777" w:rsidR="00AE7594" w:rsidRDefault="00AE7594" w:rsidP="00AE7594">
      <w:pPr>
        <w:ind w:left="1440" w:firstLine="360"/>
        <w:jc w:val="both"/>
        <w:rPr>
          <w:rFonts w:ascii="Courier New" w:hAnsi="Courier New" w:cs="Courier New"/>
          <w:color w:val="000000"/>
        </w:rPr>
      </w:pPr>
      <w:r w:rsidRPr="00906CDE">
        <w:rPr>
          <w:rFonts w:ascii="Courier New" w:hAnsi="Courier New" w:cs="Courier New"/>
          <w:color w:val="000000"/>
        </w:rPr>
        <w:t>sudo ./03_DeployEIS.sh</w:t>
      </w:r>
    </w:p>
    <w:p w14:paraId="204C61FC" w14:textId="5701F15B" w:rsidR="006827E4" w:rsidRDefault="006827E4" w:rsidP="006827E4">
      <w:pPr>
        <w:jc w:val="both"/>
        <w:rPr>
          <w:b/>
          <w:u w:val="single"/>
        </w:rPr>
      </w:pPr>
    </w:p>
    <w:p w14:paraId="00951717" w14:textId="68B0EC99" w:rsidR="002264D9" w:rsidRPr="00C7307D" w:rsidRDefault="002264D9" w:rsidP="00B27CAB">
      <w:pPr>
        <w:jc w:val="both"/>
        <w:rPr>
          <w:b/>
          <w:u w:val="single"/>
        </w:rPr>
      </w:pPr>
      <w:r>
        <w:rPr>
          <w:b/>
          <w:u w:val="single"/>
        </w:rPr>
        <w:t>Notes:</w:t>
      </w:r>
    </w:p>
    <w:p w14:paraId="37226D8A" w14:textId="638ED77C" w:rsidR="003E1CF5" w:rsidRDefault="00010F54" w:rsidP="00006E1F">
      <w:pPr>
        <w:pStyle w:val="ListParagraph"/>
        <w:numPr>
          <w:ilvl w:val="0"/>
          <w:numId w:val="65"/>
        </w:numPr>
      </w:pPr>
      <w:r>
        <w:t>Installation and configuration of SCADA Master (e.g. Ignition System) and associated MQTT broker is beyond the scope of this user guide</w:t>
      </w:r>
    </w:p>
    <w:p w14:paraId="5970CD90" w14:textId="6C1718C8" w:rsidR="00F23ADD" w:rsidRDefault="00F23ADD" w:rsidP="00C7307D">
      <w:pPr>
        <w:pStyle w:val="ListParagraph"/>
        <w:numPr>
          <w:ilvl w:val="0"/>
          <w:numId w:val="65"/>
        </w:numPr>
      </w:pPr>
      <w:r>
        <w:t>QoS level</w:t>
      </w:r>
      <w:r w:rsidR="00C44913">
        <w:t xml:space="preserve">, broker address, and broker </w:t>
      </w:r>
      <w:r w:rsidR="002F7FE9">
        <w:t>port to</w:t>
      </w:r>
      <w:r>
        <w:t xml:space="preserve"> be used for communication on MQTT brokers can also be configured in </w:t>
      </w:r>
      <w:r w:rsidRPr="00201F37">
        <w:t>scada_config.yml</w:t>
      </w:r>
      <w:r w:rsidR="0064424B">
        <w:t>. default QoS value, if not provided, is 1. Available values are 0, 1, 2.</w:t>
      </w:r>
    </w:p>
    <w:p w14:paraId="64093A94" w14:textId="494E6D7C" w:rsidR="00426E79" w:rsidRDefault="00426E79" w:rsidP="00C7307D">
      <w:pPr>
        <w:pStyle w:val="ListParagraph"/>
        <w:numPr>
          <w:ilvl w:val="0"/>
          <w:numId w:val="65"/>
        </w:numPr>
        <w:spacing w:before="60" w:after="60" w:line="276" w:lineRule="auto"/>
        <w:jc w:val="both"/>
      </w:pPr>
      <w:r>
        <w:t xml:space="preserve">Once deployment is successful, then scada_config.yml </w:t>
      </w:r>
      <w:r w:rsidR="000C678E">
        <w:t xml:space="preserve">file will be automatically generated at </w:t>
      </w:r>
      <w:r w:rsidR="000C678E" w:rsidRPr="000C678E">
        <w:t>/opt/intel/eis/uwc_data/scada-rtu/</w:t>
      </w:r>
      <w:r w:rsidR="000C678E">
        <w:t xml:space="preserve"> location.</w:t>
      </w:r>
    </w:p>
    <w:p w14:paraId="7AD84AE6" w14:textId="77777777" w:rsidR="000C678E" w:rsidRDefault="000C678E" w:rsidP="00B47867">
      <w:pPr>
        <w:spacing w:before="60" w:after="60" w:line="276" w:lineRule="auto"/>
        <w:jc w:val="both"/>
      </w:pPr>
    </w:p>
    <w:p w14:paraId="449ECEEF" w14:textId="479B6B38" w:rsidR="00B47867" w:rsidRDefault="00B47867" w:rsidP="00C7307D">
      <w:pPr>
        <w:spacing w:before="60" w:after="60" w:line="276" w:lineRule="auto"/>
        <w:ind w:left="720"/>
        <w:jc w:val="both"/>
      </w:pPr>
      <w:r>
        <w:t>Following is the sample snippet from scada_config.yml file</w:t>
      </w:r>
      <w:r w:rsidR="003C1CB6">
        <w:t>,</w:t>
      </w:r>
    </w:p>
    <w:p w14:paraId="5C7A51E6" w14:textId="77777777" w:rsidR="00200420" w:rsidRPr="00200420" w:rsidRDefault="00200420" w:rsidP="00C7307D">
      <w:pPr>
        <w:spacing w:before="60" w:after="60" w:line="276" w:lineRule="auto"/>
        <w:ind w:left="1080"/>
        <w:jc w:val="both"/>
        <w:rPr>
          <w:rFonts w:ascii="Courier New" w:hAnsi="Courier New" w:cs="Courier New"/>
          <w:color w:val="000000"/>
        </w:rPr>
      </w:pPr>
      <w:r w:rsidRPr="00200420">
        <w:rPr>
          <w:rFonts w:ascii="Courier New" w:hAnsi="Courier New" w:cs="Courier New"/>
          <w:color w:val="000000"/>
        </w:rPr>
        <w:t>isTLS: true</w:t>
      </w:r>
    </w:p>
    <w:p w14:paraId="5BA4C4FC" w14:textId="77777777" w:rsidR="00200420" w:rsidRPr="00200420" w:rsidRDefault="00200420" w:rsidP="00C7307D">
      <w:pPr>
        <w:spacing w:before="60" w:after="60" w:line="276" w:lineRule="auto"/>
        <w:ind w:left="1080"/>
        <w:jc w:val="both"/>
        <w:rPr>
          <w:rFonts w:ascii="Courier New" w:hAnsi="Courier New" w:cs="Courier New"/>
          <w:color w:val="000000"/>
        </w:rPr>
      </w:pPr>
      <w:r w:rsidRPr="00200420">
        <w:rPr>
          <w:rFonts w:ascii="Courier New" w:hAnsi="Courier New" w:cs="Courier New"/>
          <w:color w:val="000000"/>
        </w:rPr>
        <w:t>mqttServerAddrSCADA: "192.168.0.5"</w:t>
      </w:r>
    </w:p>
    <w:p w14:paraId="5B25EEFB" w14:textId="77777777" w:rsidR="00200420" w:rsidRPr="00200420" w:rsidRDefault="00200420" w:rsidP="00C7307D">
      <w:pPr>
        <w:spacing w:before="60" w:after="60" w:line="276" w:lineRule="auto"/>
        <w:ind w:left="1080"/>
        <w:jc w:val="both"/>
        <w:rPr>
          <w:rFonts w:ascii="Courier New" w:hAnsi="Courier New" w:cs="Courier New"/>
          <w:color w:val="000000"/>
        </w:rPr>
      </w:pPr>
      <w:r w:rsidRPr="00200420">
        <w:rPr>
          <w:rFonts w:ascii="Courier New" w:hAnsi="Courier New" w:cs="Courier New"/>
          <w:color w:val="000000"/>
        </w:rPr>
        <w:t>mqttServerPortSCADA: 8883</w:t>
      </w:r>
    </w:p>
    <w:p w14:paraId="306D17B7" w14:textId="594E018D" w:rsidR="003C1CB6" w:rsidRPr="00C7307D" w:rsidRDefault="00200420" w:rsidP="00C7307D">
      <w:pPr>
        <w:spacing w:before="60" w:after="60" w:line="276" w:lineRule="auto"/>
        <w:ind w:left="1080"/>
        <w:jc w:val="both"/>
        <w:rPr>
          <w:rFonts w:ascii="Courier New" w:hAnsi="Courier New" w:cs="Courier New"/>
          <w:color w:val="000000"/>
        </w:rPr>
      </w:pPr>
      <w:r w:rsidRPr="00200420">
        <w:rPr>
          <w:rFonts w:ascii="Courier New" w:hAnsi="Courier New" w:cs="Courier New"/>
          <w:color w:val="000000"/>
        </w:rPr>
        <w:t>qos: 1</w:t>
      </w:r>
    </w:p>
    <w:p w14:paraId="325FF162" w14:textId="34301BF5" w:rsidR="008C4CFD" w:rsidRPr="006E2333" w:rsidRDefault="00884B41" w:rsidP="00C7307D">
      <w:pPr>
        <w:pStyle w:val="ListParagraph"/>
        <w:numPr>
          <w:ilvl w:val="0"/>
          <w:numId w:val="65"/>
        </w:numPr>
        <w:rPr>
          <w:b/>
          <w:bCs/>
        </w:rPr>
      </w:pPr>
      <w:r w:rsidRPr="00906CDE">
        <w:rPr>
          <w:rFonts w:ascii="Courier New" w:hAnsi="Courier New" w:cs="Courier New"/>
          <w:color w:val="000000"/>
        </w:rPr>
        <w:t>03_DeployEIS.sh</w:t>
      </w:r>
      <w:r w:rsidR="00DF7D8F">
        <w:t xml:space="preserve"> </w:t>
      </w:r>
      <w:r>
        <w:t xml:space="preserve">script </w:t>
      </w:r>
      <w:r w:rsidR="00DF7D8F">
        <w:t xml:space="preserve">will then ask to install </w:t>
      </w:r>
      <w:r w:rsidR="006E2333">
        <w:t>Device Management Framework (</w:t>
      </w:r>
      <w:r w:rsidR="00BC0E19">
        <w:t>Turtle Creek</w:t>
      </w:r>
      <w:r w:rsidR="006E2333">
        <w:t>)</w:t>
      </w:r>
      <w:r w:rsidR="00DF7D8F">
        <w:t xml:space="preserve">. Select 1 to install and </w:t>
      </w:r>
      <w:r w:rsidR="00DF7D8F" w:rsidRPr="006E2333">
        <w:rPr>
          <w:b/>
          <w:bCs/>
        </w:rPr>
        <w:t xml:space="preserve">2 </w:t>
      </w:r>
      <w:r w:rsidR="00D95341">
        <w:rPr>
          <w:b/>
          <w:bCs/>
        </w:rPr>
        <w:t xml:space="preserve">to skip </w:t>
      </w:r>
      <w:r w:rsidR="00DF7D8F" w:rsidRPr="006E2333">
        <w:rPr>
          <w:b/>
          <w:bCs/>
        </w:rPr>
        <w:t>install</w:t>
      </w:r>
      <w:r w:rsidR="00D95341">
        <w:rPr>
          <w:b/>
          <w:bCs/>
        </w:rPr>
        <w:t>ing</w:t>
      </w:r>
      <w:r w:rsidR="00DF7D8F" w:rsidRPr="006E2333">
        <w:rPr>
          <w:b/>
          <w:bCs/>
        </w:rPr>
        <w:t xml:space="preserve"> TurtelCreek.</w:t>
      </w:r>
    </w:p>
    <w:p w14:paraId="6B8B6542" w14:textId="23C493F1" w:rsidR="00DF7D8F" w:rsidRDefault="005458CF" w:rsidP="00C7307D">
      <w:pPr>
        <w:jc w:val="both"/>
      </w:pPr>
      <w:r>
        <w:t>(Refer separate guide for configuring and using Device Management Framework)</w:t>
      </w:r>
    </w:p>
    <w:p w14:paraId="512C2B1A" w14:textId="5697E530" w:rsidR="00DF7D8F" w:rsidRDefault="00F43CB0" w:rsidP="002264D9">
      <w:pPr>
        <w:spacing w:before="60" w:after="60" w:line="276" w:lineRule="auto"/>
        <w:jc w:val="both"/>
      </w:pPr>
      <w:r>
        <w:t>If Option 1 is selected in step 8, it</w:t>
      </w:r>
      <w:r w:rsidR="00DF7D8F">
        <w:t xml:space="preserve"> will then ask for “TPM Security”. Select 2 for without TPM security installation.</w:t>
      </w:r>
    </w:p>
    <w:p w14:paraId="1C404725" w14:textId="73444E63" w:rsidR="00D12130" w:rsidRDefault="00D12130" w:rsidP="002264D9">
      <w:pPr>
        <w:spacing w:before="60" w:after="60" w:line="276" w:lineRule="auto"/>
        <w:jc w:val="both"/>
      </w:pPr>
    </w:p>
    <w:p w14:paraId="1E80122B" w14:textId="594CA856" w:rsidR="00D12130" w:rsidRDefault="001160A9" w:rsidP="00C7307D">
      <w:pPr>
        <w:pStyle w:val="ListParagraph"/>
        <w:numPr>
          <w:ilvl w:val="0"/>
          <w:numId w:val="65"/>
        </w:numPr>
        <w:spacing w:before="60" w:after="60" w:line="276" w:lineRule="auto"/>
        <w:jc w:val="both"/>
      </w:pPr>
      <w:r>
        <w:t xml:space="preserve">In 01 script </w:t>
      </w:r>
      <w:r w:rsidR="0099642D" w:rsidRPr="00C7307D">
        <w:rPr>
          <w:rFonts w:ascii="Courier New" w:hAnsi="Courier New" w:cs="Courier New"/>
        </w:rPr>
        <w:t>--</w:t>
      </w:r>
      <w:r w:rsidRPr="00C7307D">
        <w:rPr>
          <w:rFonts w:ascii="Courier New" w:hAnsi="Courier New" w:cs="Courier New"/>
        </w:rPr>
        <w:t>help</w:t>
      </w:r>
      <w:r>
        <w:t xml:space="preserve"> option is given for user to get usage details.</w:t>
      </w:r>
    </w:p>
    <w:p w14:paraId="6CE2D809" w14:textId="59636A28" w:rsidR="004A36ED" w:rsidRDefault="004A36ED" w:rsidP="00C7307D">
      <w:pPr>
        <w:pStyle w:val="ListParagraph"/>
        <w:numPr>
          <w:ilvl w:val="0"/>
          <w:numId w:val="65"/>
        </w:numPr>
        <w:spacing w:before="60" w:after="60" w:line="276" w:lineRule="auto"/>
        <w:jc w:val="both"/>
      </w:pPr>
      <w:r>
        <w:t>Kpi-tactic app only supports TLS enabled mosquito broker.</w:t>
      </w:r>
    </w:p>
    <w:p w14:paraId="1022F6BD" w14:textId="77777777" w:rsidR="001160A9" w:rsidRDefault="001160A9" w:rsidP="00C7307D">
      <w:pPr>
        <w:spacing w:before="60" w:after="60" w:line="276" w:lineRule="auto"/>
        <w:jc w:val="both"/>
      </w:pPr>
    </w:p>
    <w:p w14:paraId="5368B8D3" w14:textId="72E50E21" w:rsidR="00C553F7" w:rsidRDefault="00C553F7" w:rsidP="00C7307D">
      <w:pPr>
        <w:pStyle w:val="ListParagraph"/>
        <w:numPr>
          <w:ilvl w:val="0"/>
          <w:numId w:val="65"/>
        </w:numPr>
        <w:spacing w:before="60" w:after="60" w:line="276" w:lineRule="auto"/>
        <w:jc w:val="both"/>
      </w:pPr>
      <w:r>
        <w:t>Execute below command to verify container status.</w:t>
      </w:r>
    </w:p>
    <w:p w14:paraId="738756C8" w14:textId="77777777" w:rsidR="00C553F7" w:rsidRDefault="00C553F7" w:rsidP="00567C63">
      <w:pPr>
        <w:spacing w:before="60" w:after="60" w:line="276" w:lineRule="auto"/>
        <w:jc w:val="both"/>
        <w:rPr>
          <w:rFonts w:ascii="Courier New" w:hAnsi="Courier New" w:cs="Courier New"/>
          <w:color w:val="000000"/>
        </w:rPr>
      </w:pPr>
      <w:r w:rsidRPr="00E57FC5">
        <w:rPr>
          <w:rFonts w:ascii="Courier New" w:hAnsi="Courier New" w:cs="Courier New"/>
          <w:color w:val="000000"/>
        </w:rPr>
        <w:t xml:space="preserve">     </w:t>
      </w:r>
      <w:r>
        <w:rPr>
          <w:rFonts w:ascii="Courier New" w:hAnsi="Courier New" w:cs="Courier New"/>
          <w:color w:val="000000"/>
        </w:rPr>
        <w:t xml:space="preserve">  </w:t>
      </w:r>
      <w:r w:rsidRPr="009F4C2C">
        <w:rPr>
          <w:rFonts w:ascii="Courier New" w:hAnsi="Courier New" w:cs="Courier New"/>
          <w:color w:val="000000"/>
        </w:rPr>
        <w:t>sudo docker ps</w:t>
      </w:r>
    </w:p>
    <w:p w14:paraId="7A17E48D" w14:textId="5AE1ED10" w:rsidR="007C1164" w:rsidRPr="007C1164" w:rsidRDefault="0085156E" w:rsidP="00183110">
      <w:pPr>
        <w:pStyle w:val="Body"/>
        <w:jc w:val="both"/>
      </w:pPr>
      <w:r w:rsidRPr="00F331B5">
        <w:rPr>
          <w:b/>
        </w:rPr>
        <w:t xml:space="preserve">* </w:t>
      </w:r>
      <w:r>
        <w:t xml:space="preserve">If previous containers are running on deploy machine, then stop those containers </w:t>
      </w:r>
      <w:r w:rsidR="00F331B5">
        <w:t>using 04</w:t>
      </w:r>
      <w:r w:rsidRPr="009F4C2C">
        <w:rPr>
          <w:rFonts w:ascii="Courier New" w:hAnsi="Courier New" w:cs="Courier New"/>
          <w:color w:val="auto"/>
        </w:rPr>
        <w:t>_uninstall_EIS.sh script</w:t>
      </w:r>
      <w:r w:rsidR="007C1164">
        <w:rPr>
          <w:rFonts w:ascii="Courier New" w:hAnsi="Courier New" w:cs="Courier New"/>
          <w:color w:val="auto"/>
        </w:rPr>
        <w:t xml:space="preserve"> </w:t>
      </w:r>
      <w:r w:rsidR="007C1164">
        <w:t>a</w:t>
      </w:r>
      <w:r w:rsidR="007C1164" w:rsidRPr="007C1164">
        <w:t>nd follow from</w:t>
      </w:r>
      <w:r w:rsidR="007C1164">
        <w:t xml:space="preserve"> step</w:t>
      </w:r>
      <w:r w:rsidR="007C1164" w:rsidRPr="007C1164">
        <w:t xml:space="preserve"> 4 </w:t>
      </w:r>
      <w:r w:rsidR="007C1164">
        <w:t>mentioned above.</w:t>
      </w:r>
    </w:p>
    <w:p w14:paraId="487FC2F1" w14:textId="77777777" w:rsidR="0085156E" w:rsidRDefault="0085156E" w:rsidP="003F39F0">
      <w:pPr>
        <w:spacing w:before="60" w:after="60" w:line="276" w:lineRule="auto"/>
      </w:pPr>
    </w:p>
    <w:p w14:paraId="22AF6660" w14:textId="2EB09BD4" w:rsidR="00C03317" w:rsidRDefault="00C03317">
      <w:pPr>
        <w:pStyle w:val="Heading2"/>
      </w:pPr>
      <w:bookmarkStart w:id="34" w:name="_Toc33356614"/>
      <w:bookmarkStart w:id="35" w:name="_Toc33356615"/>
      <w:bookmarkStart w:id="36" w:name="_Toc33356616"/>
      <w:bookmarkStart w:id="37" w:name="_Toc33356617"/>
      <w:bookmarkStart w:id="38" w:name="_Toc33356618"/>
      <w:bookmarkStart w:id="39" w:name="_Toc33356619"/>
      <w:bookmarkStart w:id="40" w:name="_Toc33356621"/>
      <w:bookmarkStart w:id="41" w:name="_Toc33356622"/>
      <w:bookmarkStart w:id="42" w:name="_Toc59561989"/>
      <w:bookmarkEnd w:id="34"/>
      <w:bookmarkEnd w:id="35"/>
      <w:bookmarkEnd w:id="36"/>
      <w:bookmarkEnd w:id="37"/>
      <w:bookmarkEnd w:id="38"/>
      <w:bookmarkEnd w:id="39"/>
      <w:bookmarkEnd w:id="40"/>
      <w:bookmarkEnd w:id="41"/>
      <w:r>
        <w:lastRenderedPageBreak/>
        <w:t>Steps to deploy other modes of deployments</w:t>
      </w:r>
      <w:bookmarkEnd w:id="42"/>
    </w:p>
    <w:p w14:paraId="7D2CFB52" w14:textId="77F1E18A" w:rsidR="006B638B" w:rsidRDefault="006B638B" w:rsidP="00183110">
      <w:pPr>
        <w:pStyle w:val="Body"/>
        <w:jc w:val="both"/>
      </w:pPr>
      <w:r>
        <w:t>These are optional steps. By default, IPC_PROD mode is used for deployment.</w:t>
      </w:r>
    </w:p>
    <w:p w14:paraId="1531701B" w14:textId="6F3C73A2" w:rsidR="00E42DCF" w:rsidRDefault="00E42DCF" w:rsidP="00183110">
      <w:pPr>
        <w:pStyle w:val="Body"/>
        <w:jc w:val="both"/>
      </w:pPr>
      <w:r>
        <w:t xml:space="preserve">Following </w:t>
      </w:r>
      <w:r w:rsidR="00A2066A">
        <w:t>ZMQ</w:t>
      </w:r>
      <w:r>
        <w:t xml:space="preserve"> modes are available for deployment</w:t>
      </w:r>
      <w:r w:rsidR="007A704E">
        <w:t>,</w:t>
      </w:r>
    </w:p>
    <w:p w14:paraId="3D4139E9" w14:textId="7220975F" w:rsidR="007A704E" w:rsidRDefault="00443170" w:rsidP="00183110">
      <w:pPr>
        <w:pStyle w:val="Body"/>
        <w:numPr>
          <w:ilvl w:val="0"/>
          <w:numId w:val="38"/>
        </w:numPr>
        <w:jc w:val="both"/>
      </w:pPr>
      <w:r w:rsidRPr="00443170">
        <w:t>IPC_PROD</w:t>
      </w:r>
      <w:r>
        <w:t xml:space="preserve"> – This is default mode for deployment. i.e. IPC communication with production mode</w:t>
      </w:r>
    </w:p>
    <w:p w14:paraId="675C1204" w14:textId="63BAD35D" w:rsidR="00A122F2" w:rsidRDefault="00F71B88" w:rsidP="00183110">
      <w:pPr>
        <w:pStyle w:val="Body"/>
        <w:numPr>
          <w:ilvl w:val="0"/>
          <w:numId w:val="38"/>
        </w:numPr>
        <w:jc w:val="both"/>
      </w:pPr>
      <w:r w:rsidRPr="00F71B88">
        <w:t>IPC_DEV</w:t>
      </w:r>
      <w:r>
        <w:t xml:space="preserve"> – IPC mode with developer mode</w:t>
      </w:r>
      <w:r w:rsidR="00592F7F">
        <w:t>. (i.e. without security</w:t>
      </w:r>
      <w:r w:rsidR="008B1FC0">
        <w:t xml:space="preserve"> </w:t>
      </w:r>
      <w:r w:rsidR="008B1FC0" w:rsidRPr="008B1FC0">
        <w:t>and this is strongly discouraged</w:t>
      </w:r>
      <w:r w:rsidR="00592F7F">
        <w:t>)</w:t>
      </w:r>
    </w:p>
    <w:p w14:paraId="28429FA2" w14:textId="3733670C" w:rsidR="00C03317" w:rsidRDefault="006A71E6" w:rsidP="00183110">
      <w:pPr>
        <w:pStyle w:val="Body"/>
        <w:jc w:val="both"/>
      </w:pPr>
      <w:r>
        <w:t>Steps:</w:t>
      </w:r>
    </w:p>
    <w:p w14:paraId="192A3A29" w14:textId="1028C396" w:rsidR="00287971" w:rsidRDefault="00F954BF" w:rsidP="00183110">
      <w:pPr>
        <w:pStyle w:val="Body"/>
        <w:numPr>
          <w:ilvl w:val="0"/>
          <w:numId w:val="37"/>
        </w:numPr>
        <w:jc w:val="both"/>
      </w:pPr>
      <w:r w:rsidRPr="00F954BF">
        <w:t xml:space="preserve">Run 01_pre-requisites.sh script with following command line option, </w:t>
      </w:r>
      <w:r w:rsidRPr="006D1ABA">
        <w:rPr>
          <w:rFonts w:ascii="Courier New" w:hAnsi="Courier New" w:cs="Courier New"/>
        </w:rPr>
        <w:t>--deployMode=&lt;Mode of deployment mentioned above&gt;</w:t>
      </w:r>
      <w:r w:rsidRPr="00F954BF">
        <w:t>.</w:t>
      </w:r>
    </w:p>
    <w:p w14:paraId="06E41109" w14:textId="468B419D" w:rsidR="000F2812" w:rsidRDefault="000F2812" w:rsidP="000F2812">
      <w:pPr>
        <w:pStyle w:val="Body"/>
        <w:ind w:left="720"/>
        <w:jc w:val="both"/>
      </w:pPr>
      <w:r w:rsidRPr="000F2812">
        <w:t xml:space="preserve">E.g. For IPC_DEV mode, </w:t>
      </w:r>
      <w:r w:rsidRPr="000F2812">
        <w:rPr>
          <w:rFonts w:ascii="Courier New" w:hAnsi="Courier New" w:cs="Courier New"/>
        </w:rPr>
        <w:t>sudo ./01_pre-requisites.sh --deployMode=IPC_DEV</w:t>
      </w:r>
    </w:p>
    <w:p w14:paraId="1E0BECCC" w14:textId="70457C13" w:rsidR="00271968" w:rsidRDefault="00287971" w:rsidP="00183110">
      <w:pPr>
        <w:pStyle w:val="Body"/>
        <w:numPr>
          <w:ilvl w:val="0"/>
          <w:numId w:val="37"/>
        </w:numPr>
        <w:jc w:val="both"/>
      </w:pPr>
      <w:r>
        <w:t xml:space="preserve">Run </w:t>
      </w:r>
      <w:r w:rsidR="001A5D71" w:rsidRPr="001A5D71">
        <w:t>02_provisionEIS.sh</w:t>
      </w:r>
      <w:r w:rsidR="001A5D71">
        <w:t xml:space="preserve">, </w:t>
      </w:r>
      <w:r w:rsidR="001A5D71" w:rsidRPr="001A5D71">
        <w:t>03_DeployEIS.sh</w:t>
      </w:r>
      <w:r w:rsidR="001A5D71">
        <w:t xml:space="preserve"> scripts for further deployment.</w:t>
      </w:r>
    </w:p>
    <w:p w14:paraId="17CD27A0" w14:textId="0751400C" w:rsidR="00946E97" w:rsidRDefault="00271968" w:rsidP="00183110">
      <w:pPr>
        <w:pStyle w:val="Body"/>
        <w:numPr>
          <w:ilvl w:val="0"/>
          <w:numId w:val="37"/>
        </w:numPr>
        <w:jc w:val="both"/>
      </w:pPr>
      <w:r>
        <w:t>For verification use “</w:t>
      </w:r>
      <w:r w:rsidRPr="006B638B">
        <w:rPr>
          <w:rFonts w:ascii="Courier New" w:hAnsi="Courier New" w:cs="Courier New"/>
        </w:rPr>
        <w:t>docker ps</w:t>
      </w:r>
      <w:r>
        <w:t>” command</w:t>
      </w:r>
      <w:r w:rsidR="00A23BD4">
        <w:t xml:space="preserve"> </w:t>
      </w:r>
    </w:p>
    <w:p w14:paraId="250DA6F6" w14:textId="084A6F80" w:rsidR="00CC4637" w:rsidRDefault="00CC4637" w:rsidP="00183110">
      <w:pPr>
        <w:pStyle w:val="Body"/>
        <w:jc w:val="both"/>
      </w:pPr>
      <w:r>
        <w:t xml:space="preserve">Please Note: If nothing is specified </w:t>
      </w:r>
      <w:r w:rsidR="002800C0" w:rsidRPr="002800C0">
        <w:t>as a command line argument default mode</w:t>
      </w:r>
      <w:r w:rsidR="0000597A">
        <w:t xml:space="preserve"> </w:t>
      </w:r>
      <w:r w:rsidR="0000597A" w:rsidRPr="002800C0">
        <w:t>(i.e. IPC_PROD mode)</w:t>
      </w:r>
      <w:r w:rsidR="002800C0" w:rsidRPr="002800C0">
        <w:t xml:space="preserve"> will be deployed and all other options are applicable for both the deployment modes (like </w:t>
      </w:r>
      <w:r w:rsidR="002800C0" w:rsidRPr="001441AF">
        <w:rPr>
          <w:rFonts w:ascii="Courier New" w:hAnsi="Courier New" w:cs="Courier New"/>
        </w:rPr>
        <w:t>isTLS, --proxy</w:t>
      </w:r>
      <w:r w:rsidR="002800C0" w:rsidRPr="002800C0">
        <w:t>, etc.)</w:t>
      </w:r>
      <w:r w:rsidR="002800C0">
        <w:t>.</w:t>
      </w:r>
    </w:p>
    <w:p w14:paraId="3313481C" w14:textId="3D0157FC" w:rsidR="00487217" w:rsidRDefault="00487217" w:rsidP="00183110">
      <w:pPr>
        <w:pStyle w:val="Body"/>
        <w:jc w:val="both"/>
      </w:pPr>
    </w:p>
    <w:p w14:paraId="3F4904B7" w14:textId="60CED46F" w:rsidR="00487217" w:rsidRDefault="00DF6C47" w:rsidP="00487217">
      <w:pPr>
        <w:pStyle w:val="Heading2"/>
      </w:pPr>
      <w:bookmarkStart w:id="43" w:name="_Toc59561990"/>
      <w:r w:rsidRPr="00DF6C47">
        <w:t>Updated command for thingsboard installation</w:t>
      </w:r>
      <w:bookmarkEnd w:id="43"/>
    </w:p>
    <w:p w14:paraId="439B01C7" w14:textId="0044273A" w:rsidR="00A55B5B" w:rsidRDefault="00250036" w:rsidP="00A55B5B">
      <w:pPr>
        <w:pStyle w:val="Body"/>
        <w:jc w:val="both"/>
      </w:pPr>
      <w:r>
        <w:t>U</w:t>
      </w:r>
      <w:r w:rsidR="00A55B5B">
        <w:t>se following command to deploy thingsboard container</w:t>
      </w:r>
      <w:r w:rsidR="007D61B0">
        <w:t>.</w:t>
      </w:r>
      <w:r w:rsidR="00A55B5B">
        <w:t xml:space="preserve"> </w:t>
      </w:r>
    </w:p>
    <w:p w14:paraId="7799255A" w14:textId="35424097" w:rsidR="00487217" w:rsidRPr="00A55B5B" w:rsidRDefault="00A55B5B" w:rsidP="00A55B5B">
      <w:pPr>
        <w:pStyle w:val="Body"/>
        <w:jc w:val="both"/>
        <w:rPr>
          <w:rFonts w:ascii="Courier New" w:hAnsi="Courier New" w:cs="Courier New"/>
        </w:rPr>
      </w:pPr>
      <w:r w:rsidRPr="00A55B5B">
        <w:rPr>
          <w:rFonts w:ascii="Courier New" w:hAnsi="Courier New" w:cs="Courier New"/>
        </w:rPr>
        <w:t>sudo docker run -it --disable-content-trust=true -p 9090:9090 -p 1884:2883  -p 5683:5683/udp -v ~/.mytb-data:/data -v ~/.mytb-logs:/var/log/thingsboard -e MQTT_BIND_PORT=2883 --name mytb --restart always thingsboard/tb-postgres:3.0.0</w:t>
      </w:r>
    </w:p>
    <w:p w14:paraId="49B4A869" w14:textId="0DAD1AA0" w:rsidR="00A55B5B" w:rsidRPr="00C03317" w:rsidRDefault="00A55B5B" w:rsidP="00A55B5B">
      <w:pPr>
        <w:pStyle w:val="Body"/>
        <w:jc w:val="both"/>
      </w:pPr>
      <w:r w:rsidRPr="00A55B5B">
        <w:t xml:space="preserve">Please Note: This </w:t>
      </w:r>
      <w:r w:rsidR="00B6004C">
        <w:t>step is needed</w:t>
      </w:r>
      <w:r w:rsidRPr="00A55B5B">
        <w:t xml:space="preserve"> </w:t>
      </w:r>
      <w:r w:rsidR="007D61B0">
        <w:t xml:space="preserve">only </w:t>
      </w:r>
      <w:r w:rsidR="00B6004C">
        <w:t>when T</w:t>
      </w:r>
      <w:r w:rsidRPr="00A55B5B">
        <w:t xml:space="preserve">urtle </w:t>
      </w:r>
      <w:r w:rsidR="00B6004C">
        <w:t>C</w:t>
      </w:r>
      <w:r w:rsidRPr="00A55B5B">
        <w:t>reek is installed on gateway.</w:t>
      </w:r>
    </w:p>
    <w:p w14:paraId="0424E4EC" w14:textId="5477A2DE" w:rsidR="00697BB9" w:rsidRDefault="003F39F0" w:rsidP="00697BB9">
      <w:pPr>
        <w:pStyle w:val="Heading1"/>
      </w:pPr>
      <w:bookmarkStart w:id="44" w:name="_Toc59561991"/>
      <w:r>
        <w:lastRenderedPageBreak/>
        <w:t>C</w:t>
      </w:r>
      <w:r w:rsidR="00E150E4">
        <w:t xml:space="preserve">ontainer </w:t>
      </w:r>
      <w:r w:rsidR="00CA58F0">
        <w:t>Configuration settings</w:t>
      </w:r>
      <w:bookmarkEnd w:id="44"/>
    </w:p>
    <w:p w14:paraId="311517DC" w14:textId="7AB19530" w:rsidR="00697BB9" w:rsidRDefault="00166FC9" w:rsidP="00183110">
      <w:pPr>
        <w:jc w:val="both"/>
      </w:pPr>
      <w:r>
        <w:t xml:space="preserve">This section provides </w:t>
      </w:r>
      <w:r w:rsidR="00E150E4">
        <w:t xml:space="preserve">details about configuring UWC containers. </w:t>
      </w:r>
    </w:p>
    <w:p w14:paraId="28E8EF1F" w14:textId="5BED7AE4" w:rsidR="00E150E4" w:rsidRDefault="00E150E4" w:rsidP="00E150E4">
      <w:pPr>
        <w:pStyle w:val="Heading2"/>
      </w:pPr>
      <w:bookmarkStart w:id="45" w:name="_Toc59561992"/>
      <w:bookmarkEnd w:id="32"/>
      <w:r>
        <w:t>Containers</w:t>
      </w:r>
      <w:bookmarkEnd w:id="45"/>
    </w:p>
    <w:p w14:paraId="0B2A53C1" w14:textId="0A65385B" w:rsidR="00E150E4" w:rsidRDefault="00E150E4" w:rsidP="00183110">
      <w:pPr>
        <w:pStyle w:val="Body"/>
        <w:jc w:val="both"/>
      </w:pPr>
      <w:r>
        <w:t>Following containers are developed under UWC:</w:t>
      </w:r>
    </w:p>
    <w:p w14:paraId="34727A0C" w14:textId="60CA7B46" w:rsidR="00E150E4" w:rsidRDefault="00E150E4" w:rsidP="00183110">
      <w:pPr>
        <w:pStyle w:val="Body"/>
        <w:numPr>
          <w:ilvl w:val="0"/>
          <w:numId w:val="28"/>
        </w:numPr>
        <w:jc w:val="both"/>
      </w:pPr>
      <w:r>
        <w:t>Modbus TCP Master</w:t>
      </w:r>
    </w:p>
    <w:p w14:paraId="52E8110F" w14:textId="38F27102" w:rsidR="00E150E4" w:rsidRDefault="00E150E4" w:rsidP="00183110">
      <w:pPr>
        <w:pStyle w:val="Body"/>
        <w:numPr>
          <w:ilvl w:val="0"/>
          <w:numId w:val="28"/>
        </w:numPr>
        <w:jc w:val="both"/>
      </w:pPr>
      <w:r>
        <w:t>Modbus RTU Master</w:t>
      </w:r>
    </w:p>
    <w:p w14:paraId="47E63507" w14:textId="02E053A4" w:rsidR="00E150E4" w:rsidRDefault="00E150E4" w:rsidP="00183110">
      <w:pPr>
        <w:pStyle w:val="Body"/>
        <w:numPr>
          <w:ilvl w:val="0"/>
          <w:numId w:val="28"/>
        </w:numPr>
        <w:jc w:val="both"/>
      </w:pPr>
      <w:r>
        <w:t>MQTT-Export</w:t>
      </w:r>
    </w:p>
    <w:p w14:paraId="625629C2" w14:textId="5C6FB02A" w:rsidR="000C2BD2" w:rsidRDefault="00E150E4" w:rsidP="00183110">
      <w:pPr>
        <w:pStyle w:val="Body"/>
        <w:numPr>
          <w:ilvl w:val="0"/>
          <w:numId w:val="28"/>
        </w:numPr>
        <w:jc w:val="both"/>
      </w:pPr>
      <w:r>
        <w:t>MQTT</w:t>
      </w:r>
    </w:p>
    <w:p w14:paraId="43C60FB4" w14:textId="236E8145" w:rsidR="00201F37" w:rsidRDefault="00201F37" w:rsidP="00183110">
      <w:pPr>
        <w:pStyle w:val="Body"/>
        <w:numPr>
          <w:ilvl w:val="0"/>
          <w:numId w:val="28"/>
        </w:numPr>
        <w:jc w:val="both"/>
      </w:pPr>
      <w:r>
        <w:t>SCADA-RTU</w:t>
      </w:r>
    </w:p>
    <w:p w14:paraId="6161F939" w14:textId="726412E1" w:rsidR="008E52F1" w:rsidRDefault="007263E6" w:rsidP="00183110">
      <w:pPr>
        <w:pStyle w:val="Body"/>
        <w:numPr>
          <w:ilvl w:val="0"/>
          <w:numId w:val="28"/>
        </w:numPr>
        <w:jc w:val="both"/>
      </w:pPr>
      <w:r>
        <w:t>KPI Application</w:t>
      </w:r>
    </w:p>
    <w:p w14:paraId="3C8DD1EA" w14:textId="7B1A5C28" w:rsidR="00E150E4" w:rsidRDefault="00E150E4" w:rsidP="00183110">
      <w:pPr>
        <w:pStyle w:val="Body"/>
        <w:jc w:val="both"/>
      </w:pPr>
      <w:r>
        <w:t xml:space="preserve">For configuring these containers, docker-compose.yml file is used. </w:t>
      </w:r>
    </w:p>
    <w:p w14:paraId="3D4E73F3" w14:textId="44EE9D8F" w:rsidR="00E150E4" w:rsidRDefault="00E150E4" w:rsidP="00183110">
      <w:pPr>
        <w:pStyle w:val="Body"/>
        <w:jc w:val="both"/>
      </w:pPr>
      <w:r>
        <w:t xml:space="preserve">UWC containers (i.e. </w:t>
      </w:r>
      <w:r w:rsidR="00A96C8D">
        <w:t>Modbus Client</w:t>
      </w:r>
      <w:r>
        <w:t xml:space="preserve">s and MQTT-Export) use ZeroMQ to communicate with each other. </w:t>
      </w:r>
    </w:p>
    <w:p w14:paraId="4C5C69B7" w14:textId="51DBD81F" w:rsidR="009C33AE" w:rsidRDefault="009C33AE" w:rsidP="00183110">
      <w:pPr>
        <w:pStyle w:val="Body"/>
        <w:jc w:val="both"/>
      </w:pPr>
      <w:r>
        <w:t>At present, recommend</w:t>
      </w:r>
      <w:r w:rsidR="00945A49">
        <w:t>ation is to</w:t>
      </w:r>
      <w:r>
        <w:t xml:space="preserve"> </w:t>
      </w:r>
      <w:r w:rsidR="00C40C23">
        <w:t>hav</w:t>
      </w:r>
      <w:r w:rsidR="00945A49">
        <w:t>e</w:t>
      </w:r>
      <w:r w:rsidR="00C40C23">
        <w:t xml:space="preserve"> one Modbus-TCP and one Modbus-RTU container. </w:t>
      </w:r>
      <w:r w:rsidR="00945A49">
        <w:t xml:space="preserve">Hence, </w:t>
      </w:r>
      <w:r w:rsidR="00CB044F">
        <w:t>changes to configuration present in docker-compose.yml file shall not be needed. However, this information is provided in section 4.1.1 and 4.1.2 for comp</w:t>
      </w:r>
      <w:r w:rsidR="00925024">
        <w:t xml:space="preserve">leteness. To add support for multiple Modbus RT chains, </w:t>
      </w:r>
      <w:r w:rsidR="006846DF">
        <w:t>please refer section 4.1.3.</w:t>
      </w:r>
    </w:p>
    <w:p w14:paraId="19DD604E" w14:textId="415B2350" w:rsidR="001A76B7" w:rsidRDefault="001A76B7" w:rsidP="00CA1021">
      <w:pPr>
        <w:pStyle w:val="Heading3"/>
      </w:pPr>
      <w:bookmarkStart w:id="46" w:name="_Toc59561993"/>
      <w:r>
        <w:t>Common</w:t>
      </w:r>
      <w:r w:rsidR="0030324F">
        <w:t xml:space="preserve"> </w:t>
      </w:r>
      <w:r>
        <w:t>Configuration</w:t>
      </w:r>
      <w:r w:rsidR="0030324F">
        <w:t xml:space="preserve"> for containers</w:t>
      </w:r>
      <w:bookmarkEnd w:id="46"/>
    </w:p>
    <w:p w14:paraId="5CC44FE0" w14:textId="79628770" w:rsidR="001A76B7" w:rsidRDefault="001A76B7" w:rsidP="00183110">
      <w:pPr>
        <w:pStyle w:val="Body"/>
        <w:jc w:val="both"/>
      </w:pPr>
      <w:r>
        <w:t xml:space="preserve">Following are common configurations, applicable for each UWC containers (i.e. </w:t>
      </w:r>
      <w:r w:rsidR="00A96C8D">
        <w:t>Modbus Client</w:t>
      </w:r>
      <w:r>
        <w:t>s and MQTT-Export)</w:t>
      </w:r>
      <w:r w:rsidR="00A835EC">
        <w:t>. All these configurations are</w:t>
      </w:r>
      <w:r w:rsidR="007C5CB0">
        <w:t xml:space="preserve"> present in docker-componse.yml</w:t>
      </w:r>
      <w:r>
        <w:t>:</w:t>
      </w:r>
    </w:p>
    <w:p w14:paraId="304181F0" w14:textId="77777777" w:rsidR="001A76B7" w:rsidRDefault="001A76B7" w:rsidP="00183110">
      <w:pPr>
        <w:pStyle w:val="Body"/>
        <w:jc w:val="both"/>
      </w:pPr>
    </w:p>
    <w:tbl>
      <w:tblPr>
        <w:tblStyle w:val="TableGrid"/>
        <w:tblW w:w="8005" w:type="dxa"/>
        <w:tblLook w:val="04A0" w:firstRow="1" w:lastRow="0" w:firstColumn="1" w:lastColumn="0" w:noHBand="0" w:noVBand="1"/>
      </w:tblPr>
      <w:tblGrid>
        <w:gridCol w:w="1527"/>
        <w:gridCol w:w="6478"/>
      </w:tblGrid>
      <w:tr w:rsidR="0030324F" w14:paraId="10C9BED1" w14:textId="77777777" w:rsidTr="00CA1021">
        <w:tc>
          <w:tcPr>
            <w:tcW w:w="1406" w:type="dxa"/>
            <w:vAlign w:val="center"/>
          </w:tcPr>
          <w:p w14:paraId="07EF896F" w14:textId="01691BA8" w:rsidR="0030324F" w:rsidRPr="00CA1021" w:rsidRDefault="0030324F" w:rsidP="00EC4D5B">
            <w:pPr>
              <w:pStyle w:val="Body"/>
              <w:spacing w:before="60" w:after="60"/>
              <w:jc w:val="both"/>
              <w:rPr>
                <w:b/>
                <w:bCs/>
              </w:rPr>
            </w:pPr>
            <w:r w:rsidRPr="00CA1021">
              <w:rPr>
                <w:b/>
                <w:bCs/>
              </w:rPr>
              <w:t>Configuration Parameter</w:t>
            </w:r>
          </w:p>
        </w:tc>
        <w:tc>
          <w:tcPr>
            <w:tcW w:w="6599" w:type="dxa"/>
            <w:vAlign w:val="center"/>
          </w:tcPr>
          <w:p w14:paraId="0B781555" w14:textId="2B019FE0" w:rsidR="0030324F" w:rsidRPr="00CA1021" w:rsidRDefault="0030324F" w:rsidP="00EC4D5B">
            <w:pPr>
              <w:pStyle w:val="Body"/>
              <w:spacing w:before="60" w:after="60"/>
              <w:jc w:val="both"/>
              <w:rPr>
                <w:b/>
                <w:bCs/>
              </w:rPr>
            </w:pPr>
            <w:r w:rsidRPr="00CA1021">
              <w:rPr>
                <w:b/>
                <w:bCs/>
              </w:rPr>
              <w:t>Description</w:t>
            </w:r>
          </w:p>
        </w:tc>
      </w:tr>
      <w:tr w:rsidR="0030324F" w14:paraId="6B95ED65" w14:textId="77777777" w:rsidTr="0030324F">
        <w:tc>
          <w:tcPr>
            <w:tcW w:w="1406" w:type="dxa"/>
            <w:vAlign w:val="center"/>
          </w:tcPr>
          <w:p w14:paraId="187DB301" w14:textId="2FEFA84B" w:rsidR="0030324F" w:rsidRPr="00CA1021" w:rsidRDefault="0030324F" w:rsidP="00EC4D5B">
            <w:pPr>
              <w:pStyle w:val="Body"/>
              <w:spacing w:before="60" w:after="60"/>
              <w:jc w:val="both"/>
            </w:pPr>
            <w:r w:rsidRPr="00CA1021">
              <w:t>AppName</w:t>
            </w:r>
          </w:p>
        </w:tc>
        <w:tc>
          <w:tcPr>
            <w:tcW w:w="6599" w:type="dxa"/>
            <w:vAlign w:val="center"/>
          </w:tcPr>
          <w:p w14:paraId="2948DEBE" w14:textId="0D43FC12" w:rsidR="0030324F" w:rsidRPr="00CA1021" w:rsidRDefault="0030324F" w:rsidP="00EC4D5B">
            <w:pPr>
              <w:pStyle w:val="Body"/>
              <w:spacing w:before="60" w:after="60"/>
              <w:jc w:val="both"/>
            </w:pPr>
            <w:r w:rsidRPr="00CA1021">
              <w:t>The name of container</w:t>
            </w:r>
          </w:p>
        </w:tc>
      </w:tr>
      <w:tr w:rsidR="0030324F" w14:paraId="0FEA6AFE" w14:textId="77777777" w:rsidTr="00CA1021">
        <w:tc>
          <w:tcPr>
            <w:tcW w:w="1406" w:type="dxa"/>
            <w:vAlign w:val="center"/>
          </w:tcPr>
          <w:p w14:paraId="26AA0ACE" w14:textId="3E23E7F7" w:rsidR="0030324F" w:rsidRDefault="0030324F" w:rsidP="00EC4D5B">
            <w:pPr>
              <w:pStyle w:val="Body"/>
              <w:spacing w:before="60" w:after="60"/>
              <w:jc w:val="both"/>
            </w:pPr>
            <w:r>
              <w:t>Clients</w:t>
            </w:r>
          </w:p>
        </w:tc>
        <w:tc>
          <w:tcPr>
            <w:tcW w:w="6599" w:type="dxa"/>
            <w:vAlign w:val="center"/>
          </w:tcPr>
          <w:p w14:paraId="646D411F" w14:textId="37BE09C3" w:rsidR="0030324F" w:rsidRDefault="0030324F" w:rsidP="00EC4D5B">
            <w:pPr>
              <w:pStyle w:val="Body"/>
              <w:spacing w:before="60" w:after="60"/>
              <w:jc w:val="both"/>
            </w:pPr>
            <w:r>
              <w:t>It lists down the containers which listen to data published from this container over ZeroMQ.</w:t>
            </w:r>
            <w:r w:rsidR="00F93171">
              <w:t xml:space="preserve"> There could be zero or more clients.</w:t>
            </w:r>
          </w:p>
        </w:tc>
      </w:tr>
      <w:tr w:rsidR="0030324F" w14:paraId="596A7E78" w14:textId="77777777" w:rsidTr="00CA1021">
        <w:tc>
          <w:tcPr>
            <w:tcW w:w="1406" w:type="dxa"/>
            <w:vAlign w:val="center"/>
          </w:tcPr>
          <w:p w14:paraId="2F1753D6" w14:textId="042CA489" w:rsidR="0030324F" w:rsidRDefault="0030324F" w:rsidP="00EC4D5B">
            <w:pPr>
              <w:pStyle w:val="Body"/>
              <w:spacing w:before="60" w:after="60"/>
              <w:jc w:val="both"/>
            </w:pPr>
            <w:r w:rsidRPr="001A76B7">
              <w:t>PubTopics</w:t>
            </w:r>
          </w:p>
        </w:tc>
        <w:tc>
          <w:tcPr>
            <w:tcW w:w="6599" w:type="dxa"/>
            <w:vAlign w:val="center"/>
          </w:tcPr>
          <w:p w14:paraId="29B14300" w14:textId="77777777" w:rsidR="00812161" w:rsidRDefault="0030324F" w:rsidP="00EC4D5B">
            <w:pPr>
              <w:pStyle w:val="Body"/>
              <w:spacing w:before="60" w:after="60"/>
              <w:jc w:val="both"/>
            </w:pPr>
            <w:r>
              <w:t xml:space="preserve">It lists down the topics used by this container to publish data over ZeroMQ. Format for publish topic is </w:t>
            </w:r>
            <w:r w:rsidR="00812161">
              <w:t>ContainerName_Operation</w:t>
            </w:r>
            <w:r w:rsidR="00FB3462">
              <w:t xml:space="preserve"> or ContainerName_Operation_RT</w:t>
            </w:r>
            <w:r w:rsidR="00E64D16">
              <w:t xml:space="preserve">. </w:t>
            </w:r>
          </w:p>
          <w:p w14:paraId="2CF8101C" w14:textId="6FA64CB6" w:rsidR="00E64D16" w:rsidRDefault="00E64D16" w:rsidP="00EC4D5B">
            <w:pPr>
              <w:pStyle w:val="Body"/>
              <w:spacing w:before="60" w:after="60"/>
              <w:jc w:val="both"/>
            </w:pPr>
            <w:r>
              <w:t xml:space="preserve">“_RT” denotes a topic </w:t>
            </w:r>
            <w:r w:rsidR="001B49CD">
              <w:t>used to exchange information about realtime operation</w:t>
            </w:r>
            <w:r w:rsidR="00E35618">
              <w:t>.</w:t>
            </w:r>
          </w:p>
        </w:tc>
      </w:tr>
      <w:tr w:rsidR="0030324F" w14:paraId="24E223B4" w14:textId="77777777" w:rsidTr="00CA1021">
        <w:tc>
          <w:tcPr>
            <w:tcW w:w="1406" w:type="dxa"/>
            <w:vAlign w:val="center"/>
          </w:tcPr>
          <w:p w14:paraId="6582A9D1" w14:textId="1E3416DD" w:rsidR="0030324F" w:rsidRDefault="0030324F" w:rsidP="00EC4D5B">
            <w:pPr>
              <w:pStyle w:val="Body"/>
              <w:spacing w:before="60" w:after="60"/>
              <w:jc w:val="both"/>
            </w:pPr>
            <w:r>
              <w:lastRenderedPageBreak/>
              <w:t>S</w:t>
            </w:r>
            <w:r w:rsidRPr="001A76B7">
              <w:t>ubTopics</w:t>
            </w:r>
          </w:p>
        </w:tc>
        <w:tc>
          <w:tcPr>
            <w:tcW w:w="6599" w:type="dxa"/>
            <w:vAlign w:val="center"/>
          </w:tcPr>
          <w:p w14:paraId="60B9AA2A" w14:textId="313D80D8" w:rsidR="0030324F" w:rsidRDefault="0030324F" w:rsidP="00EC4D5B">
            <w:pPr>
              <w:pStyle w:val="Body"/>
              <w:spacing w:before="60" w:after="60"/>
              <w:jc w:val="both"/>
            </w:pPr>
            <w:r>
              <w:t>It lists down the topics (in the format ContainerName/</w:t>
            </w:r>
            <w:r w:rsidR="004E7679">
              <w:t>T</w:t>
            </w:r>
            <w:r>
              <w:t>opic) used by this container to listen data from ZeroMQ.</w:t>
            </w:r>
          </w:p>
        </w:tc>
      </w:tr>
      <w:tr w:rsidR="0030324F" w14:paraId="0485BF76" w14:textId="77777777" w:rsidTr="0030324F">
        <w:tc>
          <w:tcPr>
            <w:tcW w:w="1406" w:type="dxa"/>
            <w:vAlign w:val="center"/>
          </w:tcPr>
          <w:p w14:paraId="6B92A204" w14:textId="2E0547C2" w:rsidR="0030324F" w:rsidRDefault="0030324F" w:rsidP="00EC4D5B">
            <w:pPr>
              <w:pStyle w:val="Body"/>
              <w:spacing w:before="60" w:after="60"/>
              <w:jc w:val="both"/>
            </w:pPr>
            <w:r>
              <w:t>*_cfg</w:t>
            </w:r>
          </w:p>
        </w:tc>
        <w:tc>
          <w:tcPr>
            <w:tcW w:w="6599" w:type="dxa"/>
            <w:vAlign w:val="center"/>
          </w:tcPr>
          <w:p w14:paraId="79AC8932" w14:textId="5F9805D7" w:rsidR="0030324F" w:rsidRDefault="0030324F" w:rsidP="00EC4D5B">
            <w:pPr>
              <w:pStyle w:val="Body"/>
              <w:spacing w:before="60" w:after="60"/>
              <w:jc w:val="both"/>
            </w:pPr>
            <w:r>
              <w:t xml:space="preserve">A “*_cfg” parameter has to be defined for each </w:t>
            </w:r>
            <w:r w:rsidR="00812161">
              <w:t>topic listed under PubTopics and SubTopics.</w:t>
            </w:r>
          </w:p>
          <w:p w14:paraId="57D348AD" w14:textId="3F62C1CE" w:rsidR="00342990" w:rsidRDefault="00812161" w:rsidP="00EC4D5B">
            <w:pPr>
              <w:pStyle w:val="Body"/>
              <w:spacing w:before="60" w:after="60"/>
              <w:jc w:val="both"/>
            </w:pPr>
            <w:r>
              <w:t xml:space="preserve">E.g. </w:t>
            </w:r>
            <w:r w:rsidRPr="00812161">
              <w:t>PubTopics: "</w:t>
            </w:r>
            <w:r w:rsidR="00297DAA" w:rsidRPr="00297DAA">
              <w:t>MQTT_Export_RdReq</w:t>
            </w:r>
            <w:r>
              <w:t>”</w:t>
            </w:r>
          </w:p>
          <w:p w14:paraId="6BB56235" w14:textId="77777777" w:rsidR="00812161" w:rsidRDefault="00812161" w:rsidP="00EC4D5B">
            <w:pPr>
              <w:pStyle w:val="Body"/>
              <w:spacing w:before="60" w:after="60"/>
              <w:jc w:val="both"/>
            </w:pPr>
            <w:r>
              <w:t>Then, following should be defined:</w:t>
            </w:r>
          </w:p>
          <w:p w14:paraId="2E283703" w14:textId="090CD3C1" w:rsidR="00342990" w:rsidRDefault="00F76E58" w:rsidP="00EC4D5B">
            <w:pPr>
              <w:pStyle w:val="Body"/>
              <w:spacing w:before="60" w:after="60"/>
              <w:jc w:val="both"/>
            </w:pPr>
            <w:r w:rsidRPr="00F76E58">
              <w:t>MQTT_Export_RdReq_cfg</w:t>
            </w:r>
            <w:r w:rsidR="00342990" w:rsidRPr="00342990">
              <w:t>: "zmq_ipc,${SOCKET_DIR}/"</w:t>
            </w:r>
          </w:p>
          <w:p w14:paraId="735E523C" w14:textId="53A99F3B" w:rsidR="00812161" w:rsidRDefault="00812161" w:rsidP="00EC4D5B">
            <w:pPr>
              <w:pStyle w:val="Body"/>
              <w:spacing w:before="60" w:after="60"/>
              <w:jc w:val="both"/>
            </w:pPr>
            <w:r>
              <w:t>It describes how to publish/subscribe to a topic on ZeroMQ.</w:t>
            </w:r>
          </w:p>
        </w:tc>
      </w:tr>
    </w:tbl>
    <w:p w14:paraId="0D06366E" w14:textId="3B9ACD3B" w:rsidR="001A76B7" w:rsidRDefault="001A76B7" w:rsidP="00183110">
      <w:pPr>
        <w:pStyle w:val="Body"/>
        <w:jc w:val="both"/>
      </w:pPr>
    </w:p>
    <w:p w14:paraId="3CC01B36" w14:textId="5B774136" w:rsidR="001A76B7" w:rsidRDefault="0030324F" w:rsidP="00183110">
      <w:pPr>
        <w:pStyle w:val="Body"/>
        <w:jc w:val="both"/>
      </w:pPr>
      <w:r>
        <w:t>Example for Modbus-TCP-Master container from docker-compose.yml file:</w:t>
      </w:r>
    </w:p>
    <w:p w14:paraId="42D454F0" w14:textId="08D13254" w:rsidR="002E456B" w:rsidRDefault="002E456B" w:rsidP="00183110">
      <w:pPr>
        <w:pStyle w:val="Body"/>
        <w:ind w:left="360"/>
        <w:jc w:val="both"/>
        <w:rPr>
          <w:rFonts w:ascii="Courier New" w:hAnsi="Courier New" w:cs="Courier New"/>
        </w:rPr>
      </w:pPr>
      <w:r w:rsidRPr="002E456B">
        <w:rPr>
          <w:rFonts w:ascii="Courier New" w:hAnsi="Courier New" w:cs="Courier New"/>
        </w:rPr>
        <w:t xml:space="preserve">AppName: </w:t>
      </w:r>
      <w:r>
        <w:rPr>
          <w:rFonts w:ascii="Courier New" w:hAnsi="Courier New" w:cs="Courier New"/>
        </w:rPr>
        <w:t>”</w:t>
      </w:r>
      <w:r w:rsidR="00552F9E">
        <w:rPr>
          <w:rFonts w:ascii="Courier New" w:hAnsi="Courier New" w:cs="Courier New"/>
        </w:rPr>
        <w:t>TCP</w:t>
      </w:r>
      <w:r>
        <w:rPr>
          <w:rFonts w:ascii="Courier New" w:hAnsi="Courier New" w:cs="Courier New"/>
        </w:rPr>
        <w:t>”</w:t>
      </w:r>
    </w:p>
    <w:p w14:paraId="2C582A59" w14:textId="34F55540" w:rsidR="0030324F" w:rsidRPr="00CA1021" w:rsidRDefault="0030324F" w:rsidP="00183110">
      <w:pPr>
        <w:pStyle w:val="Body"/>
        <w:ind w:left="360"/>
        <w:jc w:val="both"/>
        <w:rPr>
          <w:rFonts w:ascii="Courier New" w:hAnsi="Courier New" w:cs="Courier New"/>
        </w:rPr>
      </w:pPr>
      <w:r w:rsidRPr="00CA1021">
        <w:rPr>
          <w:rFonts w:ascii="Courier New" w:hAnsi="Courier New" w:cs="Courier New"/>
        </w:rPr>
        <w:t xml:space="preserve">Clients: </w:t>
      </w:r>
      <w:r>
        <w:rPr>
          <w:rFonts w:ascii="Courier New" w:hAnsi="Courier New" w:cs="Courier New"/>
        </w:rPr>
        <w:t>”</w:t>
      </w:r>
      <w:r w:rsidRPr="00CA1021">
        <w:rPr>
          <w:rFonts w:ascii="Courier New" w:hAnsi="Courier New" w:cs="Courier New"/>
        </w:rPr>
        <w:t>MQTT_Export</w:t>
      </w:r>
      <w:r>
        <w:rPr>
          <w:rFonts w:ascii="Courier New" w:hAnsi="Courier New" w:cs="Courier New"/>
        </w:rPr>
        <w:t>”</w:t>
      </w:r>
    </w:p>
    <w:p w14:paraId="1EEB16D9" w14:textId="7760C12E" w:rsidR="0030324F" w:rsidRPr="00CA1021" w:rsidRDefault="0030324F" w:rsidP="00183110">
      <w:pPr>
        <w:pStyle w:val="Body"/>
        <w:ind w:left="360"/>
        <w:jc w:val="both"/>
        <w:rPr>
          <w:rFonts w:ascii="Courier New" w:hAnsi="Courier New" w:cs="Courier New"/>
        </w:rPr>
      </w:pPr>
      <w:r w:rsidRPr="00CA1021">
        <w:rPr>
          <w:rFonts w:ascii="Courier New" w:hAnsi="Courier New" w:cs="Courier New"/>
        </w:rPr>
        <w:t xml:space="preserve">PubTopics: </w:t>
      </w:r>
      <w:r>
        <w:rPr>
          <w:rFonts w:ascii="Courier New" w:hAnsi="Courier New" w:cs="Courier New"/>
        </w:rPr>
        <w:t>”</w:t>
      </w:r>
      <w:r w:rsidR="00552F9E">
        <w:rPr>
          <w:rFonts w:ascii="Courier New" w:hAnsi="Courier New" w:cs="Courier New"/>
        </w:rPr>
        <w:t>TCP</w:t>
      </w:r>
      <w:r w:rsidR="00412953" w:rsidRPr="00412953">
        <w:rPr>
          <w:rFonts w:ascii="Courier New" w:hAnsi="Courier New" w:cs="Courier New"/>
        </w:rPr>
        <w:t>_PolledData,</w:t>
      </w:r>
      <w:r w:rsidR="00552F9E">
        <w:rPr>
          <w:rFonts w:ascii="Courier New" w:hAnsi="Courier New" w:cs="Courier New"/>
        </w:rPr>
        <w:t>TCP</w:t>
      </w:r>
      <w:r w:rsidR="00412953" w:rsidRPr="00412953">
        <w:rPr>
          <w:rFonts w:ascii="Courier New" w:hAnsi="Courier New" w:cs="Courier New"/>
        </w:rPr>
        <w:t>_PolledData_RT,</w:t>
      </w:r>
      <w:r w:rsidR="00552F9E">
        <w:rPr>
          <w:rFonts w:ascii="Courier New" w:hAnsi="Courier New" w:cs="Courier New"/>
        </w:rPr>
        <w:t>TCP</w:t>
      </w:r>
      <w:r w:rsidR="00412953" w:rsidRPr="00412953">
        <w:rPr>
          <w:rFonts w:ascii="Courier New" w:hAnsi="Courier New" w:cs="Courier New"/>
        </w:rPr>
        <w:t>_RdResp,</w:t>
      </w:r>
      <w:r w:rsidR="00552F9E">
        <w:rPr>
          <w:rFonts w:ascii="Courier New" w:hAnsi="Courier New" w:cs="Courier New"/>
        </w:rPr>
        <w:t>TCP</w:t>
      </w:r>
      <w:r w:rsidR="00412953" w:rsidRPr="00412953">
        <w:rPr>
          <w:rFonts w:ascii="Courier New" w:hAnsi="Courier New" w:cs="Courier New"/>
        </w:rPr>
        <w:t>_RdResp_RT,</w:t>
      </w:r>
      <w:r w:rsidR="00552F9E">
        <w:rPr>
          <w:rFonts w:ascii="Courier New" w:hAnsi="Courier New" w:cs="Courier New"/>
        </w:rPr>
        <w:t>TCP</w:t>
      </w:r>
      <w:r w:rsidR="00412953" w:rsidRPr="00412953">
        <w:rPr>
          <w:rFonts w:ascii="Courier New" w:hAnsi="Courier New" w:cs="Courier New"/>
        </w:rPr>
        <w:t>_WrResp,</w:t>
      </w:r>
      <w:r w:rsidR="00552F9E">
        <w:rPr>
          <w:rFonts w:ascii="Courier New" w:hAnsi="Courier New" w:cs="Courier New"/>
        </w:rPr>
        <w:t>TCP</w:t>
      </w:r>
      <w:r w:rsidR="00412953" w:rsidRPr="00412953">
        <w:rPr>
          <w:rFonts w:ascii="Courier New" w:hAnsi="Courier New" w:cs="Courier New"/>
        </w:rPr>
        <w:t>_WrResp_RT</w:t>
      </w:r>
      <w:r>
        <w:rPr>
          <w:rFonts w:ascii="Courier New" w:hAnsi="Courier New" w:cs="Courier New"/>
        </w:rPr>
        <w:t>”</w:t>
      </w:r>
    </w:p>
    <w:p w14:paraId="090D9E45" w14:textId="4B98DB4C" w:rsidR="0030324F" w:rsidRDefault="0030324F" w:rsidP="00183110">
      <w:pPr>
        <w:pStyle w:val="Body"/>
        <w:ind w:left="360"/>
        <w:jc w:val="both"/>
        <w:rPr>
          <w:rFonts w:ascii="Courier New" w:hAnsi="Courier New" w:cs="Courier New"/>
        </w:rPr>
      </w:pPr>
      <w:r w:rsidRPr="00CA1021">
        <w:rPr>
          <w:rFonts w:ascii="Courier New" w:hAnsi="Courier New" w:cs="Courier New"/>
        </w:rPr>
        <w:t xml:space="preserve">SubTopics: </w:t>
      </w:r>
      <w:r>
        <w:rPr>
          <w:rFonts w:ascii="Courier New" w:hAnsi="Courier New" w:cs="Courier New"/>
        </w:rPr>
        <w:t>”</w:t>
      </w:r>
      <w:r w:rsidR="00F53180" w:rsidRPr="00F53180">
        <w:rPr>
          <w:rFonts w:ascii="Courier New" w:hAnsi="Courier New" w:cs="Courier New"/>
        </w:rPr>
        <w:t>MQTT_Export/MQTT_Export_RdReq,MQTT_Export/MQTT_Export_RdReq_RT,MQTT_Export/MQTT_Export_WrReq,MQTT_Export/MQTT_Export_WrReq_RT</w:t>
      </w:r>
      <w:r>
        <w:rPr>
          <w:rFonts w:ascii="Courier New" w:hAnsi="Courier New" w:cs="Courier New"/>
        </w:rPr>
        <w:t>”</w:t>
      </w:r>
    </w:p>
    <w:p w14:paraId="0533D2FE" w14:textId="06FC862C" w:rsidR="00812161" w:rsidRPr="002E456B" w:rsidRDefault="00812161" w:rsidP="00183110">
      <w:pPr>
        <w:pStyle w:val="Body"/>
        <w:jc w:val="both"/>
      </w:pPr>
      <w:r w:rsidRPr="00CA1021">
        <w:t>Note: Following are “*_cfg” parameters for topics listed under PubTopics:</w:t>
      </w:r>
    </w:p>
    <w:p w14:paraId="7F9DF665" w14:textId="1FE57ACE" w:rsidR="00B0437F" w:rsidRPr="00B0437F" w:rsidRDefault="00B0437F" w:rsidP="00183110">
      <w:pPr>
        <w:pStyle w:val="Body"/>
        <w:ind w:left="360"/>
        <w:jc w:val="both"/>
        <w:rPr>
          <w:rFonts w:ascii="Courier New" w:hAnsi="Courier New" w:cs="Courier New"/>
        </w:rPr>
      </w:pPr>
      <w:r w:rsidRPr="00B0437F">
        <w:rPr>
          <w:rFonts w:ascii="Courier New" w:hAnsi="Courier New" w:cs="Courier New"/>
        </w:rPr>
        <w:t>TCP_PolledData_cfg: "zmq_ipc,${SOCKET_DIR}/"</w:t>
      </w:r>
    </w:p>
    <w:p w14:paraId="6A02774D" w14:textId="4D48EEDB" w:rsidR="00B0437F" w:rsidRPr="00B0437F" w:rsidRDefault="00552F9E" w:rsidP="00183110">
      <w:pPr>
        <w:pStyle w:val="Body"/>
        <w:ind w:left="360"/>
        <w:jc w:val="both"/>
        <w:rPr>
          <w:rFonts w:ascii="Courier New" w:hAnsi="Courier New" w:cs="Courier New"/>
        </w:rPr>
      </w:pPr>
      <w:r>
        <w:rPr>
          <w:rFonts w:ascii="Courier New" w:hAnsi="Courier New" w:cs="Courier New"/>
        </w:rPr>
        <w:t>TCP</w:t>
      </w:r>
      <w:r w:rsidR="00B0437F" w:rsidRPr="00B0437F">
        <w:rPr>
          <w:rFonts w:ascii="Courier New" w:hAnsi="Courier New" w:cs="Courier New"/>
        </w:rPr>
        <w:t>_RdResp_cfg: "zmq_ipc,${SOCKET_DIR}/"</w:t>
      </w:r>
    </w:p>
    <w:p w14:paraId="7BA7B37D" w14:textId="4AD400C0" w:rsidR="00B0437F" w:rsidRPr="00B0437F" w:rsidRDefault="00552F9E" w:rsidP="00183110">
      <w:pPr>
        <w:pStyle w:val="Body"/>
        <w:ind w:left="360"/>
        <w:jc w:val="both"/>
        <w:rPr>
          <w:rFonts w:ascii="Courier New" w:hAnsi="Courier New" w:cs="Courier New"/>
        </w:rPr>
      </w:pPr>
      <w:r>
        <w:rPr>
          <w:rFonts w:ascii="Courier New" w:hAnsi="Courier New" w:cs="Courier New"/>
        </w:rPr>
        <w:t>TCP</w:t>
      </w:r>
      <w:r w:rsidR="00B0437F" w:rsidRPr="00B0437F">
        <w:rPr>
          <w:rFonts w:ascii="Courier New" w:hAnsi="Courier New" w:cs="Courier New"/>
        </w:rPr>
        <w:t>_WrResp_cfg: "zmq_ipc,${SOCKET_DIR}/"</w:t>
      </w:r>
    </w:p>
    <w:p w14:paraId="0E61CD67" w14:textId="28876FD8" w:rsidR="00B0437F" w:rsidRPr="00B0437F" w:rsidRDefault="00552F9E" w:rsidP="00183110">
      <w:pPr>
        <w:pStyle w:val="Body"/>
        <w:ind w:left="360"/>
        <w:jc w:val="both"/>
        <w:rPr>
          <w:rFonts w:ascii="Courier New" w:hAnsi="Courier New" w:cs="Courier New"/>
        </w:rPr>
      </w:pPr>
      <w:r>
        <w:rPr>
          <w:rFonts w:ascii="Courier New" w:hAnsi="Courier New" w:cs="Courier New"/>
        </w:rPr>
        <w:t>TCP</w:t>
      </w:r>
      <w:r w:rsidR="00B0437F" w:rsidRPr="00B0437F">
        <w:rPr>
          <w:rFonts w:ascii="Courier New" w:hAnsi="Courier New" w:cs="Courier New"/>
        </w:rPr>
        <w:t>_PolledData_RT_cfg: "zmq_ipc,${SOCKET_DIR}/"</w:t>
      </w:r>
    </w:p>
    <w:p w14:paraId="5911961F" w14:textId="432678C0" w:rsidR="00B0437F" w:rsidRPr="00B0437F" w:rsidRDefault="00552F9E" w:rsidP="00183110">
      <w:pPr>
        <w:pStyle w:val="Body"/>
        <w:ind w:left="360"/>
        <w:jc w:val="both"/>
        <w:rPr>
          <w:rFonts w:ascii="Courier New" w:hAnsi="Courier New" w:cs="Courier New"/>
        </w:rPr>
      </w:pPr>
      <w:r>
        <w:rPr>
          <w:rFonts w:ascii="Courier New" w:hAnsi="Courier New" w:cs="Courier New"/>
        </w:rPr>
        <w:t>TCP</w:t>
      </w:r>
      <w:r w:rsidR="00B0437F" w:rsidRPr="00B0437F">
        <w:rPr>
          <w:rFonts w:ascii="Courier New" w:hAnsi="Courier New" w:cs="Courier New"/>
        </w:rPr>
        <w:t>_RdResp_RT_cfg: "zmq_ipc,${SOCKET_DIR}/"</w:t>
      </w:r>
    </w:p>
    <w:p w14:paraId="7EFA8CA3" w14:textId="5E858528" w:rsidR="00B0437F" w:rsidRPr="00CA1021" w:rsidRDefault="00552F9E" w:rsidP="00183110">
      <w:pPr>
        <w:pStyle w:val="Body"/>
        <w:ind w:left="360"/>
        <w:jc w:val="both"/>
        <w:rPr>
          <w:rFonts w:ascii="Courier New" w:hAnsi="Courier New" w:cs="Courier New"/>
        </w:rPr>
      </w:pPr>
      <w:r>
        <w:rPr>
          <w:rFonts w:ascii="Courier New" w:hAnsi="Courier New" w:cs="Courier New"/>
        </w:rPr>
        <w:t>TCP</w:t>
      </w:r>
      <w:r w:rsidR="00B0437F" w:rsidRPr="00B0437F">
        <w:rPr>
          <w:rFonts w:ascii="Courier New" w:hAnsi="Courier New" w:cs="Courier New"/>
        </w:rPr>
        <w:t>_WrResp_RT_cfg: "zmq_ipc,${SOCKET_DIR}/"</w:t>
      </w:r>
    </w:p>
    <w:p w14:paraId="6ABBDC10" w14:textId="6C311257" w:rsidR="00812161" w:rsidRDefault="00812161" w:rsidP="00183110">
      <w:pPr>
        <w:pStyle w:val="Body"/>
        <w:jc w:val="both"/>
      </w:pPr>
    </w:p>
    <w:p w14:paraId="65B2DE59" w14:textId="1C6AD1E2" w:rsidR="00812161" w:rsidRPr="00CA1021" w:rsidRDefault="00812161" w:rsidP="00183110">
      <w:pPr>
        <w:pStyle w:val="Body"/>
        <w:jc w:val="both"/>
      </w:pPr>
      <w:r w:rsidRPr="00CA1021">
        <w:t>Note: Following are “*_cfg” parameters for topics listed under SubTopics:</w:t>
      </w:r>
    </w:p>
    <w:p w14:paraId="01DFFEE6" w14:textId="77777777" w:rsidR="00A109A3" w:rsidRPr="00A109A3" w:rsidRDefault="00A109A3" w:rsidP="00183110">
      <w:pPr>
        <w:pStyle w:val="Body"/>
        <w:ind w:left="360"/>
        <w:jc w:val="both"/>
        <w:rPr>
          <w:rFonts w:ascii="Courier New" w:hAnsi="Courier New" w:cs="Courier New"/>
        </w:rPr>
      </w:pPr>
      <w:r w:rsidRPr="00A109A3">
        <w:rPr>
          <w:rFonts w:ascii="Courier New" w:hAnsi="Courier New" w:cs="Courier New"/>
        </w:rPr>
        <w:t>MQTT_Export_RdReq_cfg: "zmq_ipc,${SOCKET_DIR}/"</w:t>
      </w:r>
    </w:p>
    <w:p w14:paraId="5D044495" w14:textId="774F7407" w:rsidR="00A109A3" w:rsidRDefault="00A109A3" w:rsidP="00183110">
      <w:pPr>
        <w:pStyle w:val="Body"/>
        <w:ind w:left="360"/>
        <w:jc w:val="both"/>
        <w:rPr>
          <w:rFonts w:ascii="Courier New" w:hAnsi="Courier New" w:cs="Courier New"/>
        </w:rPr>
      </w:pPr>
      <w:r w:rsidRPr="00A109A3">
        <w:rPr>
          <w:rFonts w:ascii="Courier New" w:hAnsi="Courier New" w:cs="Courier New"/>
        </w:rPr>
        <w:t>MQTT_Export_WrReq_cfg: "zmq_ipc,${SOCKET_DIR}/"</w:t>
      </w:r>
    </w:p>
    <w:p w14:paraId="0115DA47" w14:textId="77777777" w:rsidR="004B6A05" w:rsidRPr="004B6A05" w:rsidRDefault="004B6A05" w:rsidP="00183110">
      <w:pPr>
        <w:pStyle w:val="Body"/>
        <w:ind w:left="360"/>
        <w:jc w:val="both"/>
        <w:rPr>
          <w:rFonts w:ascii="Courier New" w:hAnsi="Courier New" w:cs="Courier New"/>
        </w:rPr>
      </w:pPr>
      <w:r w:rsidRPr="004B6A05">
        <w:rPr>
          <w:rFonts w:ascii="Courier New" w:hAnsi="Courier New" w:cs="Courier New"/>
        </w:rPr>
        <w:t>MQTT_Export_RdReq_RT_cfg: "zmq_ipc,${SOCKET_DIR}/"</w:t>
      </w:r>
    </w:p>
    <w:p w14:paraId="3E231B3E" w14:textId="0E6E5156" w:rsidR="00A109A3" w:rsidRDefault="004B6A05" w:rsidP="00183110">
      <w:pPr>
        <w:pStyle w:val="Body"/>
        <w:ind w:left="360"/>
        <w:jc w:val="both"/>
        <w:rPr>
          <w:rFonts w:ascii="Courier New" w:hAnsi="Courier New" w:cs="Courier New"/>
        </w:rPr>
      </w:pPr>
      <w:r w:rsidRPr="004B6A05">
        <w:rPr>
          <w:rFonts w:ascii="Courier New" w:hAnsi="Courier New" w:cs="Courier New"/>
        </w:rPr>
        <w:t>MQTT_Export_WrReq_RT_cfg: "zmq_ipc,${SOCKET_DIR}/"</w:t>
      </w:r>
    </w:p>
    <w:p w14:paraId="3933151A" w14:textId="1E0957E7" w:rsidR="00EC4D5B" w:rsidRDefault="00EC4D5B" w:rsidP="00183110">
      <w:pPr>
        <w:pStyle w:val="Body"/>
        <w:ind w:left="360"/>
        <w:jc w:val="both"/>
        <w:rPr>
          <w:rFonts w:ascii="Courier New" w:hAnsi="Courier New" w:cs="Courier New"/>
        </w:rPr>
      </w:pPr>
    </w:p>
    <w:p w14:paraId="677DF53C" w14:textId="77777777" w:rsidR="00EC4D5B" w:rsidRPr="00CA1021" w:rsidRDefault="00EC4D5B" w:rsidP="00183110">
      <w:pPr>
        <w:pStyle w:val="Body"/>
        <w:ind w:left="360"/>
        <w:jc w:val="both"/>
        <w:rPr>
          <w:rFonts w:ascii="Courier New" w:hAnsi="Courier New" w:cs="Courier New"/>
        </w:rPr>
      </w:pPr>
    </w:p>
    <w:p w14:paraId="30AB08CD" w14:textId="77777777" w:rsidR="00201F37" w:rsidRDefault="00201F37" w:rsidP="0075634F">
      <w:pPr>
        <w:pStyle w:val="Heading4"/>
        <w:numPr>
          <w:ilvl w:val="0"/>
          <w:numId w:val="50"/>
        </w:numPr>
      </w:pPr>
      <w:bookmarkStart w:id="47" w:name="_Toc43470106"/>
      <w:bookmarkStart w:id="48" w:name="_Toc59561994"/>
      <w:r>
        <w:t>Relation between PubTopics and SubTopics parameters</w:t>
      </w:r>
      <w:bookmarkEnd w:id="47"/>
      <w:bookmarkEnd w:id="48"/>
    </w:p>
    <w:p w14:paraId="77B5EED3" w14:textId="0864192B" w:rsidR="002E456B" w:rsidRDefault="002E456B" w:rsidP="00183110">
      <w:pPr>
        <w:pStyle w:val="Body"/>
        <w:jc w:val="both"/>
      </w:pPr>
      <w:r>
        <w:t>PubTopics and SubTopics parameter-value list down the topics used over ZeroMQ for inter-container communication.</w:t>
      </w:r>
    </w:p>
    <w:p w14:paraId="5AAE9310" w14:textId="27B46C62" w:rsidR="002E456B" w:rsidRDefault="002E456B" w:rsidP="00183110">
      <w:pPr>
        <w:pStyle w:val="Body"/>
        <w:jc w:val="both"/>
      </w:pPr>
      <w:r>
        <w:t xml:space="preserve">PubTopics lists down topics used to publish data. SubTopics lists down topics used to subscribe data. </w:t>
      </w:r>
    </w:p>
    <w:p w14:paraId="160A6492" w14:textId="70EE7CA6" w:rsidR="002E456B" w:rsidRDefault="002E456B" w:rsidP="00183110">
      <w:pPr>
        <w:pStyle w:val="Body"/>
        <w:jc w:val="both"/>
      </w:pPr>
      <w:r>
        <w:t>Hence, a topic listed in “SubTopics” of one container, should be present in “PubTopics” of another container.</w:t>
      </w:r>
    </w:p>
    <w:p w14:paraId="0830E205" w14:textId="24C413D2" w:rsidR="002E456B" w:rsidRDefault="002E456B" w:rsidP="00183110">
      <w:pPr>
        <w:pStyle w:val="Body"/>
        <w:jc w:val="both"/>
      </w:pPr>
      <w:r>
        <w:t>E.g. PubTopics of MQTT-Export:</w:t>
      </w:r>
    </w:p>
    <w:p w14:paraId="1139274C" w14:textId="59C22EE4" w:rsidR="002E456B" w:rsidRPr="00CA1021" w:rsidRDefault="002E456B" w:rsidP="00183110">
      <w:pPr>
        <w:pStyle w:val="Body"/>
        <w:ind w:left="360"/>
        <w:jc w:val="both"/>
        <w:rPr>
          <w:rFonts w:ascii="Courier New" w:hAnsi="Courier New" w:cs="Courier New"/>
        </w:rPr>
      </w:pPr>
      <w:r w:rsidRPr="00CA1021">
        <w:rPr>
          <w:rFonts w:ascii="Courier New" w:hAnsi="Courier New" w:cs="Courier New"/>
        </w:rPr>
        <w:t>PubTopics: "</w:t>
      </w:r>
      <w:r w:rsidR="0097678A" w:rsidRPr="0097678A">
        <w:rPr>
          <w:rFonts w:ascii="Courier New" w:hAnsi="Courier New" w:cs="Courier New"/>
        </w:rPr>
        <w:t>MQTT_Export_RdReq,MQTT_Export_WrReq,MQTT_Export_RdReq_RT,MQTT_Export_WrReq_RT</w:t>
      </w:r>
      <w:r w:rsidRPr="00CA1021">
        <w:rPr>
          <w:rFonts w:ascii="Courier New" w:hAnsi="Courier New" w:cs="Courier New"/>
        </w:rPr>
        <w:t>"</w:t>
      </w:r>
    </w:p>
    <w:p w14:paraId="6D4884A7" w14:textId="77777777" w:rsidR="00C02D2C" w:rsidRPr="00C02D2C" w:rsidRDefault="00C02D2C" w:rsidP="00183110">
      <w:pPr>
        <w:pStyle w:val="Body"/>
        <w:ind w:left="360"/>
        <w:jc w:val="both"/>
        <w:rPr>
          <w:rFonts w:ascii="Courier New" w:hAnsi="Courier New" w:cs="Courier New"/>
        </w:rPr>
      </w:pPr>
      <w:r w:rsidRPr="00C02D2C">
        <w:rPr>
          <w:rFonts w:ascii="Courier New" w:hAnsi="Courier New" w:cs="Courier New"/>
        </w:rPr>
        <w:t>MQTT_Export_RdReq_cfg: "zmq_ipc,${SOCKET_DIR}/"</w:t>
      </w:r>
    </w:p>
    <w:p w14:paraId="75B0AC7F" w14:textId="4832A8E5" w:rsidR="00C02D2C" w:rsidRDefault="00C02D2C" w:rsidP="00183110">
      <w:pPr>
        <w:pStyle w:val="Body"/>
        <w:ind w:left="360"/>
        <w:jc w:val="both"/>
        <w:rPr>
          <w:rFonts w:ascii="Courier New" w:hAnsi="Courier New" w:cs="Courier New"/>
        </w:rPr>
      </w:pPr>
      <w:r w:rsidRPr="00C02D2C">
        <w:rPr>
          <w:rFonts w:ascii="Courier New" w:hAnsi="Courier New" w:cs="Courier New"/>
        </w:rPr>
        <w:t>MQTT_Export_WrReq_cfg: "zmq_ipc,${SOCKET_DIR}/"</w:t>
      </w:r>
    </w:p>
    <w:p w14:paraId="1C3D87A6" w14:textId="77777777" w:rsidR="001766C9" w:rsidRPr="001766C9" w:rsidRDefault="001766C9" w:rsidP="00183110">
      <w:pPr>
        <w:pStyle w:val="Body"/>
        <w:ind w:left="360"/>
        <w:jc w:val="both"/>
        <w:rPr>
          <w:rFonts w:ascii="Courier New" w:hAnsi="Courier New" w:cs="Courier New"/>
        </w:rPr>
      </w:pPr>
      <w:r w:rsidRPr="001766C9">
        <w:rPr>
          <w:rFonts w:ascii="Courier New" w:hAnsi="Courier New" w:cs="Courier New"/>
        </w:rPr>
        <w:t>MQTT_Export_RdReq_RT_cfg: "zmq_ipc,${SOCKET_DIR}/"</w:t>
      </w:r>
    </w:p>
    <w:p w14:paraId="4728A628" w14:textId="62B6419C" w:rsidR="002E456B" w:rsidRDefault="001766C9" w:rsidP="00183110">
      <w:pPr>
        <w:pStyle w:val="Body"/>
        <w:ind w:left="360"/>
        <w:jc w:val="both"/>
      </w:pPr>
      <w:r w:rsidRPr="001766C9">
        <w:rPr>
          <w:rFonts w:ascii="Courier New" w:hAnsi="Courier New" w:cs="Courier New"/>
        </w:rPr>
        <w:t>MQTT_Export_WrReq_RT_cfg: "zmq_ipc,${SOCKET_DIR}/"</w:t>
      </w:r>
    </w:p>
    <w:p w14:paraId="08F63340" w14:textId="4163E977" w:rsidR="002E456B" w:rsidRDefault="002E456B" w:rsidP="00183110">
      <w:pPr>
        <w:pStyle w:val="Body"/>
        <w:jc w:val="both"/>
      </w:pPr>
    </w:p>
    <w:p w14:paraId="31006228" w14:textId="77CAE9B1" w:rsidR="002E456B" w:rsidRDefault="002E456B" w:rsidP="00183110">
      <w:pPr>
        <w:pStyle w:val="Body"/>
        <w:jc w:val="both"/>
      </w:pPr>
      <w:r>
        <w:t>SubTopics of Modbus-TCP_Master</w:t>
      </w:r>
      <w:r w:rsidR="00A763F5">
        <w:t xml:space="preserve"> (say </w:t>
      </w:r>
      <w:r w:rsidR="00552F9E">
        <w:t>TCP</w:t>
      </w:r>
      <w:r w:rsidR="00A763F5">
        <w:t>)</w:t>
      </w:r>
      <w:r>
        <w:t>:</w:t>
      </w:r>
    </w:p>
    <w:p w14:paraId="6E604EA8" w14:textId="10F31F48" w:rsidR="002E456B" w:rsidRDefault="002E456B" w:rsidP="00183110">
      <w:pPr>
        <w:pStyle w:val="Body"/>
        <w:ind w:left="360"/>
        <w:jc w:val="both"/>
        <w:rPr>
          <w:rFonts w:ascii="Courier New" w:hAnsi="Courier New" w:cs="Courier New"/>
        </w:rPr>
      </w:pPr>
      <w:r w:rsidRPr="00215A89">
        <w:rPr>
          <w:rFonts w:ascii="Courier New" w:hAnsi="Courier New" w:cs="Courier New"/>
        </w:rPr>
        <w:t xml:space="preserve">SubTopics: </w:t>
      </w:r>
      <w:r>
        <w:rPr>
          <w:rFonts w:ascii="Courier New" w:hAnsi="Courier New" w:cs="Courier New"/>
        </w:rPr>
        <w:t>”</w:t>
      </w:r>
      <w:r w:rsidR="00D236F3" w:rsidRPr="00D236F3">
        <w:rPr>
          <w:rFonts w:ascii="Courier New" w:hAnsi="Courier New" w:cs="Courier New"/>
        </w:rPr>
        <w:t>MQTT_Export/MQTT_Export_RdReq,MQTT_Export/MQTT_Export_WrReq,MQTT_Export/MQTT_Export_RdReq_RT,MQTT_Export/MQTT_Export_WrReq_RT</w:t>
      </w:r>
      <w:r>
        <w:rPr>
          <w:rFonts w:ascii="Courier New" w:hAnsi="Courier New" w:cs="Courier New"/>
        </w:rPr>
        <w:t>”</w:t>
      </w:r>
    </w:p>
    <w:p w14:paraId="25219794" w14:textId="77777777" w:rsidR="00A830C0" w:rsidRPr="00C02D2C" w:rsidRDefault="00A830C0" w:rsidP="00183110">
      <w:pPr>
        <w:pStyle w:val="Body"/>
        <w:ind w:left="360"/>
        <w:jc w:val="both"/>
        <w:rPr>
          <w:rFonts w:ascii="Courier New" w:hAnsi="Courier New" w:cs="Courier New"/>
        </w:rPr>
      </w:pPr>
      <w:r w:rsidRPr="00C02D2C">
        <w:rPr>
          <w:rFonts w:ascii="Courier New" w:hAnsi="Courier New" w:cs="Courier New"/>
        </w:rPr>
        <w:t>MQTT_Export_RdReq_cfg: "zmq_ipc,${SOCKET_DIR}/"</w:t>
      </w:r>
    </w:p>
    <w:p w14:paraId="14C0BF04" w14:textId="77777777" w:rsidR="00A830C0" w:rsidRDefault="00A830C0" w:rsidP="00183110">
      <w:pPr>
        <w:pStyle w:val="Body"/>
        <w:ind w:left="360"/>
        <w:jc w:val="both"/>
        <w:rPr>
          <w:rFonts w:ascii="Courier New" w:hAnsi="Courier New" w:cs="Courier New"/>
        </w:rPr>
      </w:pPr>
      <w:r w:rsidRPr="00C02D2C">
        <w:rPr>
          <w:rFonts w:ascii="Courier New" w:hAnsi="Courier New" w:cs="Courier New"/>
        </w:rPr>
        <w:t>MQTT_Export_WrReq_cfg: "zmq_ipc,${SOCKET_DIR}/"</w:t>
      </w:r>
    </w:p>
    <w:p w14:paraId="416CC369" w14:textId="77777777" w:rsidR="00A830C0" w:rsidRPr="001766C9" w:rsidRDefault="00A830C0" w:rsidP="00183110">
      <w:pPr>
        <w:pStyle w:val="Body"/>
        <w:ind w:left="360"/>
        <w:jc w:val="both"/>
        <w:rPr>
          <w:rFonts w:ascii="Courier New" w:hAnsi="Courier New" w:cs="Courier New"/>
        </w:rPr>
      </w:pPr>
      <w:r w:rsidRPr="001766C9">
        <w:rPr>
          <w:rFonts w:ascii="Courier New" w:hAnsi="Courier New" w:cs="Courier New"/>
        </w:rPr>
        <w:t>MQTT_Export_RdReq_RT_cfg: "zmq_ipc,${SOCKET_DIR}/"</w:t>
      </w:r>
    </w:p>
    <w:p w14:paraId="6997D331" w14:textId="41B3802A" w:rsidR="002E456B" w:rsidRDefault="00A830C0" w:rsidP="00183110">
      <w:pPr>
        <w:pStyle w:val="Body"/>
        <w:ind w:left="360"/>
        <w:jc w:val="both"/>
      </w:pPr>
      <w:r w:rsidRPr="001766C9">
        <w:rPr>
          <w:rFonts w:ascii="Courier New" w:hAnsi="Courier New" w:cs="Courier New"/>
        </w:rPr>
        <w:t>MQTT_Export_WrReq_RT_cfg: "zmq_ipc,${SOCKET_DIR}/"</w:t>
      </w:r>
    </w:p>
    <w:p w14:paraId="4270D2F1" w14:textId="59477003" w:rsidR="002E456B" w:rsidRDefault="002E456B" w:rsidP="00183110">
      <w:pPr>
        <w:pStyle w:val="Body"/>
        <w:jc w:val="both"/>
      </w:pPr>
    </w:p>
    <w:p w14:paraId="24A10E3D" w14:textId="17DC1DEB" w:rsidR="00002C62" w:rsidRDefault="00002C62" w:rsidP="00183110">
      <w:pPr>
        <w:pStyle w:val="Body"/>
        <w:jc w:val="both"/>
      </w:pPr>
      <w:r>
        <w:t>Please note following:</w:t>
      </w:r>
    </w:p>
    <w:p w14:paraId="72748275" w14:textId="030A6385" w:rsidR="00002C62" w:rsidRDefault="00002C62" w:rsidP="00183110">
      <w:pPr>
        <w:pStyle w:val="Body"/>
        <w:numPr>
          <w:ilvl w:val="0"/>
          <w:numId w:val="30"/>
        </w:numPr>
        <w:jc w:val="both"/>
      </w:pPr>
      <w:r>
        <w:t>*_cfg parameter configuration is same for given topic in MQTT-Export and Modbus-TCP-Master</w:t>
      </w:r>
      <w:r w:rsidR="00A763F5">
        <w:t xml:space="preserve"> (say </w:t>
      </w:r>
      <w:r w:rsidR="00552F9E">
        <w:t>TCP</w:t>
      </w:r>
      <w:r w:rsidR="00A763F5">
        <w:t>)</w:t>
      </w:r>
      <w:r>
        <w:t>.</w:t>
      </w:r>
    </w:p>
    <w:p w14:paraId="5797E569" w14:textId="7D42EB2F" w:rsidR="00002C62" w:rsidRDefault="00002C62" w:rsidP="0075634F">
      <w:pPr>
        <w:pStyle w:val="Heading4"/>
        <w:numPr>
          <w:ilvl w:val="0"/>
          <w:numId w:val="50"/>
        </w:numPr>
      </w:pPr>
      <w:bookmarkStart w:id="49" w:name="_Toc34413777"/>
      <w:bookmarkStart w:id="50" w:name="_Toc59561995"/>
      <w:bookmarkEnd w:id="49"/>
      <w:r>
        <w:t>Topic Configuration</w:t>
      </w:r>
      <w:bookmarkEnd w:id="50"/>
    </w:p>
    <w:p w14:paraId="7948CD0D" w14:textId="51DF1E1A" w:rsidR="00002C62" w:rsidRDefault="00002C62" w:rsidP="00183110">
      <w:pPr>
        <w:pStyle w:val="Body"/>
        <w:jc w:val="both"/>
      </w:pPr>
      <w:r>
        <w:t>For each topic present under PubTopics and SubTopics, a configuration is mentioned using “*_cfg” parameter.</w:t>
      </w:r>
    </w:p>
    <w:p w14:paraId="7792A6C8" w14:textId="5C82E604" w:rsidR="00002C62" w:rsidRDefault="00002C62" w:rsidP="00183110">
      <w:pPr>
        <w:pStyle w:val="Body"/>
        <w:jc w:val="both"/>
      </w:pPr>
      <w:r>
        <w:lastRenderedPageBreak/>
        <w:t xml:space="preserve">E.g. </w:t>
      </w:r>
      <w:r w:rsidR="00471D6A" w:rsidRPr="00C02D2C">
        <w:rPr>
          <w:rFonts w:ascii="Courier New" w:hAnsi="Courier New" w:cs="Courier New"/>
        </w:rPr>
        <w:t>MQTT_Export_RdReq_cfg</w:t>
      </w:r>
      <w:r w:rsidRPr="00215A89">
        <w:rPr>
          <w:rFonts w:ascii="Courier New" w:hAnsi="Courier New" w:cs="Courier New"/>
        </w:rPr>
        <w:t xml:space="preserve">: </w:t>
      </w:r>
      <w:r w:rsidR="00483DD2" w:rsidRPr="00483DD2">
        <w:rPr>
          <w:rFonts w:ascii="Courier New" w:hAnsi="Courier New" w:cs="Courier New"/>
        </w:rPr>
        <w:t>"zmq_ipc,${SOCKET_DIR}/"</w:t>
      </w:r>
    </w:p>
    <w:p w14:paraId="68A51347" w14:textId="0A58070F" w:rsidR="002E456B" w:rsidRDefault="00002C62" w:rsidP="00183110">
      <w:pPr>
        <w:pStyle w:val="Body"/>
        <w:jc w:val="both"/>
        <w:rPr>
          <w:rFonts w:ascii="Courier New" w:hAnsi="Courier New" w:cs="Courier New"/>
        </w:rPr>
      </w:pPr>
      <w:r w:rsidRPr="00CA1021">
        <w:t>Please note at present ZMQ_</w:t>
      </w:r>
      <w:r w:rsidR="00D44B4C">
        <w:t>IPC</w:t>
      </w:r>
      <w:r w:rsidR="00D44B4C" w:rsidRPr="00CA1021">
        <w:t xml:space="preserve"> </w:t>
      </w:r>
      <w:r w:rsidRPr="00CA1021">
        <w:t>mode is supported.</w:t>
      </w:r>
      <w:r>
        <w:rPr>
          <w:rFonts w:ascii="Courier New" w:hAnsi="Courier New" w:cs="Courier New"/>
        </w:rPr>
        <w:t xml:space="preserve"> </w:t>
      </w:r>
    </w:p>
    <w:p w14:paraId="31FA48F4" w14:textId="747084C4" w:rsidR="004E7679" w:rsidRDefault="004E7679" w:rsidP="00183110">
      <w:pPr>
        <w:pStyle w:val="Body"/>
        <w:jc w:val="both"/>
      </w:pPr>
      <w:r w:rsidRPr="00CA1021">
        <w:t>Topic name format used in ContainerName_Operation</w:t>
      </w:r>
      <w:r w:rsidR="00D40B85">
        <w:t xml:space="preserve"> or </w:t>
      </w:r>
      <w:r w:rsidR="00D40B85" w:rsidRPr="00CA1021">
        <w:t>ContainerName_Operation</w:t>
      </w:r>
      <w:r w:rsidR="00D40B85">
        <w:t>_RT</w:t>
      </w:r>
    </w:p>
    <w:p w14:paraId="06EE25AB" w14:textId="6A3DC4CF" w:rsidR="004E7679" w:rsidRDefault="004E7679" w:rsidP="00183110">
      <w:pPr>
        <w:pStyle w:val="Body"/>
        <w:numPr>
          <w:ilvl w:val="0"/>
          <w:numId w:val="29"/>
        </w:numPr>
        <w:jc w:val="both"/>
      </w:pPr>
      <w:r>
        <w:t xml:space="preserve">“ContainerName” can have values like: </w:t>
      </w:r>
      <w:r w:rsidR="00552F9E">
        <w:t>TCP</w:t>
      </w:r>
      <w:r>
        <w:t xml:space="preserve">, </w:t>
      </w:r>
      <w:r w:rsidR="00552F9E">
        <w:t>RTU</w:t>
      </w:r>
      <w:r>
        <w:t xml:space="preserve">, </w:t>
      </w:r>
      <w:r w:rsidRPr="00812161">
        <w:t>MQTT_Export</w:t>
      </w:r>
    </w:p>
    <w:p w14:paraId="7927D7ED" w14:textId="77777777" w:rsidR="004E7679" w:rsidRDefault="004E7679" w:rsidP="00183110">
      <w:pPr>
        <w:pStyle w:val="Body"/>
        <w:numPr>
          <w:ilvl w:val="0"/>
          <w:numId w:val="29"/>
        </w:numPr>
        <w:jc w:val="both"/>
      </w:pPr>
      <w:r>
        <w:t xml:space="preserve">“Operation” can have following value: PolledData, </w:t>
      </w:r>
      <w:r w:rsidRPr="00812161">
        <w:t>ReadRequest</w:t>
      </w:r>
      <w:r>
        <w:t xml:space="preserve">, </w:t>
      </w:r>
      <w:r w:rsidRPr="00812161">
        <w:t>WriteRequest</w:t>
      </w:r>
      <w:r>
        <w:t xml:space="preserve">, </w:t>
      </w:r>
      <w:r w:rsidRPr="00812161">
        <w:t>ReadResponse</w:t>
      </w:r>
      <w:r>
        <w:t xml:space="preserve">, </w:t>
      </w:r>
      <w:r w:rsidRPr="00812161">
        <w:t>WriteResponse</w:t>
      </w:r>
    </w:p>
    <w:p w14:paraId="75111457" w14:textId="77777777" w:rsidR="004E7679" w:rsidRDefault="004E7679" w:rsidP="00183110">
      <w:pPr>
        <w:pStyle w:val="Body"/>
        <w:jc w:val="both"/>
        <w:rPr>
          <w:rFonts w:ascii="Courier New" w:hAnsi="Courier New" w:cs="Courier New"/>
        </w:rPr>
      </w:pPr>
    </w:p>
    <w:p w14:paraId="1DBFD2CF" w14:textId="2780AF17" w:rsidR="0030324F" w:rsidRDefault="0030324F" w:rsidP="0030324F">
      <w:pPr>
        <w:pStyle w:val="Heading3"/>
      </w:pPr>
      <w:bookmarkStart w:id="51" w:name="_Toc59561996"/>
      <w:r>
        <w:t xml:space="preserve">Common Configuration for </w:t>
      </w:r>
      <w:r w:rsidR="00A96C8D">
        <w:t>Modbus Client</w:t>
      </w:r>
      <w:r>
        <w:t xml:space="preserve"> Containers</w:t>
      </w:r>
      <w:bookmarkEnd w:id="51"/>
    </w:p>
    <w:p w14:paraId="63071CC0" w14:textId="3724D231" w:rsidR="0030324F" w:rsidRDefault="0030324F" w:rsidP="00183110">
      <w:pPr>
        <w:pStyle w:val="Body"/>
        <w:jc w:val="both"/>
      </w:pPr>
      <w:r>
        <w:t xml:space="preserve">Following are configurations, applicable for </w:t>
      </w:r>
      <w:r w:rsidR="00A96C8D">
        <w:t>Modbus Client</w:t>
      </w:r>
      <w:r>
        <w:t xml:space="preserve"> (TCP and RTU both) containers:</w:t>
      </w:r>
    </w:p>
    <w:p w14:paraId="22E6CB84" w14:textId="77777777" w:rsidR="0030324F" w:rsidRDefault="0030324F" w:rsidP="00183110">
      <w:pPr>
        <w:pStyle w:val="Body"/>
        <w:jc w:val="both"/>
      </w:pPr>
    </w:p>
    <w:tbl>
      <w:tblPr>
        <w:tblStyle w:val="TableGrid"/>
        <w:tblW w:w="8005" w:type="dxa"/>
        <w:tblLook w:val="04A0" w:firstRow="1" w:lastRow="0" w:firstColumn="1" w:lastColumn="0" w:noHBand="0" w:noVBand="1"/>
      </w:tblPr>
      <w:tblGrid>
        <w:gridCol w:w="3775"/>
        <w:gridCol w:w="4230"/>
      </w:tblGrid>
      <w:tr w:rsidR="0030324F" w14:paraId="31E5DD59" w14:textId="77777777" w:rsidTr="00AB52D3">
        <w:tc>
          <w:tcPr>
            <w:tcW w:w="3775" w:type="dxa"/>
            <w:vAlign w:val="center"/>
          </w:tcPr>
          <w:p w14:paraId="0B1A51A9" w14:textId="77777777" w:rsidR="0030324F" w:rsidRPr="00215A89" w:rsidRDefault="0030324F" w:rsidP="00EC4D5B">
            <w:pPr>
              <w:pStyle w:val="Body"/>
              <w:spacing w:before="60" w:after="60"/>
              <w:jc w:val="both"/>
              <w:rPr>
                <w:b/>
                <w:bCs/>
              </w:rPr>
            </w:pPr>
            <w:r w:rsidRPr="00215A89">
              <w:rPr>
                <w:b/>
                <w:bCs/>
              </w:rPr>
              <w:t>Configuration Parameter</w:t>
            </w:r>
          </w:p>
        </w:tc>
        <w:tc>
          <w:tcPr>
            <w:tcW w:w="4230" w:type="dxa"/>
            <w:vAlign w:val="center"/>
          </w:tcPr>
          <w:p w14:paraId="0BBB778C" w14:textId="77777777" w:rsidR="0030324F" w:rsidRPr="00215A89" w:rsidRDefault="0030324F" w:rsidP="00EC4D5B">
            <w:pPr>
              <w:pStyle w:val="Body"/>
              <w:spacing w:before="60" w:after="60"/>
              <w:jc w:val="both"/>
              <w:rPr>
                <w:b/>
                <w:bCs/>
              </w:rPr>
            </w:pPr>
            <w:r w:rsidRPr="00215A89">
              <w:rPr>
                <w:b/>
                <w:bCs/>
              </w:rPr>
              <w:t>Description</w:t>
            </w:r>
          </w:p>
        </w:tc>
      </w:tr>
      <w:tr w:rsidR="0030324F" w14:paraId="3825D9D7" w14:textId="77777777" w:rsidTr="00AB52D3">
        <w:tc>
          <w:tcPr>
            <w:tcW w:w="3775" w:type="dxa"/>
            <w:vAlign w:val="center"/>
          </w:tcPr>
          <w:p w14:paraId="5A696E9B" w14:textId="6E726C2F" w:rsidR="0030324F" w:rsidRDefault="0030324F" w:rsidP="00EC4D5B">
            <w:pPr>
              <w:pStyle w:val="Body"/>
              <w:spacing w:before="60" w:after="60"/>
              <w:jc w:val="both"/>
            </w:pPr>
            <w:r w:rsidRPr="0030324F">
              <w:t>MY_APP_ID</w:t>
            </w:r>
          </w:p>
        </w:tc>
        <w:tc>
          <w:tcPr>
            <w:tcW w:w="4230" w:type="dxa"/>
            <w:vAlign w:val="center"/>
          </w:tcPr>
          <w:p w14:paraId="19C510E5" w14:textId="7C5E9F10" w:rsidR="0030324F" w:rsidRDefault="004E7679" w:rsidP="00EC4D5B">
            <w:pPr>
              <w:pStyle w:val="Body"/>
              <w:spacing w:before="60" w:after="60"/>
              <w:jc w:val="both"/>
            </w:pPr>
            <w:r>
              <w:t>Unique ID assigned to a container. It can have values from 0 to 15.</w:t>
            </w:r>
          </w:p>
        </w:tc>
      </w:tr>
      <w:tr w:rsidR="002A47F3" w14:paraId="05B27AB1" w14:textId="77777777" w:rsidTr="00AB52D3">
        <w:tc>
          <w:tcPr>
            <w:tcW w:w="3775" w:type="dxa"/>
            <w:vAlign w:val="center"/>
          </w:tcPr>
          <w:p w14:paraId="13CF93E8" w14:textId="2C63148C" w:rsidR="002A47F3" w:rsidRPr="0030324F" w:rsidRDefault="002A47F3" w:rsidP="00EC4D5B">
            <w:pPr>
              <w:pStyle w:val="Body"/>
              <w:spacing w:before="60" w:after="60"/>
              <w:jc w:val="both"/>
            </w:pPr>
            <w:r w:rsidRPr="002A47F3">
              <w:t>CUTOFF_INTERVAL_PERCENTAGE</w:t>
            </w:r>
          </w:p>
        </w:tc>
        <w:tc>
          <w:tcPr>
            <w:tcW w:w="4230" w:type="dxa"/>
            <w:vAlign w:val="center"/>
          </w:tcPr>
          <w:p w14:paraId="78309AB8" w14:textId="0C87186E" w:rsidR="002A47F3" w:rsidRDefault="00AE2B4E" w:rsidP="00EC4D5B">
            <w:pPr>
              <w:pStyle w:val="Body"/>
              <w:spacing w:before="60" w:after="60"/>
              <w:jc w:val="both"/>
            </w:pPr>
            <w:r>
              <w:t xml:space="preserve">Modbus container will send a </w:t>
            </w:r>
            <w:r w:rsidR="00986A35">
              <w:t>B</w:t>
            </w:r>
            <w:r w:rsidR="003E6519">
              <w:t xml:space="preserve">ad </w:t>
            </w:r>
            <w:r>
              <w:t xml:space="preserve">response </w:t>
            </w:r>
            <w:r w:rsidR="0020334E">
              <w:t>if a response is not received</w:t>
            </w:r>
            <w:r w:rsidR="0043223D">
              <w:t xml:space="preserve"> fro</w:t>
            </w:r>
            <w:r w:rsidR="00EC1A68">
              <w:t>m end device</w:t>
            </w:r>
            <w:r w:rsidR="0020334E">
              <w:t xml:space="preserve"> </w:t>
            </w:r>
            <w:r w:rsidR="00EC1A68">
              <w:t>f</w:t>
            </w:r>
            <w:r w:rsidR="006536A4">
              <w:t xml:space="preserve">or a point </w:t>
            </w:r>
            <w:r w:rsidR="00EC1A68">
              <w:t>in</w:t>
            </w:r>
            <w:r w:rsidR="00986A35">
              <w:t xml:space="preserve"> a pol</w:t>
            </w:r>
            <w:r w:rsidR="003E6519">
              <w:t xml:space="preserve">ling cycle </w:t>
            </w:r>
            <w:r w:rsidR="0020334E">
              <w:t xml:space="preserve">during this </w:t>
            </w:r>
            <w:r w:rsidR="003E6519">
              <w:t xml:space="preserve">cutoff </w:t>
            </w:r>
            <w:r w:rsidR="00EC1A68">
              <w:t>time</w:t>
            </w:r>
            <w:r w:rsidR="0020334E">
              <w:t>.</w:t>
            </w:r>
            <w:r w:rsidR="00986A35">
              <w:t xml:space="preserve"> (See section 6 for Message formats including Bad messages and see section 8 for error codes associated with Bad responses.)  </w:t>
            </w:r>
            <w:r w:rsidR="006237EB">
              <w:t xml:space="preserve"> </w:t>
            </w:r>
          </w:p>
          <w:p w14:paraId="1D69FA42" w14:textId="097408F2" w:rsidR="00B61DD9" w:rsidRDefault="00B61DD9" w:rsidP="00EC4D5B">
            <w:pPr>
              <w:pStyle w:val="Body"/>
              <w:spacing w:before="60" w:after="60"/>
              <w:jc w:val="both"/>
            </w:pPr>
            <w:r>
              <w:t>The cutoff time is defined in terms of percentage of a polling interval. Default value is 90%</w:t>
            </w:r>
            <w:r w:rsidR="002F4092">
              <w:t xml:space="preserve">. So, if polling interval is 1000 ms then cutoff time </w:t>
            </w:r>
            <w:r w:rsidR="00FD3C51">
              <w:t>is 900 ms.</w:t>
            </w:r>
            <w:r w:rsidR="00C852E2">
              <w:t xml:space="preserve"> This configuration allows to change default setting.</w:t>
            </w:r>
          </w:p>
        </w:tc>
      </w:tr>
      <w:tr w:rsidR="0030324F" w14:paraId="78FD3749" w14:textId="77777777" w:rsidTr="00AB52D3">
        <w:tc>
          <w:tcPr>
            <w:tcW w:w="3775" w:type="dxa"/>
            <w:vAlign w:val="center"/>
          </w:tcPr>
          <w:p w14:paraId="1B956247" w14:textId="617289E6" w:rsidR="0030324F" w:rsidRPr="0030324F" w:rsidRDefault="004F1D4A" w:rsidP="00EC4D5B">
            <w:pPr>
              <w:pStyle w:val="Body"/>
              <w:spacing w:before="60" w:after="60"/>
              <w:jc w:val="both"/>
            </w:pPr>
            <w:r w:rsidRPr="004F1D4A">
              <w:t>DEVICES_GROUP_LIST_FILE_NAME</w:t>
            </w:r>
          </w:p>
        </w:tc>
        <w:tc>
          <w:tcPr>
            <w:tcW w:w="4230" w:type="dxa"/>
            <w:vAlign w:val="center"/>
          </w:tcPr>
          <w:p w14:paraId="4CE7F05E" w14:textId="1BED9297" w:rsidR="0030324F" w:rsidRDefault="00BB18E7" w:rsidP="00EC4D5B">
            <w:pPr>
              <w:pStyle w:val="Body"/>
              <w:spacing w:before="60" w:after="60"/>
              <w:jc w:val="both"/>
            </w:pPr>
            <w:r>
              <w:t xml:space="preserve">Name of </w:t>
            </w:r>
            <w:r w:rsidR="004F1D4A">
              <w:t xml:space="preserve">devices group list </w:t>
            </w:r>
            <w:r>
              <w:t xml:space="preserve">file to be used to obtain information of </w:t>
            </w:r>
            <w:r w:rsidR="009E7370">
              <w:t>wellheads</w:t>
            </w:r>
            <w:r>
              <w:t>, device, datapoints handled by this container</w:t>
            </w:r>
            <w:r w:rsidR="00AB52D3">
              <w:t>.</w:t>
            </w:r>
          </w:p>
        </w:tc>
      </w:tr>
    </w:tbl>
    <w:p w14:paraId="4D0925E8" w14:textId="77777777" w:rsidR="0030324F" w:rsidRDefault="0030324F" w:rsidP="00183110">
      <w:pPr>
        <w:pStyle w:val="Body"/>
        <w:jc w:val="both"/>
      </w:pPr>
      <w:r>
        <w:t>Example for Modbus-TCP-Master container from docker-compose.yml file:</w:t>
      </w:r>
    </w:p>
    <w:p w14:paraId="4E35EED1" w14:textId="77777777" w:rsidR="00BA05ED" w:rsidRPr="00BA05ED" w:rsidRDefault="00BA05ED" w:rsidP="00183110">
      <w:pPr>
        <w:pStyle w:val="Body"/>
        <w:spacing w:before="0"/>
        <w:ind w:left="720" w:firstLine="360"/>
        <w:jc w:val="both"/>
        <w:rPr>
          <w:rFonts w:ascii="Courier New" w:hAnsi="Courier New" w:cs="Courier New"/>
        </w:rPr>
      </w:pPr>
      <w:r w:rsidRPr="00BA05ED">
        <w:rPr>
          <w:rFonts w:ascii="Courier New" w:hAnsi="Courier New" w:cs="Courier New"/>
        </w:rPr>
        <w:t>AppName: "TCP"</w:t>
      </w:r>
    </w:p>
    <w:p w14:paraId="0617B3E7"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DEV_MODE: ${DEV_MODE}</w:t>
      </w:r>
    </w:p>
    <w:p w14:paraId="565D4E94"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no_proxy: ${no_proxy}</w:t>
      </w:r>
    </w:p>
    <w:p w14:paraId="549C5D4E"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Log4cppPropsFile: "/opt/intel/config/log4cpp.properties"</w:t>
      </w:r>
    </w:p>
    <w:p w14:paraId="0DB45580"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ZMQ_RECV_HWM: "1000"</w:t>
      </w:r>
    </w:p>
    <w:p w14:paraId="5A40D302"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MY_APP_ID: 1</w:t>
      </w:r>
    </w:p>
    <w:p w14:paraId="03EBE6D2"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CUTOFF_INTERVAL_PERCENTAGE: 90</w:t>
      </w:r>
    </w:p>
    <w:p w14:paraId="0C02B9C5"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CertType: "zmq"</w:t>
      </w:r>
    </w:p>
    <w:p w14:paraId="5F9D65E0"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PROFILING_MODE: ${PROFILING_MODE}</w:t>
      </w:r>
    </w:p>
    <w:p w14:paraId="345A1BC4"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Clients: "MQTT_Export"</w:t>
      </w:r>
    </w:p>
    <w:p w14:paraId="7FE7FC6D"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NETWORK_TYPE: TCP</w:t>
      </w:r>
    </w:p>
    <w:p w14:paraId="01CBD3B8"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DEVICES_GROUP_LIST_FILE_NAME: "Devices_group_list.yml"</w:t>
      </w:r>
    </w:p>
    <w:p w14:paraId="0385DF89"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lastRenderedPageBreak/>
        <w:t xml:space="preserve">      PubTopics: "TCP_PolledData,TCP_PolledData_RT,TCP_RdResp,TCP_RdResp_RT,TCP_WrResp,TCP_WrResp_RT"</w:t>
      </w:r>
    </w:p>
    <w:p w14:paraId="41DD4C42"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SubTopics: "MQTT_Export/MQTT_Export_RdReq,MQTT_Export/MQTT_Export_RdReq_RT,MQTT_Export/MQTT_Export_WrReq,MQTT_Export/MQTT_Export_WrReq_RT"</w:t>
      </w:r>
    </w:p>
    <w:p w14:paraId="61C3675E"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 non-realtime topics</w:t>
      </w:r>
    </w:p>
    <w:p w14:paraId="2061652E"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TCP_PolledData_cfg: "zmq_ipc,${SOCKET_DIR}/"</w:t>
      </w:r>
    </w:p>
    <w:p w14:paraId="53735BFE"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TCP_RdResp_cfg: "zmq_ipc,${SOCKET_DIR}/"</w:t>
      </w:r>
    </w:p>
    <w:p w14:paraId="0B9D07A7"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TCP_WrResp_cfg: "zmq_ipc,${SOCKET_DIR}/"</w:t>
      </w:r>
    </w:p>
    <w:p w14:paraId="223B461F"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MQTT_Export_RdReq_cfg: "zmq_ipc,${SOCKET_DIR}/"</w:t>
      </w:r>
    </w:p>
    <w:p w14:paraId="56FDCC6E"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MQTT_Export_WrReq_cfg: "zmq_ipc,${SOCKET_DIR}/"</w:t>
      </w:r>
    </w:p>
    <w:p w14:paraId="61988880"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 realtime topics</w:t>
      </w:r>
    </w:p>
    <w:p w14:paraId="33B98FF6"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TCP_PolledData_RT_cfg: "zmq_ipc,${SOCKET_DIR}/"</w:t>
      </w:r>
    </w:p>
    <w:p w14:paraId="70D494B3"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TCP_RdResp_RT_cfg: "zmq_ipc,${SOCKET_DIR}/"</w:t>
      </w:r>
    </w:p>
    <w:p w14:paraId="26598A0B"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TCP_WrResp_RT_cfg: "zmq_ipc,${SOCKET_DIR}/"</w:t>
      </w:r>
    </w:p>
    <w:p w14:paraId="54119AF1" w14:textId="77777777" w:rsidR="00BA05ED" w:rsidRPr="00BA05ED"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MQTT_Export_RdReq_RT_cfg: "zmq_ipc,${SOCKET_DIR}/"</w:t>
      </w:r>
    </w:p>
    <w:p w14:paraId="47535AEE" w14:textId="22A6BA6F" w:rsidR="00EE48D7" w:rsidRDefault="00BA05ED" w:rsidP="00183110">
      <w:pPr>
        <w:pStyle w:val="Body"/>
        <w:spacing w:before="0"/>
        <w:ind w:left="360"/>
        <w:jc w:val="both"/>
        <w:rPr>
          <w:rFonts w:ascii="Courier New" w:hAnsi="Courier New" w:cs="Courier New"/>
        </w:rPr>
      </w:pPr>
      <w:r w:rsidRPr="00BA05ED">
        <w:rPr>
          <w:rFonts w:ascii="Courier New" w:hAnsi="Courier New" w:cs="Courier New"/>
        </w:rPr>
        <w:t xml:space="preserve">      MQTT_Export_WrReq_RT_cfg: "zmq_ipc,${SOCKET_DIR}/"</w:t>
      </w:r>
    </w:p>
    <w:p w14:paraId="051F12B5" w14:textId="3BC6A4CF" w:rsidR="00BB18E7" w:rsidRDefault="00144FD1" w:rsidP="00BB18E7">
      <w:pPr>
        <w:pStyle w:val="Heading3"/>
      </w:pPr>
      <w:bookmarkStart w:id="52" w:name="_Toc59561997"/>
      <w:r>
        <w:t xml:space="preserve">Configuration for </w:t>
      </w:r>
      <w:r w:rsidR="00BB18E7">
        <w:t xml:space="preserve">Modbus </w:t>
      </w:r>
      <w:r w:rsidR="001B4DD0">
        <w:t>Network</w:t>
      </w:r>
      <w:bookmarkEnd w:id="52"/>
    </w:p>
    <w:p w14:paraId="6C59FEC8" w14:textId="59A5F7E5" w:rsidR="001B4DD0" w:rsidRDefault="001B4DD0" w:rsidP="00183110">
      <w:pPr>
        <w:pStyle w:val="Body"/>
        <w:jc w:val="both"/>
      </w:pPr>
      <w:r>
        <w:t>A separate network configuration YML file is maintained for each network. E.g. If there are 2 RTU and 1 TCP network</w:t>
      </w:r>
      <w:r w:rsidR="00961EBE">
        <w:t>s</w:t>
      </w:r>
      <w:r>
        <w:t>, then there will be 3 network configuration files. This file contains following configuration for both TCP and RTU:</w:t>
      </w:r>
    </w:p>
    <w:p w14:paraId="4F23FFE1" w14:textId="77777777" w:rsidR="00C13EE0" w:rsidRDefault="00C13EE0" w:rsidP="00183110">
      <w:pPr>
        <w:pStyle w:val="Body"/>
        <w:jc w:val="both"/>
      </w:pPr>
    </w:p>
    <w:p w14:paraId="3BF74C1A"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 inter-frame delay and response timeout values are in Millisecond</w:t>
      </w:r>
    </w:p>
    <w:p w14:paraId="192F622E"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interframe_delay: 1</w:t>
      </w:r>
    </w:p>
    <w:p w14:paraId="49D6454B" w14:textId="7AAAD849" w:rsidR="001B4DD0" w:rsidRDefault="001B4DD0" w:rsidP="00183110">
      <w:pPr>
        <w:pStyle w:val="Body"/>
        <w:spacing w:before="0"/>
        <w:ind w:left="360"/>
        <w:jc w:val="both"/>
      </w:pPr>
      <w:r w:rsidRPr="001B4DD0">
        <w:rPr>
          <w:rFonts w:ascii="Courier New" w:hAnsi="Courier New" w:cs="Courier New"/>
        </w:rPr>
        <w:t>response_timeout: 80</w:t>
      </w:r>
    </w:p>
    <w:p w14:paraId="141D6314" w14:textId="2918CA2D" w:rsidR="00BB18E7" w:rsidRDefault="00BB18E7" w:rsidP="00183110">
      <w:pPr>
        <w:pStyle w:val="Body"/>
        <w:jc w:val="both"/>
      </w:pPr>
      <w:r>
        <w:t>For Modbus RTU master, following additional configurations are needed apart from above mentioned parameters:</w:t>
      </w:r>
    </w:p>
    <w:p w14:paraId="4E214C13" w14:textId="77777777"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baudrate: 9600</w:t>
      </w:r>
    </w:p>
    <w:p w14:paraId="6E70630B" w14:textId="77777777"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parity: "N"</w:t>
      </w:r>
    </w:p>
    <w:p w14:paraId="2870BE80" w14:textId="281368D5"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com_port_name: "/dev/ttyS0"</w:t>
      </w:r>
    </w:p>
    <w:p w14:paraId="1E4E30C0" w14:textId="77777777" w:rsidR="004E1E6C" w:rsidRDefault="004E1E6C" w:rsidP="00183110">
      <w:pPr>
        <w:pStyle w:val="Body"/>
        <w:jc w:val="both"/>
      </w:pPr>
    </w:p>
    <w:tbl>
      <w:tblPr>
        <w:tblStyle w:val="TableGrid"/>
        <w:tblW w:w="8005" w:type="dxa"/>
        <w:tblLook w:val="04A0" w:firstRow="1" w:lastRow="0" w:firstColumn="1" w:lastColumn="0" w:noHBand="0" w:noVBand="1"/>
      </w:tblPr>
      <w:tblGrid>
        <w:gridCol w:w="3473"/>
        <w:gridCol w:w="4532"/>
      </w:tblGrid>
      <w:tr w:rsidR="00BB18E7" w14:paraId="4391664D" w14:textId="77777777" w:rsidTr="002F3091">
        <w:tc>
          <w:tcPr>
            <w:tcW w:w="3473" w:type="dxa"/>
            <w:vAlign w:val="center"/>
          </w:tcPr>
          <w:p w14:paraId="2A52B6C2" w14:textId="77777777" w:rsidR="00BB18E7" w:rsidRPr="00215A89" w:rsidRDefault="00BB18E7" w:rsidP="00183110">
            <w:pPr>
              <w:pStyle w:val="Body"/>
              <w:spacing w:before="60" w:after="60"/>
              <w:jc w:val="both"/>
              <w:rPr>
                <w:b/>
                <w:bCs/>
              </w:rPr>
            </w:pPr>
            <w:r w:rsidRPr="00215A89">
              <w:rPr>
                <w:b/>
                <w:bCs/>
              </w:rPr>
              <w:t>Configuration Parameter</w:t>
            </w:r>
          </w:p>
        </w:tc>
        <w:tc>
          <w:tcPr>
            <w:tcW w:w="4532" w:type="dxa"/>
            <w:vAlign w:val="center"/>
          </w:tcPr>
          <w:p w14:paraId="4239EEF8" w14:textId="77777777" w:rsidR="00BB18E7" w:rsidRPr="00215A89" w:rsidRDefault="00BB18E7" w:rsidP="00183110">
            <w:pPr>
              <w:pStyle w:val="Body"/>
              <w:spacing w:before="60" w:after="60"/>
              <w:jc w:val="both"/>
              <w:rPr>
                <w:b/>
                <w:bCs/>
              </w:rPr>
            </w:pPr>
            <w:r w:rsidRPr="00215A89">
              <w:rPr>
                <w:b/>
                <w:bCs/>
              </w:rPr>
              <w:t>Description</w:t>
            </w:r>
          </w:p>
        </w:tc>
      </w:tr>
      <w:tr w:rsidR="00BB18E7" w14:paraId="4E08781E" w14:textId="77777777" w:rsidTr="002F3091">
        <w:tc>
          <w:tcPr>
            <w:tcW w:w="3473" w:type="dxa"/>
            <w:vAlign w:val="center"/>
          </w:tcPr>
          <w:p w14:paraId="26EB9925" w14:textId="7B8A87E5" w:rsidR="00BB18E7" w:rsidRDefault="00BB18E7" w:rsidP="00183110">
            <w:pPr>
              <w:pStyle w:val="Body"/>
              <w:spacing w:before="60" w:after="60"/>
              <w:jc w:val="both"/>
            </w:pPr>
            <w:r w:rsidRPr="00BB18E7">
              <w:t>BAUD_RATE</w:t>
            </w:r>
          </w:p>
        </w:tc>
        <w:tc>
          <w:tcPr>
            <w:tcW w:w="4532" w:type="dxa"/>
            <w:vAlign w:val="center"/>
          </w:tcPr>
          <w:p w14:paraId="375EE1C8" w14:textId="28A2293C" w:rsidR="00BB18E7" w:rsidRDefault="00BB18E7" w:rsidP="00183110">
            <w:pPr>
              <w:pStyle w:val="Body"/>
              <w:spacing w:before="60" w:after="60"/>
              <w:jc w:val="both"/>
            </w:pPr>
            <w:r>
              <w:t>Baud rate used for this Modbus RTU network and port.</w:t>
            </w:r>
          </w:p>
        </w:tc>
      </w:tr>
      <w:tr w:rsidR="00BB18E7" w14:paraId="411E81D1" w14:textId="77777777" w:rsidTr="002F3091">
        <w:tc>
          <w:tcPr>
            <w:tcW w:w="3473" w:type="dxa"/>
            <w:vAlign w:val="center"/>
          </w:tcPr>
          <w:p w14:paraId="35F4F529" w14:textId="7D83ECF7" w:rsidR="00BB18E7" w:rsidRDefault="00BB18E7" w:rsidP="00183110">
            <w:pPr>
              <w:pStyle w:val="Body"/>
              <w:spacing w:before="60" w:after="60"/>
              <w:jc w:val="both"/>
            </w:pPr>
            <w:r w:rsidRPr="00BB18E7">
              <w:t>PARITY</w:t>
            </w:r>
          </w:p>
        </w:tc>
        <w:tc>
          <w:tcPr>
            <w:tcW w:w="4532" w:type="dxa"/>
            <w:vAlign w:val="center"/>
          </w:tcPr>
          <w:p w14:paraId="718A952B" w14:textId="77777777" w:rsidR="00BB18E7" w:rsidRDefault="00BB18E7" w:rsidP="00183110">
            <w:pPr>
              <w:pStyle w:val="Body"/>
              <w:spacing w:before="60" w:after="60"/>
              <w:jc w:val="both"/>
            </w:pPr>
            <w:r>
              <w:t>Parity to be used to communicate for this Modbus RTU network</w:t>
            </w:r>
            <w:r w:rsidR="008609F4">
              <w:t xml:space="preserve">. </w:t>
            </w:r>
          </w:p>
          <w:p w14:paraId="116DECB4" w14:textId="2212E3C2" w:rsidR="008609F4" w:rsidRDefault="008609F4" w:rsidP="00183110">
            <w:pPr>
              <w:pStyle w:val="Body"/>
              <w:spacing w:before="60" w:after="60"/>
              <w:jc w:val="both"/>
            </w:pPr>
            <w:r>
              <w:t>Values are: “N” for none, “O” for odd, “E” for even</w:t>
            </w:r>
          </w:p>
        </w:tc>
      </w:tr>
      <w:tr w:rsidR="00BB18E7" w14:paraId="7EF10B74" w14:textId="77777777" w:rsidTr="002F3091">
        <w:tc>
          <w:tcPr>
            <w:tcW w:w="3473" w:type="dxa"/>
            <w:vAlign w:val="center"/>
          </w:tcPr>
          <w:p w14:paraId="4A671341" w14:textId="59C130FD" w:rsidR="00BB18E7" w:rsidRDefault="00BB18E7" w:rsidP="00183110">
            <w:pPr>
              <w:pStyle w:val="Body"/>
              <w:spacing w:before="60" w:after="60"/>
              <w:jc w:val="both"/>
            </w:pPr>
            <w:r w:rsidRPr="00BB18E7">
              <w:t>PORT_NAME</w:t>
            </w:r>
          </w:p>
        </w:tc>
        <w:tc>
          <w:tcPr>
            <w:tcW w:w="4532" w:type="dxa"/>
            <w:vAlign w:val="center"/>
          </w:tcPr>
          <w:p w14:paraId="6F5A86C4" w14:textId="27CE5A82" w:rsidR="00BB18E7" w:rsidRDefault="00BB18E7" w:rsidP="00183110">
            <w:pPr>
              <w:pStyle w:val="Body"/>
              <w:spacing w:before="60" w:after="60"/>
              <w:jc w:val="both"/>
            </w:pPr>
            <w:r>
              <w:t>Serial port to be used to communicate for this Modbus RTU network</w:t>
            </w:r>
          </w:p>
        </w:tc>
      </w:tr>
      <w:tr w:rsidR="004F1D4A" w14:paraId="13C1BE51" w14:textId="77777777" w:rsidTr="002F3091">
        <w:tc>
          <w:tcPr>
            <w:tcW w:w="3473" w:type="dxa"/>
            <w:vAlign w:val="center"/>
          </w:tcPr>
          <w:p w14:paraId="7BF1A554" w14:textId="3163A3DF" w:rsidR="004F1D4A" w:rsidRPr="00BB18E7" w:rsidRDefault="004F1D4A" w:rsidP="00183110">
            <w:pPr>
              <w:pStyle w:val="Body"/>
              <w:spacing w:before="60" w:after="60"/>
              <w:jc w:val="both"/>
            </w:pPr>
            <w:r w:rsidRPr="004F1D4A">
              <w:t>response_timeout</w:t>
            </w:r>
          </w:p>
        </w:tc>
        <w:tc>
          <w:tcPr>
            <w:tcW w:w="4532" w:type="dxa"/>
            <w:vAlign w:val="center"/>
          </w:tcPr>
          <w:p w14:paraId="006091B0" w14:textId="425E2B20" w:rsidR="004F1D4A" w:rsidRDefault="004F1D4A" w:rsidP="00183110">
            <w:pPr>
              <w:pStyle w:val="Body"/>
              <w:spacing w:before="60" w:after="60"/>
              <w:jc w:val="both"/>
            </w:pPr>
            <w:r>
              <w:t>Maximum time (in milliseconds) to wait to receive a response from end device for a request</w:t>
            </w:r>
          </w:p>
        </w:tc>
      </w:tr>
      <w:tr w:rsidR="004F1D4A" w14:paraId="0BDE2DE2" w14:textId="77777777" w:rsidTr="002F3091">
        <w:tc>
          <w:tcPr>
            <w:tcW w:w="3473" w:type="dxa"/>
            <w:vAlign w:val="center"/>
          </w:tcPr>
          <w:p w14:paraId="254C986E" w14:textId="4E584CC2" w:rsidR="004F1D4A" w:rsidRPr="00BB18E7" w:rsidRDefault="004F1D4A" w:rsidP="00183110">
            <w:pPr>
              <w:pStyle w:val="Body"/>
              <w:spacing w:before="60" w:after="60"/>
              <w:jc w:val="both"/>
            </w:pPr>
            <w:r w:rsidRPr="004F1D4A">
              <w:lastRenderedPageBreak/>
              <w:t>interframe_delay</w:t>
            </w:r>
          </w:p>
        </w:tc>
        <w:tc>
          <w:tcPr>
            <w:tcW w:w="4532" w:type="dxa"/>
            <w:vAlign w:val="center"/>
          </w:tcPr>
          <w:p w14:paraId="462195FD" w14:textId="77777777" w:rsidR="004F1D4A" w:rsidRDefault="004F1D4A" w:rsidP="00183110">
            <w:pPr>
              <w:pStyle w:val="Body"/>
              <w:spacing w:before="60" w:after="60"/>
              <w:jc w:val="both"/>
            </w:pPr>
            <w:r>
              <w:t>Additional delay (in milliseconds) to wait for before sending a next request to the device.</w:t>
            </w:r>
          </w:p>
          <w:p w14:paraId="1183E128" w14:textId="77777777" w:rsidR="004F1D4A" w:rsidRDefault="004F1D4A" w:rsidP="00183110">
            <w:pPr>
              <w:pStyle w:val="Body"/>
              <w:spacing w:before="60" w:after="60"/>
              <w:jc w:val="both"/>
            </w:pPr>
            <w:r>
              <w:t>For Modbus RTU, next request is sent only after previous request has timed out or a response for previous request is received. This additional delay is added when sending a next request.</w:t>
            </w:r>
          </w:p>
          <w:p w14:paraId="06808796" w14:textId="0B6171A2" w:rsidR="004F1D4A" w:rsidRDefault="004F1D4A" w:rsidP="00183110">
            <w:pPr>
              <w:pStyle w:val="Body"/>
              <w:spacing w:before="60" w:after="60"/>
              <w:jc w:val="both"/>
            </w:pPr>
            <w:r>
              <w:t>For Modbus TCP, a next request to the device is sent irrespective of response for previous request. This additional delay is added when sending a next request.</w:t>
            </w:r>
          </w:p>
        </w:tc>
      </w:tr>
    </w:tbl>
    <w:p w14:paraId="0CA9A20F" w14:textId="2D3BC1CD" w:rsidR="00BE02F1" w:rsidRDefault="00BE02F1" w:rsidP="00BE02F1">
      <w:pPr>
        <w:pStyle w:val="Heading2"/>
      </w:pPr>
      <w:bookmarkStart w:id="53" w:name="_Toc59561998"/>
      <w:r>
        <w:t xml:space="preserve">Modbus TCP </w:t>
      </w:r>
      <w:r w:rsidR="00091077">
        <w:t>Communication</w:t>
      </w:r>
      <w:bookmarkEnd w:id="53"/>
    </w:p>
    <w:p w14:paraId="7497E0EA" w14:textId="4BBF0EF8" w:rsidR="00DB6041" w:rsidRDefault="00DB6041" w:rsidP="00183110">
      <w:pPr>
        <w:pStyle w:val="Body"/>
        <w:jc w:val="both"/>
      </w:pPr>
      <w:r>
        <w:t xml:space="preserve">When used in TCP mode, the publisher of a stream will bind to a TCP socket and the subscribers connect to it to receive data. In Request-Response pattern, the responder acts as the server and binds the socket and the requester connects to it. </w:t>
      </w:r>
    </w:p>
    <w:p w14:paraId="0465026D" w14:textId="0C43502D" w:rsidR="00BE02F1" w:rsidRDefault="00BE02F1">
      <w:pPr>
        <w:pStyle w:val="Heading2"/>
      </w:pPr>
      <w:bookmarkStart w:id="54" w:name="_Toc59561999"/>
      <w:r>
        <w:t xml:space="preserve">Modbus RTU </w:t>
      </w:r>
      <w:r w:rsidR="00091077">
        <w:t>Communication</w:t>
      </w:r>
      <w:bookmarkEnd w:id="54"/>
    </w:p>
    <w:p w14:paraId="445EB80D" w14:textId="25F5792A" w:rsidR="00C253D1" w:rsidRDefault="00096F08" w:rsidP="00C253D1">
      <w:pPr>
        <w:pStyle w:val="Body"/>
        <w:jc w:val="both"/>
      </w:pPr>
      <w:r w:rsidRPr="00096F08">
        <w:t>Modbus RTU is an open serial protocol derived from the Master/Slave architecture</w:t>
      </w:r>
      <w:r>
        <w:t xml:space="preserve">. UWC Modbus-rtu-container </w:t>
      </w:r>
      <w:r w:rsidR="00B9031E">
        <w:t>is</w:t>
      </w:r>
      <w:r>
        <w:t xml:space="preserve"> </w:t>
      </w:r>
      <w:r w:rsidR="00B9031E">
        <w:t xml:space="preserve">used </w:t>
      </w:r>
      <w:r>
        <w:t xml:space="preserve">as master and slave </w:t>
      </w:r>
      <w:r w:rsidR="009631BD">
        <w:t>can be configured.</w:t>
      </w:r>
    </w:p>
    <w:p w14:paraId="5536154D" w14:textId="3489820B" w:rsidR="00C253D1" w:rsidRDefault="00C253D1" w:rsidP="00C253D1">
      <w:pPr>
        <w:pStyle w:val="Body"/>
        <w:jc w:val="both"/>
      </w:pPr>
      <w:r>
        <w:rPr>
          <w:noProof/>
        </w:rPr>
        <mc:AlternateContent>
          <mc:Choice Requires="wpc">
            <w:drawing>
              <wp:inline distT="0" distB="0" distL="0" distR="0" wp14:anchorId="1A4EBF88" wp14:editId="1363CE90">
                <wp:extent cx="5078217" cy="2962079"/>
                <wp:effectExtent l="0" t="0" r="27305" b="1016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39" name="Picture 39"/>
                          <pic:cNvPicPr/>
                        </pic:nvPicPr>
                        <pic:blipFill rotWithShape="1">
                          <a:blip r:embed="rId17">
                            <a:extLst>
                              <a:ext uri="{28A0092B-C50C-407E-A947-70E740481C1C}">
                                <a14:useLocalDpi xmlns:a14="http://schemas.microsoft.com/office/drawing/2010/main" val="0"/>
                              </a:ext>
                            </a:extLst>
                          </a:blip>
                          <a:srcRect r="10259" b="11826"/>
                          <a:stretch/>
                        </pic:blipFill>
                        <pic:spPr bwMode="auto">
                          <a:xfrm>
                            <a:off x="61717" y="35999"/>
                            <a:ext cx="4689516" cy="2926080"/>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502D25D3" id="Canvas 6" o:spid="_x0000_s1026" editas="canvas" style="width:399.85pt;height:233.25pt;mso-position-horizontal-relative:char;mso-position-vertical-relative:line" coordsize="50780,2961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">
                <v:shape id="_x0000_s1027" type="#_x0000_t75" style="position:absolute;width:50780;height:29616;visibility:visible;mso-wrap-style:square" filled="t" stroked="t" strokecolor="black [3213]">
                  <v:fill o:detectmouseclick="t"/>
                  <v:path o:connecttype="none"/>
                </v:shape>
                <v:shape id="Picture 39" o:spid="_x0000_s1028" type="#_x0000_t75" style="position:absolute;left:617;top:359;width:46895;height:29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">
                  <v:imagedata r:id="rId18" o:title="" cropbottom="7750f" cropright="6723f"/>
                </v:shape>
                <w10:anchorlock/>
              </v:group>
            </w:pict>
          </mc:Fallback>
        </mc:AlternateContent>
      </w:r>
    </w:p>
    <w:p w14:paraId="17CA3642" w14:textId="436C6664" w:rsidR="00B62109" w:rsidRDefault="00C253D1" w:rsidP="00C253D1">
      <w:pPr>
        <w:pStyle w:val="Body"/>
        <w:jc w:val="both"/>
      </w:pPr>
      <w:r>
        <w:t>P</w:t>
      </w:r>
      <w:r w:rsidR="00091077">
        <w:t>lease note: To communicate with slave device, Modbus RT</w:t>
      </w:r>
      <w:r w:rsidR="00AE639F">
        <w:t>U</w:t>
      </w:r>
      <w:r w:rsidR="00091077">
        <w:t xml:space="preserve"> mater uses configuration parameters (i.e. baud rate, parity, stop bits) from docker-compose.yml file.</w:t>
      </w:r>
    </w:p>
    <w:p w14:paraId="6C72673A" w14:textId="36B93D77" w:rsidR="004E5C0D" w:rsidRPr="00E82850" w:rsidRDefault="004E5C0D" w:rsidP="004E5C0D">
      <w:pPr>
        <w:pStyle w:val="Body"/>
      </w:pPr>
    </w:p>
    <w:p w14:paraId="1A5472DB" w14:textId="0E16E15A" w:rsidR="00BE02F1" w:rsidRDefault="00BE02F1">
      <w:pPr>
        <w:pStyle w:val="Heading2"/>
      </w:pPr>
      <w:bookmarkStart w:id="55" w:name="_Toc59562000"/>
      <w:r>
        <w:lastRenderedPageBreak/>
        <w:t>MQTT EXPORT</w:t>
      </w:r>
      <w:bookmarkEnd w:id="55"/>
    </w:p>
    <w:p w14:paraId="6CAA1960" w14:textId="4E793546" w:rsidR="00E51E99" w:rsidRDefault="00C6165A" w:rsidP="00C253D1">
      <w:pPr>
        <w:pStyle w:val="Body"/>
        <w:jc w:val="both"/>
      </w:pPr>
      <w:r>
        <w:t xml:space="preserve">This container is used </w:t>
      </w:r>
      <w:r w:rsidR="00E51E99">
        <w:t xml:space="preserve">to send messages from ZeroMQ to MQTT and vice-versa. </w:t>
      </w:r>
    </w:p>
    <w:p w14:paraId="2C4794F6" w14:textId="31DE7402" w:rsidR="00E51E99" w:rsidRPr="009D7C8A" w:rsidRDefault="00E51E99" w:rsidP="009D7C8A">
      <w:pPr>
        <w:pStyle w:val="Body"/>
        <w:spacing w:before="0"/>
        <w:rPr>
          <w:rFonts w:ascii="Courier New" w:hAnsi="Courier New" w:cs="Courier New"/>
          <w:iCs/>
        </w:rPr>
      </w:pPr>
      <w:r w:rsidRPr="009D7C8A">
        <w:rPr>
          <w:rFonts w:ascii="Courier New" w:hAnsi="Courier New" w:cs="Courier New"/>
          <w:iCs/>
        </w:rPr>
        <w:t xml:space="preserve">        </w:t>
      </w:r>
    </w:p>
    <w:p w14:paraId="14ED698C" w14:textId="35677958" w:rsidR="00BE02F1" w:rsidRDefault="00BE02F1">
      <w:pPr>
        <w:pStyle w:val="Heading2"/>
      </w:pPr>
      <w:bookmarkStart w:id="56" w:name="_Toc59562001"/>
      <w:r>
        <w:t>MQTT</w:t>
      </w:r>
      <w:bookmarkEnd w:id="56"/>
    </w:p>
    <w:p w14:paraId="2B482BD5" w14:textId="26032123" w:rsidR="000D4E9B" w:rsidRDefault="00531EFD" w:rsidP="00C253D1">
      <w:pPr>
        <w:pStyle w:val="Body"/>
        <w:jc w:val="both"/>
      </w:pPr>
      <w:r>
        <w:t>The MQTT container is a mosqui</w:t>
      </w:r>
      <w:r w:rsidR="00AA1725">
        <w:t>t</w:t>
      </w:r>
      <w:r>
        <w:t xml:space="preserve">to broker required for MQTT </w:t>
      </w:r>
      <w:r w:rsidR="005533BF">
        <w:t xml:space="preserve">to </w:t>
      </w:r>
      <w:r>
        <w:t>publish/subscribe</w:t>
      </w:r>
      <w:r w:rsidR="005533BF">
        <w:t xml:space="preserve"> </w:t>
      </w:r>
      <w:r w:rsidR="00363F2B">
        <w:t>data.</w:t>
      </w:r>
      <w:r w:rsidR="0078150C">
        <w:t xml:space="preserve"> MQTT broker use port “11883”. </w:t>
      </w:r>
    </w:p>
    <w:p w14:paraId="33CFEE84" w14:textId="5C77DD2E" w:rsidR="000C2BD2" w:rsidRPr="00727DF7" w:rsidRDefault="000D4E9B" w:rsidP="00C253D1">
      <w:pPr>
        <w:pStyle w:val="Body"/>
        <w:jc w:val="both"/>
      </w:pPr>
      <w:r>
        <w:t>MQTT clients should use above mentioned port for communication.</w:t>
      </w:r>
    </w:p>
    <w:p w14:paraId="6BED18F9" w14:textId="52915AC5" w:rsidR="00D57AA0" w:rsidRDefault="00AA1725" w:rsidP="00D57AA0">
      <w:pPr>
        <w:pStyle w:val="Heading3"/>
      </w:pPr>
      <w:bookmarkStart w:id="57" w:name="_Toc59562002"/>
      <w:r>
        <w:t>Accessing secured MQTT container from an</w:t>
      </w:r>
      <w:r w:rsidR="00D57AA0">
        <w:t xml:space="preserve"> external MQTT client</w:t>
      </w:r>
      <w:bookmarkEnd w:id="57"/>
    </w:p>
    <w:p w14:paraId="118EBAE4" w14:textId="77777777" w:rsidR="00D57AA0" w:rsidRPr="00EE509F" w:rsidRDefault="00D57AA0" w:rsidP="00C253D1">
      <w:pPr>
        <w:pStyle w:val="Body"/>
        <w:jc w:val="both"/>
        <w:rPr>
          <w:b/>
          <w:bCs/>
          <w:u w:val="single"/>
        </w:rPr>
      </w:pPr>
      <w:r w:rsidRPr="00EE509F">
        <w:rPr>
          <w:b/>
          <w:bCs/>
          <w:u w:val="single"/>
        </w:rPr>
        <w:t>Pre-requisites:</w:t>
      </w:r>
    </w:p>
    <w:p w14:paraId="2BA467D7" w14:textId="77777777" w:rsidR="00D57AA0" w:rsidRDefault="00D57AA0" w:rsidP="00C253D1">
      <w:pPr>
        <w:pStyle w:val="Body"/>
        <w:jc w:val="both"/>
      </w:pPr>
      <w:r>
        <w:t>All UWC containers must be deployed-on gateway with DEV_MODE=false (i.e. secured mode).</w:t>
      </w:r>
    </w:p>
    <w:p w14:paraId="5D30609F" w14:textId="77777777" w:rsidR="00D57AA0" w:rsidRPr="00EE509F" w:rsidRDefault="00D57AA0" w:rsidP="00C253D1">
      <w:pPr>
        <w:pStyle w:val="Body"/>
        <w:jc w:val="both"/>
        <w:rPr>
          <w:b/>
          <w:bCs/>
          <w:u w:val="single"/>
        </w:rPr>
      </w:pPr>
      <w:r w:rsidRPr="00EE509F">
        <w:rPr>
          <w:b/>
          <w:bCs/>
          <w:u w:val="single"/>
        </w:rPr>
        <w:t>Steps to follow:</w:t>
      </w:r>
    </w:p>
    <w:p w14:paraId="23F79279" w14:textId="24BE4AA4" w:rsidR="00D57AA0" w:rsidRPr="00EE509F" w:rsidRDefault="00D57AA0" w:rsidP="00C253D1">
      <w:pPr>
        <w:pStyle w:val="Body"/>
        <w:numPr>
          <w:ilvl w:val="0"/>
          <w:numId w:val="39"/>
        </w:numPr>
        <w:jc w:val="both"/>
      </w:pPr>
      <w:r w:rsidRPr="00EE509F">
        <w:t xml:space="preserve">Open </w:t>
      </w:r>
      <w:r w:rsidR="00AA1725">
        <w:t xml:space="preserve">a </w:t>
      </w:r>
      <w:r w:rsidRPr="00EE509F">
        <w:t xml:space="preserve">terminal and execute following command to create local directory to keep certificates </w:t>
      </w:r>
      <w:r w:rsidR="00AA1725">
        <w:t>of</w:t>
      </w:r>
      <w:r w:rsidRPr="00EE509F">
        <w:t xml:space="preserve"> </w:t>
      </w:r>
      <w:r w:rsidR="00AA1725">
        <w:t>MQTT broker</w:t>
      </w:r>
      <w:r w:rsidRPr="00EE509F">
        <w:t>,</w:t>
      </w:r>
    </w:p>
    <w:p w14:paraId="6BBAF635" w14:textId="77777777" w:rsidR="00D57AA0" w:rsidRPr="00EE509F" w:rsidRDefault="00D57AA0" w:rsidP="00C253D1">
      <w:pPr>
        <w:pStyle w:val="Body"/>
        <w:ind w:left="1080"/>
        <w:jc w:val="both"/>
        <w:rPr>
          <w:rFonts w:ascii="Courier New" w:hAnsi="Courier New" w:cs="Courier New"/>
        </w:rPr>
      </w:pPr>
      <w:r w:rsidRPr="00EE509F">
        <w:rPr>
          <w:rFonts w:ascii="Courier New" w:hAnsi="Courier New" w:cs="Courier New"/>
        </w:rPr>
        <w:t>mkdir ~/mqtt_certs &amp;&amp; cd ~/mqtt_certs</w:t>
      </w:r>
    </w:p>
    <w:p w14:paraId="7E844FAD" w14:textId="77777777" w:rsidR="00D57AA0" w:rsidRDefault="00D57AA0" w:rsidP="00C253D1">
      <w:pPr>
        <w:pStyle w:val="Body"/>
        <w:numPr>
          <w:ilvl w:val="0"/>
          <w:numId w:val="39"/>
        </w:numPr>
        <w:jc w:val="both"/>
      </w:pPr>
      <w:r>
        <w:t>Copy ca/ and /mymqttcerts directories in local directory i.e. created in step 1 from /EdgeInsightsSoftware-v2.2-PV/IEdgeInsights/docker_setup/provision/Certificates/ directory.</w:t>
      </w:r>
    </w:p>
    <w:p w14:paraId="339A16C6" w14:textId="55AF0BF6" w:rsidR="29C6E96F" w:rsidRDefault="29C6E96F" w:rsidP="00C253D1">
      <w:pPr>
        <w:pStyle w:val="Body"/>
        <w:ind w:left="1080"/>
        <w:jc w:val="both"/>
        <w:rPr>
          <w:rFonts w:ascii="Courier New" w:hAnsi="Courier New" w:cs="Courier New"/>
        </w:rPr>
      </w:pPr>
      <w:r>
        <w:t xml:space="preserve">Command to copy ca/ </w:t>
      </w:r>
      <w:r w:rsidR="033BDAC1">
        <w:t xml:space="preserve">and /mymqttcerts/ </w:t>
      </w:r>
      <w:r>
        <w:t xml:space="preserve">dir in </w:t>
      </w:r>
      <w:r w:rsidR="368FF8D4">
        <w:t xml:space="preserve">local dir (i.e. </w:t>
      </w:r>
      <w:r w:rsidR="04D06CB5" w:rsidRPr="6D15C336">
        <w:rPr>
          <w:rFonts w:ascii="Courier New" w:hAnsi="Courier New" w:cs="Courier New"/>
        </w:rPr>
        <w:t>mqtt_certs</w:t>
      </w:r>
      <w:r w:rsidR="758DC7B4" w:rsidRPr="6D15C336">
        <w:rPr>
          <w:rFonts w:ascii="Courier New" w:hAnsi="Courier New" w:cs="Courier New"/>
        </w:rPr>
        <w:t>)</w:t>
      </w:r>
    </w:p>
    <w:p w14:paraId="39641F66" w14:textId="19E18D9B" w:rsidR="64C8194C" w:rsidRDefault="64C8194C" w:rsidP="00C253D1">
      <w:pPr>
        <w:pStyle w:val="Body"/>
        <w:ind w:left="1080"/>
        <w:jc w:val="both"/>
        <w:rPr>
          <w:rFonts w:ascii="Courier New" w:hAnsi="Courier New" w:cs="Courier New"/>
        </w:rPr>
      </w:pPr>
      <w:r w:rsidRPr="6D15C336">
        <w:rPr>
          <w:rFonts w:ascii="Courier New" w:hAnsi="Courier New" w:cs="Courier New"/>
          <w:color w:val="000000" w:themeColor="text1"/>
        </w:rPr>
        <w:t xml:space="preserve">sudo cp </w:t>
      </w:r>
      <w:r w:rsidR="524822F5" w:rsidRPr="6D15C336">
        <w:rPr>
          <w:rFonts w:ascii="Courier New" w:hAnsi="Courier New" w:cs="Courier New"/>
          <w:color w:val="000000" w:themeColor="text1"/>
        </w:rPr>
        <w:t>-</w:t>
      </w:r>
      <w:r w:rsidRPr="6D15C336">
        <w:rPr>
          <w:rFonts w:ascii="Courier New" w:hAnsi="Courier New" w:cs="Courier New"/>
          <w:color w:val="000000" w:themeColor="text1"/>
        </w:rPr>
        <w:t xml:space="preserve">r /EdgeInsightsSoftware-v2.2-PV/IEdgeInsights/docker_setup/provision/Certificates/ca </w:t>
      </w:r>
      <w:r w:rsidR="05B3A9F5" w:rsidRPr="6D15C336">
        <w:rPr>
          <w:rFonts w:ascii="Courier New" w:hAnsi="Courier New" w:cs="Courier New"/>
        </w:rPr>
        <w:t>~/mqtt_certs/</w:t>
      </w:r>
    </w:p>
    <w:p w14:paraId="34F1ACF0" w14:textId="1712A20A" w:rsidR="00D57AA0" w:rsidRDefault="05B3A9F5" w:rsidP="00C253D1">
      <w:pPr>
        <w:pStyle w:val="Body"/>
        <w:numPr>
          <w:ilvl w:val="0"/>
          <w:numId w:val="39"/>
        </w:numPr>
        <w:jc w:val="both"/>
      </w:pPr>
      <w:r>
        <w:t xml:space="preserve">Assign </w:t>
      </w:r>
      <w:r w:rsidR="00D57AA0">
        <w:t>read permission</w:t>
      </w:r>
      <w:r w:rsidR="16364811">
        <w:t xml:space="preserve"> to local certs</w:t>
      </w:r>
      <w:r w:rsidR="00D57AA0">
        <w:t xml:space="preserve"> using following command,</w:t>
      </w:r>
    </w:p>
    <w:p w14:paraId="36844E3A" w14:textId="6BBF51D9" w:rsidR="00D57AA0" w:rsidRDefault="00D57AA0" w:rsidP="00C253D1">
      <w:pPr>
        <w:pStyle w:val="Body"/>
        <w:ind w:left="1080"/>
        <w:jc w:val="both"/>
        <w:rPr>
          <w:rFonts w:ascii="Courier New" w:hAnsi="Courier New" w:cs="Courier New"/>
        </w:rPr>
      </w:pPr>
      <w:r w:rsidRPr="6D15C336">
        <w:rPr>
          <w:rFonts w:ascii="Courier New" w:hAnsi="Courier New" w:cs="Courier New"/>
        </w:rPr>
        <w:t>sudo chown</w:t>
      </w:r>
      <w:r w:rsidR="68CB2E56" w:rsidRPr="6D15C336">
        <w:rPr>
          <w:rFonts w:ascii="Courier New" w:hAnsi="Courier New" w:cs="Courier New"/>
        </w:rPr>
        <w:t xml:space="preserve"> </w:t>
      </w:r>
      <w:r w:rsidRPr="6D15C336">
        <w:rPr>
          <w:rFonts w:ascii="Courier New" w:hAnsi="Courier New" w:cs="Courier New"/>
        </w:rPr>
        <w:t xml:space="preserve">-R $USER:$USER </w:t>
      </w:r>
      <w:r w:rsidR="1626A397" w:rsidRPr="6D15C336">
        <w:rPr>
          <w:rFonts w:ascii="Courier New" w:hAnsi="Courier New" w:cs="Courier New"/>
        </w:rPr>
        <w:t>*</w:t>
      </w:r>
      <w:r w:rsidRPr="6D15C336">
        <w:rPr>
          <w:rFonts w:ascii="Courier New" w:hAnsi="Courier New" w:cs="Courier New"/>
        </w:rPr>
        <w:t xml:space="preserve"> &amp;&amp; sudo chmod +r ca/* mymqttcerts/*</w:t>
      </w:r>
    </w:p>
    <w:p w14:paraId="554FEE59" w14:textId="31541A11" w:rsidR="0980F68D" w:rsidRDefault="0980F68D" w:rsidP="00C253D1">
      <w:pPr>
        <w:pStyle w:val="Body"/>
        <w:ind w:left="1080"/>
        <w:jc w:val="both"/>
        <w:rPr>
          <w:color w:val="000000" w:themeColor="text1"/>
        </w:rPr>
      </w:pPr>
      <w:r w:rsidRPr="6D15C336">
        <w:rPr>
          <w:b/>
          <w:bCs/>
          <w:color w:val="000000" w:themeColor="text1"/>
          <w:u w:val="single"/>
        </w:rPr>
        <w:t xml:space="preserve">Please </w:t>
      </w:r>
      <w:r w:rsidR="75617AB4" w:rsidRPr="6D15C336">
        <w:rPr>
          <w:b/>
          <w:bCs/>
          <w:color w:val="000000" w:themeColor="text1"/>
          <w:u w:val="single"/>
        </w:rPr>
        <w:t>Note:</w:t>
      </w:r>
      <w:r w:rsidRPr="6D15C336">
        <w:rPr>
          <w:color w:val="000000" w:themeColor="text1"/>
        </w:rPr>
        <w:t xml:space="preserve"> Read permission</w:t>
      </w:r>
      <w:r w:rsidR="3E1EA382" w:rsidRPr="6D15C336">
        <w:rPr>
          <w:color w:val="000000" w:themeColor="text1"/>
        </w:rPr>
        <w:t>s</w:t>
      </w:r>
      <w:r w:rsidRPr="6D15C336">
        <w:rPr>
          <w:color w:val="000000" w:themeColor="text1"/>
        </w:rPr>
        <w:t xml:space="preserve"> </w:t>
      </w:r>
      <w:r w:rsidR="15912ABE" w:rsidRPr="6D15C336">
        <w:rPr>
          <w:color w:val="000000" w:themeColor="text1"/>
        </w:rPr>
        <w:t>are</w:t>
      </w:r>
      <w:r w:rsidRPr="6D15C336">
        <w:rPr>
          <w:color w:val="000000" w:themeColor="text1"/>
        </w:rPr>
        <w:t xml:space="preserve"> only required for </w:t>
      </w:r>
      <w:r w:rsidRPr="6D15C336">
        <w:rPr>
          <w:rFonts w:ascii="Courier New" w:hAnsi="Courier New" w:cs="Courier New"/>
          <w:color w:val="000000" w:themeColor="text1"/>
        </w:rPr>
        <w:t>ca/</w:t>
      </w:r>
      <w:r w:rsidRPr="6D15C336">
        <w:rPr>
          <w:color w:val="000000" w:themeColor="text1"/>
        </w:rPr>
        <w:t xml:space="preserve"> and /</w:t>
      </w:r>
      <w:r w:rsidRPr="6D15C336">
        <w:rPr>
          <w:rFonts w:ascii="Courier New" w:hAnsi="Courier New" w:cs="Courier New"/>
          <w:color w:val="000000" w:themeColor="text1"/>
        </w:rPr>
        <w:t xml:space="preserve">mymqttcerts </w:t>
      </w:r>
      <w:r w:rsidRPr="6D15C336">
        <w:rPr>
          <w:color w:val="000000" w:themeColor="text1"/>
        </w:rPr>
        <w:t xml:space="preserve">directories present inside </w:t>
      </w:r>
      <w:r w:rsidR="115A6E7C" w:rsidRPr="6D15C336">
        <w:rPr>
          <w:rFonts w:ascii="Courier New" w:hAnsi="Courier New" w:cs="Courier New"/>
          <w:color w:val="000000" w:themeColor="text1"/>
        </w:rPr>
        <w:t>mqtt_certs</w:t>
      </w:r>
      <w:r w:rsidR="115A6E7C" w:rsidRPr="6D15C336">
        <w:rPr>
          <w:color w:val="000000" w:themeColor="text1"/>
        </w:rPr>
        <w:t xml:space="preserve"> directory c</w:t>
      </w:r>
      <w:r w:rsidR="083F1276" w:rsidRPr="6D15C336">
        <w:rPr>
          <w:color w:val="000000" w:themeColor="text1"/>
        </w:rPr>
        <w:t xml:space="preserve">opied </w:t>
      </w:r>
      <w:r w:rsidR="115A6E7C" w:rsidRPr="6D15C336">
        <w:rPr>
          <w:color w:val="000000" w:themeColor="text1"/>
        </w:rPr>
        <w:t>in step</w:t>
      </w:r>
      <w:r w:rsidR="433718A9" w:rsidRPr="6D15C336">
        <w:rPr>
          <w:color w:val="000000" w:themeColor="text1"/>
        </w:rPr>
        <w:t>2</w:t>
      </w:r>
      <w:r w:rsidR="115A6E7C" w:rsidRPr="6D15C336">
        <w:rPr>
          <w:color w:val="000000" w:themeColor="text1"/>
        </w:rPr>
        <w:t>.</w:t>
      </w:r>
    </w:p>
    <w:p w14:paraId="0CB9D526" w14:textId="77777777" w:rsidR="00D57AA0" w:rsidRDefault="00D57AA0" w:rsidP="00C253D1">
      <w:pPr>
        <w:pStyle w:val="Body"/>
        <w:numPr>
          <w:ilvl w:val="0"/>
          <w:numId w:val="39"/>
        </w:numPr>
        <w:jc w:val="both"/>
      </w:pPr>
      <w:r>
        <w:t>Open MQTT client e.g. MQTT.fx</w:t>
      </w:r>
    </w:p>
    <w:p w14:paraId="5032D09F" w14:textId="77777777" w:rsidR="00D57AA0" w:rsidRDefault="00D57AA0" w:rsidP="00D57AA0">
      <w:pPr>
        <w:spacing w:before="0"/>
        <w:rPr>
          <w:color w:val="000000"/>
        </w:rPr>
      </w:pPr>
      <w:r>
        <w:br w:type="page"/>
      </w:r>
    </w:p>
    <w:p w14:paraId="487A37FB" w14:textId="77777777" w:rsidR="00D57AA0" w:rsidRDefault="00D57AA0" w:rsidP="00D57AA0">
      <w:pPr>
        <w:pStyle w:val="Body"/>
        <w:ind w:left="1080"/>
      </w:pPr>
    </w:p>
    <w:p w14:paraId="13C27852" w14:textId="77777777" w:rsidR="00D57AA0" w:rsidRDefault="00D57AA0" w:rsidP="00C253D1">
      <w:pPr>
        <w:pStyle w:val="Body"/>
        <w:numPr>
          <w:ilvl w:val="0"/>
          <w:numId w:val="39"/>
        </w:numPr>
        <w:jc w:val="both"/>
      </w:pPr>
      <w:r>
        <w:t>Open the connection setting and click on SSL/TLS tab.</w:t>
      </w:r>
    </w:p>
    <w:p w14:paraId="268E96FD" w14:textId="7CF59BBF" w:rsidR="00D57AA0" w:rsidRDefault="00D57AA0" w:rsidP="00C253D1">
      <w:pPr>
        <w:pStyle w:val="Body"/>
        <w:ind w:left="1080"/>
        <w:jc w:val="both"/>
      </w:pPr>
      <w:r>
        <w:t xml:space="preserve">&gt;&gt; then click on Self Signed certificate option &gt;&gt; select CA file from </w:t>
      </w:r>
      <w:r w:rsidRPr="00E40660">
        <w:rPr>
          <w:rFonts w:ascii="Courier New" w:hAnsi="Courier New" w:cs="Courier New"/>
        </w:rPr>
        <w:t>mqtt_certs</w:t>
      </w:r>
      <w:r>
        <w:rPr>
          <w:rFonts w:ascii="Courier New" w:hAnsi="Courier New" w:cs="Courier New"/>
        </w:rPr>
        <w:t>/ca</w:t>
      </w:r>
      <w:r>
        <w:t xml:space="preserve">  directory (file name : </w:t>
      </w:r>
      <w:r w:rsidRPr="00325606">
        <w:t>ca_certificate.pem</w:t>
      </w:r>
      <w:r>
        <w:t xml:space="preserve">) , Client Certificate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mymqttcerts_client_certificate.pem</w:t>
      </w:r>
      <w:r>
        <w:t xml:space="preserve">) and Client key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mymqttcerts_client_key.pem</w:t>
      </w:r>
      <w:r>
        <w:t>) copied in step 2</w:t>
      </w:r>
    </w:p>
    <w:p w14:paraId="7564E4FF" w14:textId="205C627F" w:rsidR="00F3083D" w:rsidRDefault="005749B3" w:rsidP="00C253D1">
      <w:pPr>
        <w:pStyle w:val="Body"/>
        <w:numPr>
          <w:ilvl w:val="0"/>
          <w:numId w:val="39"/>
        </w:numPr>
        <w:jc w:val="both"/>
      </w:pPr>
      <w:r>
        <w:t xml:space="preserve">Click on PEM Formatted check box and then save the setting and then connect. Refer below screenshot for more details </w:t>
      </w:r>
    </w:p>
    <w:p w14:paraId="651F4495" w14:textId="77777777" w:rsidR="00F3083D" w:rsidRDefault="005B0BF9" w:rsidP="009453F2">
      <w:pPr>
        <w:pStyle w:val="Body"/>
        <w:keepNext/>
        <w:ind w:left="1080"/>
      </w:pPr>
      <w:r>
        <w:rPr>
          <w:noProof/>
        </w:rPr>
        <w:drawing>
          <wp:inline distT="0" distB="0" distL="0" distR="0" wp14:anchorId="717730FC" wp14:editId="4FF694C1">
            <wp:extent cx="4346575" cy="2444750"/>
            <wp:effectExtent l="0" t="0" r="0" b="0"/>
            <wp:docPr id="113929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346575" cy="2444750"/>
                    </a:xfrm>
                    <a:prstGeom prst="rect">
                      <a:avLst/>
                    </a:prstGeom>
                  </pic:spPr>
                </pic:pic>
              </a:graphicData>
            </a:graphic>
          </wp:inline>
        </w:drawing>
      </w:r>
    </w:p>
    <w:p w14:paraId="3A4D1EA3" w14:textId="6B0C2462" w:rsidR="005B0BF9" w:rsidRDefault="00F3083D" w:rsidP="009453F2">
      <w:pPr>
        <w:pStyle w:val="Caption"/>
      </w:pPr>
      <w:r>
        <w:tab/>
      </w:r>
      <w:r>
        <w:tab/>
      </w:r>
      <w:r>
        <w:tab/>
      </w:r>
      <w:r>
        <w:tab/>
      </w:r>
      <w:r>
        <w:tab/>
      </w:r>
      <w:r>
        <w:tab/>
      </w:r>
      <w:r>
        <w:tab/>
        <w:t xml:space="preserve">Figure </w:t>
      </w:r>
      <w:r>
        <w:fldChar w:fldCharType="begin"/>
      </w:r>
      <w:r>
        <w:instrText>SEQ Figure \* ARABIC</w:instrText>
      </w:r>
      <w:r>
        <w:fldChar w:fldCharType="separate"/>
      </w:r>
      <w:r w:rsidR="003F133C">
        <w:rPr>
          <w:noProof/>
        </w:rPr>
        <w:t>1</w:t>
      </w:r>
      <w:r>
        <w:fldChar w:fldCharType="end"/>
      </w:r>
      <w:r>
        <w:t xml:space="preserve"> : Screen capture for mqtt.fx client connection</w:t>
      </w:r>
    </w:p>
    <w:p w14:paraId="231657E5" w14:textId="2C194E60" w:rsidR="00D61400" w:rsidRDefault="00AA1725" w:rsidP="00D61400">
      <w:pPr>
        <w:pStyle w:val="Heading3"/>
      </w:pPr>
      <w:bookmarkStart w:id="58" w:name="_Toc59562003"/>
      <w:r>
        <w:t>Accessing</w:t>
      </w:r>
      <w:r w:rsidR="0004015E">
        <w:t xml:space="preserve"> </w:t>
      </w:r>
      <w:r>
        <w:t xml:space="preserve">secured MQTT container from </w:t>
      </w:r>
      <w:r w:rsidR="0004015E">
        <w:t xml:space="preserve">a client inside </w:t>
      </w:r>
      <w:r>
        <w:t>a</w:t>
      </w:r>
      <w:r w:rsidR="0004015E">
        <w:t xml:space="preserve"> container</w:t>
      </w:r>
      <w:bookmarkEnd w:id="58"/>
      <w:r w:rsidR="0004015E">
        <w:t xml:space="preserve"> </w:t>
      </w:r>
    </w:p>
    <w:p w14:paraId="40458D5A" w14:textId="78758AEC" w:rsidR="0004015E" w:rsidRDefault="00D61400" w:rsidP="00C253D1">
      <w:pPr>
        <w:pStyle w:val="Body"/>
        <w:numPr>
          <w:ilvl w:val="0"/>
          <w:numId w:val="40"/>
        </w:numPr>
        <w:jc w:val="both"/>
      </w:pPr>
      <w:r>
        <w:t xml:space="preserve">Mention following secrets </w:t>
      </w:r>
      <w:r w:rsidR="00AA1725">
        <w:t>for a new</w:t>
      </w:r>
      <w:r>
        <w:t xml:space="preserve"> container</w:t>
      </w:r>
      <w:r w:rsidR="00AA1725">
        <w:t xml:space="preserve"> in docker-compose.yml file</w:t>
      </w:r>
      <w:r>
        <w:t>.</w:t>
      </w:r>
    </w:p>
    <w:p w14:paraId="393CB2E8" w14:textId="11ECFB03" w:rsidR="00D61400" w:rsidRDefault="00E808F6" w:rsidP="00C253D1">
      <w:pPr>
        <w:pStyle w:val="Body"/>
        <w:numPr>
          <w:ilvl w:val="0"/>
          <w:numId w:val="41"/>
        </w:numPr>
        <w:jc w:val="both"/>
      </w:pPr>
      <w:r w:rsidRPr="00E808F6">
        <w:t>ca_broker</w:t>
      </w:r>
      <w:r w:rsidR="0091227E">
        <w:t xml:space="preserve"> – CA certificate</w:t>
      </w:r>
    </w:p>
    <w:p w14:paraId="1AF8B029" w14:textId="5560EBBC" w:rsidR="00E808F6" w:rsidRDefault="0042649A" w:rsidP="00C253D1">
      <w:pPr>
        <w:pStyle w:val="Body"/>
        <w:numPr>
          <w:ilvl w:val="0"/>
          <w:numId w:val="41"/>
        </w:numPr>
        <w:jc w:val="both"/>
      </w:pPr>
      <w:r w:rsidRPr="0042649A">
        <w:t>client_cert</w:t>
      </w:r>
      <w:r w:rsidR="0091227E">
        <w:t xml:space="preserve"> </w:t>
      </w:r>
      <w:r w:rsidR="000F5A8B">
        <w:t xml:space="preserve">– Client certificate </w:t>
      </w:r>
    </w:p>
    <w:p w14:paraId="2911CFB3" w14:textId="35B98D15" w:rsidR="000F5A8B" w:rsidRDefault="00712F77" w:rsidP="00C253D1">
      <w:pPr>
        <w:pStyle w:val="Body"/>
        <w:numPr>
          <w:ilvl w:val="0"/>
          <w:numId w:val="41"/>
        </w:numPr>
        <w:jc w:val="both"/>
      </w:pPr>
      <w:r w:rsidRPr="00712F77">
        <w:t>client_key</w:t>
      </w:r>
      <w:r w:rsidR="004E5431">
        <w:t xml:space="preserve"> </w:t>
      </w:r>
      <w:r w:rsidR="00AA1725">
        <w:t>–</w:t>
      </w:r>
      <w:r w:rsidR="004E5431">
        <w:t xml:space="preserve"> Client Key</w:t>
      </w:r>
    </w:p>
    <w:p w14:paraId="0977D6B4" w14:textId="77777777" w:rsidR="000F5A8B" w:rsidRDefault="000F5A8B" w:rsidP="00C253D1">
      <w:pPr>
        <w:spacing w:before="0"/>
        <w:jc w:val="both"/>
        <w:rPr>
          <w:color w:val="000000"/>
        </w:rPr>
      </w:pPr>
      <w:r>
        <w:br w:type="page"/>
      </w:r>
    </w:p>
    <w:p w14:paraId="5EC5EBC1" w14:textId="77777777" w:rsidR="00E808F6" w:rsidRDefault="00E808F6" w:rsidP="00C253D1">
      <w:pPr>
        <w:pStyle w:val="Body"/>
        <w:ind w:left="1440"/>
        <w:jc w:val="both"/>
      </w:pPr>
    </w:p>
    <w:p w14:paraId="4B9DFC48" w14:textId="18263AE7" w:rsidR="006D5731" w:rsidRDefault="006D5731" w:rsidP="00C253D1">
      <w:pPr>
        <w:pStyle w:val="Body"/>
        <w:ind w:left="720"/>
        <w:jc w:val="both"/>
      </w:pPr>
      <w:r>
        <w:t>Following sample snippet for docker-compose.yml file</w:t>
      </w:r>
    </w:p>
    <w:p w14:paraId="0DAE705C" w14:textId="30012807" w:rsidR="006D5731" w:rsidRDefault="00237931" w:rsidP="009453F2">
      <w:pPr>
        <w:pStyle w:val="Body"/>
        <w:ind w:left="720"/>
      </w:pPr>
      <w:r w:rsidRPr="00237931">
        <w:rPr>
          <w:noProof/>
        </w:rPr>
        <w:drawing>
          <wp:inline distT="0" distB="0" distL="0" distR="0" wp14:anchorId="37695701" wp14:editId="053B0D37">
            <wp:extent cx="2190750" cy="890666"/>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3136" cy="899767"/>
                    </a:xfrm>
                    <a:prstGeom prst="rect">
                      <a:avLst/>
                    </a:prstGeom>
                    <a:ln>
                      <a:solidFill>
                        <a:schemeClr val="tx1"/>
                      </a:solidFill>
                    </a:ln>
                  </pic:spPr>
                </pic:pic>
              </a:graphicData>
            </a:graphic>
          </wp:inline>
        </w:drawing>
      </w:r>
    </w:p>
    <w:p w14:paraId="79C8E479" w14:textId="3920F1CC" w:rsidR="00D61400" w:rsidRDefault="006D0AB4" w:rsidP="00C253D1">
      <w:pPr>
        <w:pStyle w:val="Body"/>
        <w:numPr>
          <w:ilvl w:val="0"/>
          <w:numId w:val="40"/>
        </w:numPr>
        <w:jc w:val="both"/>
      </w:pPr>
      <w:r>
        <w:t xml:space="preserve">Use certificates mentioned in step 1 inside application to connect with </w:t>
      </w:r>
      <w:r w:rsidR="00AA1725">
        <w:t>secured MQTT broker</w:t>
      </w:r>
      <w:r>
        <w:t xml:space="preserve"> which is running as a part of UWC.</w:t>
      </w:r>
    </w:p>
    <w:p w14:paraId="19BA2B46" w14:textId="2D065518" w:rsidR="006D0AB4" w:rsidRDefault="006D0AB4" w:rsidP="00C253D1">
      <w:pPr>
        <w:pStyle w:val="Body"/>
        <w:ind w:left="720"/>
        <w:jc w:val="both"/>
      </w:pPr>
      <w:r>
        <w:t>Following is the sample code snippet in C++ to use certificates</w:t>
      </w:r>
      <w:r w:rsidR="00231173">
        <w:t xml:space="preserve"> in </w:t>
      </w:r>
      <w:r w:rsidR="00AA1725">
        <w:t xml:space="preserve">a </w:t>
      </w:r>
      <w:r w:rsidR="00231173">
        <w:t>program</w:t>
      </w:r>
      <w:r>
        <w:t>,</w:t>
      </w:r>
    </w:p>
    <w:p w14:paraId="0A11A07D" w14:textId="11E71E99" w:rsidR="006D0AB4" w:rsidRDefault="00231173" w:rsidP="006D0AB4">
      <w:pPr>
        <w:pStyle w:val="Body"/>
        <w:ind w:left="720"/>
      </w:pPr>
      <w:r>
        <w:rPr>
          <w:noProof/>
        </w:rPr>
        <w:drawing>
          <wp:inline distT="0" distB="0" distL="0" distR="0" wp14:anchorId="2B4DAC54" wp14:editId="5722D32F">
            <wp:extent cx="5016500" cy="1085215"/>
            <wp:effectExtent l="19050" t="19050" r="1270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6500" cy="1085215"/>
                    </a:xfrm>
                    <a:prstGeom prst="rect">
                      <a:avLst/>
                    </a:prstGeom>
                    <a:ln>
                      <a:solidFill>
                        <a:schemeClr val="tx1"/>
                      </a:solidFill>
                    </a:ln>
                  </pic:spPr>
                </pic:pic>
              </a:graphicData>
            </a:graphic>
          </wp:inline>
        </w:drawing>
      </w:r>
    </w:p>
    <w:p w14:paraId="6A8D8FE6" w14:textId="0CE2EC59" w:rsidR="001C2A38" w:rsidRDefault="00153091" w:rsidP="00C253D1">
      <w:pPr>
        <w:pStyle w:val="Body"/>
        <w:numPr>
          <w:ilvl w:val="0"/>
          <w:numId w:val="40"/>
        </w:numPr>
        <w:jc w:val="both"/>
      </w:pPr>
      <w:r>
        <w:t>Deploy container</w:t>
      </w:r>
      <w:r w:rsidR="00711AD6">
        <w:t>s using usual deployment process.</w:t>
      </w:r>
    </w:p>
    <w:p w14:paraId="33ABD825" w14:textId="77777777" w:rsidR="00201F37" w:rsidRDefault="00201F37" w:rsidP="00201F37">
      <w:pPr>
        <w:pStyle w:val="Heading2"/>
      </w:pPr>
      <w:bookmarkStart w:id="59" w:name="_Toc43457790"/>
      <w:bookmarkStart w:id="60" w:name="_Toc59562004"/>
      <w:r>
        <w:t>SCADA-RTU</w:t>
      </w:r>
      <w:bookmarkEnd w:id="59"/>
      <w:bookmarkEnd w:id="60"/>
    </w:p>
    <w:p w14:paraId="0095F6D3" w14:textId="4F95AC91" w:rsidR="00F92AB2" w:rsidRDefault="00201F37" w:rsidP="00C253D1">
      <w:pPr>
        <w:pStyle w:val="Body"/>
        <w:jc w:val="both"/>
      </w:pPr>
      <w:r>
        <w:t xml:space="preserve">This container implements Eclipse Foundation’s SparkPlug standard to expose data to compliant SCADA </w:t>
      </w:r>
      <w:r w:rsidR="008237A4">
        <w:t>Master</w:t>
      </w:r>
      <w:r>
        <w:t xml:space="preserve"> over MQTT.</w:t>
      </w:r>
      <w:r w:rsidR="0067658D">
        <w:t xml:space="preserve"> </w:t>
      </w:r>
    </w:p>
    <w:p w14:paraId="1EC6CD0A" w14:textId="617E12C3" w:rsidR="00AE1150" w:rsidRDefault="00AE1150" w:rsidP="00AE1150">
      <w:pPr>
        <w:pStyle w:val="Heading3"/>
      </w:pPr>
      <w:bookmarkStart w:id="61" w:name="_Toc59562005"/>
      <w:r>
        <w:t xml:space="preserve">Pre-requisite for </w:t>
      </w:r>
      <w:r w:rsidR="0067658D">
        <w:t>running SCADA-RTU</w:t>
      </w:r>
      <w:bookmarkEnd w:id="61"/>
      <w:r w:rsidR="0067658D">
        <w:t xml:space="preserve"> </w:t>
      </w:r>
    </w:p>
    <w:p w14:paraId="2B28D4A1" w14:textId="2B965BA0" w:rsidR="00201F37" w:rsidRDefault="0067658D" w:rsidP="0075634F">
      <w:pPr>
        <w:pStyle w:val="Body"/>
        <w:numPr>
          <w:ilvl w:val="0"/>
          <w:numId w:val="51"/>
        </w:numPr>
        <w:jc w:val="both"/>
      </w:pPr>
      <w:r>
        <w:t>SCADA Master (e.g. Ignition System) shall be installed and configured.</w:t>
      </w:r>
    </w:p>
    <w:p w14:paraId="76A1CC5F" w14:textId="5966B0DC" w:rsidR="0067658D" w:rsidRDefault="0067658D" w:rsidP="0075634F">
      <w:pPr>
        <w:pStyle w:val="Body"/>
        <w:numPr>
          <w:ilvl w:val="0"/>
          <w:numId w:val="51"/>
        </w:numPr>
        <w:jc w:val="both"/>
      </w:pPr>
      <w:r>
        <w:t xml:space="preserve">MQTT broker shall be installed and configured in SCADA </w:t>
      </w:r>
      <w:r w:rsidR="008237A4">
        <w:t>M</w:t>
      </w:r>
      <w:r>
        <w:t xml:space="preserve">aster. At present secured connectivity for MQTT is not supported. </w:t>
      </w:r>
    </w:p>
    <w:p w14:paraId="166239FF" w14:textId="30C12B4B" w:rsidR="0061799F" w:rsidRDefault="0061799F" w:rsidP="0075634F">
      <w:pPr>
        <w:pStyle w:val="Body"/>
        <w:numPr>
          <w:ilvl w:val="0"/>
          <w:numId w:val="51"/>
        </w:numPr>
        <w:jc w:val="both"/>
      </w:pPr>
      <w:r>
        <w:t>Following parameters should be configured for SCADA-RTU in docker-compose.yml file:</w:t>
      </w:r>
    </w:p>
    <w:tbl>
      <w:tblPr>
        <w:tblStyle w:val="TableGrid"/>
        <w:tblW w:w="8005" w:type="dxa"/>
        <w:tblLook w:val="04A0" w:firstRow="1" w:lastRow="0" w:firstColumn="1" w:lastColumn="0" w:noHBand="0" w:noVBand="1"/>
      </w:tblPr>
      <w:tblGrid>
        <w:gridCol w:w="3775"/>
        <w:gridCol w:w="4230"/>
      </w:tblGrid>
      <w:tr w:rsidR="0061799F" w14:paraId="775CC8AE" w14:textId="77777777" w:rsidTr="0061799F">
        <w:tc>
          <w:tcPr>
            <w:tcW w:w="3775" w:type="dxa"/>
            <w:vAlign w:val="center"/>
          </w:tcPr>
          <w:p w14:paraId="77FF276C" w14:textId="77777777" w:rsidR="0061799F" w:rsidRPr="0030324F" w:rsidRDefault="0061799F" w:rsidP="00C253D1">
            <w:pPr>
              <w:pStyle w:val="Body"/>
              <w:spacing w:before="60" w:after="60"/>
              <w:jc w:val="both"/>
            </w:pPr>
            <w:r w:rsidRPr="004F1D4A">
              <w:t>DEVICES_GROUP_LIST_FILE_NAME</w:t>
            </w:r>
          </w:p>
        </w:tc>
        <w:tc>
          <w:tcPr>
            <w:tcW w:w="4230" w:type="dxa"/>
            <w:vAlign w:val="center"/>
          </w:tcPr>
          <w:p w14:paraId="12984A08" w14:textId="7631CF75" w:rsidR="0061799F" w:rsidRDefault="0061799F" w:rsidP="00C253D1">
            <w:pPr>
              <w:pStyle w:val="Body"/>
              <w:spacing w:before="60" w:after="60"/>
              <w:jc w:val="both"/>
            </w:pPr>
            <w:r>
              <w:t>Name of devices group list file to be used to obtain information of wellheads, device, datapoints reported by this container as real devices to SCADA Master.</w:t>
            </w:r>
          </w:p>
        </w:tc>
      </w:tr>
    </w:tbl>
    <w:p w14:paraId="2621BD18" w14:textId="1E27C3A1" w:rsidR="00D8716E" w:rsidRDefault="00D8716E" w:rsidP="00D8716E">
      <w:pPr>
        <w:pStyle w:val="Heading2"/>
      </w:pPr>
      <w:bookmarkStart w:id="62" w:name="_Toc59562006"/>
      <w:r>
        <w:lastRenderedPageBreak/>
        <w:t>KPI App</w:t>
      </w:r>
      <w:bookmarkEnd w:id="62"/>
      <w:r>
        <w:t xml:space="preserve"> </w:t>
      </w:r>
    </w:p>
    <w:p w14:paraId="43026467" w14:textId="6F0A4642" w:rsidR="00E70C0D" w:rsidRDefault="00D8716E" w:rsidP="00D8716E">
      <w:pPr>
        <w:pStyle w:val="Body"/>
        <w:jc w:val="both"/>
      </w:pPr>
      <w:r>
        <w:t xml:space="preserve">This </w:t>
      </w:r>
      <w:r w:rsidR="00E70C0D">
        <w:t>is a sample application which implements control loops and logs data in a log file named “</w:t>
      </w:r>
      <w:r w:rsidR="00E70C0D" w:rsidRPr="00E70C0D">
        <w:t>AnalysisKPIApp.log</w:t>
      </w:r>
      <w:r w:rsidR="00E70C0D">
        <w:t xml:space="preserve">”. Normally 3 log files are created on rolling basis i.e. once tie set file size limit is exceeded, a new file is created and likewise max 3 files are created. After this, the log files are overwritten. </w:t>
      </w:r>
    </w:p>
    <w:p w14:paraId="77600214" w14:textId="68D809F1" w:rsidR="00D8716E" w:rsidRDefault="00E70C0D" w:rsidP="00D8716E">
      <w:pPr>
        <w:pStyle w:val="Body"/>
        <w:jc w:val="both"/>
      </w:pPr>
      <w:r>
        <w:t>The log file size can be updated, if required.</w:t>
      </w:r>
    </w:p>
    <w:p w14:paraId="67319C5B" w14:textId="15B97DB9" w:rsidR="00E70C0D" w:rsidRDefault="00E70C0D" w:rsidP="00D8716E">
      <w:pPr>
        <w:pStyle w:val="Body"/>
        <w:jc w:val="both"/>
      </w:pPr>
      <w:r>
        <w:t xml:space="preserve">File: </w:t>
      </w:r>
      <w:r w:rsidRPr="00E70C0D">
        <w:t>log4cpp.properties</w:t>
      </w:r>
    </w:p>
    <w:p w14:paraId="0818EFB0" w14:textId="4443D5B6" w:rsidR="00E70C0D" w:rsidRDefault="00E70C0D" w:rsidP="00D8716E">
      <w:pPr>
        <w:pStyle w:val="Body"/>
        <w:jc w:val="both"/>
      </w:pPr>
      <w:r>
        <w:t xml:space="preserve">Path in release package: </w:t>
      </w:r>
      <w:r w:rsidRPr="00E70C0D">
        <w:t>kpi-tactic\KPIApp\Config</w:t>
      </w:r>
    </w:p>
    <w:p w14:paraId="6852A17B" w14:textId="5AFCB76D" w:rsidR="00E70C0D" w:rsidRDefault="00E70C0D" w:rsidP="00D8716E">
      <w:pPr>
        <w:pStyle w:val="Body"/>
        <w:jc w:val="both"/>
      </w:pPr>
      <w:r>
        <w:t xml:space="preserve">Path after deployment inside container: </w:t>
      </w:r>
      <w:r w:rsidRPr="00E70C0D">
        <w:t>/opt/intel/config/log4cpp.properties</w:t>
      </w:r>
      <w:r>
        <w:t xml:space="preserve">  </w:t>
      </w:r>
    </w:p>
    <w:p w14:paraId="7DA69929" w14:textId="1FEA02A5" w:rsidR="0061799F" w:rsidRDefault="0061799F" w:rsidP="00AE1150">
      <w:pPr>
        <w:pStyle w:val="Body"/>
      </w:pPr>
    </w:p>
    <w:p w14:paraId="6F742A09" w14:textId="21CAF52F" w:rsidR="00E70C0D" w:rsidRDefault="00E70C0D" w:rsidP="00AE1150">
      <w:pPr>
        <w:pStyle w:val="Body"/>
      </w:pPr>
      <w:r>
        <w:t xml:space="preserve">Default log file size is </w:t>
      </w:r>
      <w:r w:rsidR="000F597D">
        <w:t xml:space="preserve">around </w:t>
      </w:r>
      <w:r w:rsidR="003412ED">
        <w:t>3</w:t>
      </w:r>
      <w:r w:rsidR="000F597D">
        <w:t>4</w:t>
      </w:r>
      <w:r>
        <w:t>mb.</w:t>
      </w:r>
    </w:p>
    <w:p w14:paraId="6D54F61B" w14:textId="035CBDB5" w:rsidR="00E70C0D" w:rsidRDefault="00CB626C" w:rsidP="00AE1150">
      <w:pPr>
        <w:pStyle w:val="Body"/>
      </w:pPr>
      <w:r>
        <w:rPr>
          <w:noProof/>
        </w:rPr>
        <w:drawing>
          <wp:inline distT="0" distB="0" distL="0" distR="0" wp14:anchorId="17E67BC8" wp14:editId="1293122E">
            <wp:extent cx="5016500" cy="38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6500" cy="387350"/>
                    </a:xfrm>
                    <a:prstGeom prst="rect">
                      <a:avLst/>
                    </a:prstGeom>
                  </pic:spPr>
                </pic:pic>
              </a:graphicData>
            </a:graphic>
          </wp:inline>
        </w:drawing>
      </w:r>
    </w:p>
    <w:p w14:paraId="624C7CB7" w14:textId="408C63D6" w:rsidR="00E70C0D" w:rsidRDefault="00E70C0D" w:rsidP="00AE1150">
      <w:pPr>
        <w:pStyle w:val="Body"/>
      </w:pPr>
      <w:r>
        <w:t>To change the file size, “</w:t>
      </w:r>
      <w:r w:rsidRPr="00E70C0D">
        <w:t>log4cpp.properties</w:t>
      </w:r>
      <w:r>
        <w:t>” needs to be changed. Please change the limit highlighted above. The max file size mentioned here is in bytes. Please identify number of bytes as per file size needed</w:t>
      </w:r>
      <w:r w:rsidR="00E046F4">
        <w:t xml:space="preserve"> and set the value here</w:t>
      </w:r>
      <w:r>
        <w:t xml:space="preserve">. </w:t>
      </w:r>
    </w:p>
    <w:p w14:paraId="64DEDB29" w14:textId="0F197392" w:rsidR="00E046F4" w:rsidRDefault="00E046F4" w:rsidP="00AE1150">
      <w:pPr>
        <w:pStyle w:val="Body"/>
      </w:pPr>
      <w:r>
        <w:t>Please run script 03 after changing “</w:t>
      </w:r>
      <w:r w:rsidRPr="00E70C0D">
        <w:t>log4cpp.properties</w:t>
      </w:r>
      <w:r>
        <w:t>”.</w:t>
      </w:r>
    </w:p>
    <w:p w14:paraId="3C5B4D86" w14:textId="5D72339D" w:rsidR="00B3785C" w:rsidRDefault="00B3785C">
      <w:pPr>
        <w:pStyle w:val="Heading1"/>
      </w:pPr>
      <w:bookmarkStart w:id="63" w:name="_Toc59562007"/>
      <w:r>
        <w:lastRenderedPageBreak/>
        <w:t>Site Configurations</w:t>
      </w:r>
      <w:bookmarkEnd w:id="63"/>
    </w:p>
    <w:p w14:paraId="7DC3C26B" w14:textId="0B1E9114" w:rsidR="00B3785C" w:rsidRPr="00B3785C" w:rsidRDefault="00B3785C" w:rsidP="00C253D1">
      <w:pPr>
        <w:jc w:val="both"/>
      </w:pPr>
      <w:r w:rsidRPr="00B3785C">
        <w:t>This section provides configurations require</w:t>
      </w:r>
      <w:r>
        <w:t xml:space="preserve">d </w:t>
      </w:r>
      <w:r w:rsidR="00E1375B">
        <w:t>to</w:t>
      </w:r>
      <w:r>
        <w:t xml:space="preserve"> configure </w:t>
      </w:r>
      <w:r w:rsidR="00E1375B">
        <w:t xml:space="preserve">site, </w:t>
      </w:r>
      <w:r w:rsidR="00232B85">
        <w:t xml:space="preserve">wellhead, </w:t>
      </w:r>
      <w:r w:rsidR="00E1375B">
        <w:t>device and points</w:t>
      </w:r>
      <w:r>
        <w:t xml:space="preserve"> for UWC</w:t>
      </w:r>
      <w:r w:rsidR="00E1375B">
        <w:t xml:space="preserve"> </w:t>
      </w:r>
      <w:r w:rsidR="00DD5618">
        <w:t>containers</w:t>
      </w:r>
      <w:r w:rsidR="00E1375B">
        <w:t>.</w:t>
      </w:r>
    </w:p>
    <w:p w14:paraId="596178E7" w14:textId="77777777" w:rsidR="00DD3E2D" w:rsidRDefault="00DD3E2D" w:rsidP="00DD3E2D">
      <w:pPr>
        <w:pStyle w:val="Heading2"/>
      </w:pPr>
      <w:bookmarkStart w:id="64" w:name="_Toc59562008"/>
      <w:r>
        <w:t>System Level Global Configuration</w:t>
      </w:r>
      <w:bookmarkEnd w:id="64"/>
    </w:p>
    <w:p w14:paraId="0B682BC9" w14:textId="233F41D7" w:rsidR="00DD3E2D" w:rsidRDefault="00DD3E2D" w:rsidP="00C253D1">
      <w:pPr>
        <w:pStyle w:val="Body"/>
        <w:jc w:val="both"/>
      </w:pPr>
      <w:r w:rsidRPr="00DD3E2D">
        <w:t xml:space="preserve">This file contains configuration to be used for operations </w:t>
      </w:r>
      <w:r>
        <w:t xml:space="preserve">across UWC containers </w:t>
      </w:r>
      <w:r w:rsidR="008E15EE">
        <w:t xml:space="preserve">for </w:t>
      </w:r>
      <w:r>
        <w:t>(</w:t>
      </w:r>
      <w:r w:rsidR="008E15EE">
        <w:t>Modbus-</w:t>
      </w:r>
      <w:r>
        <w:t xml:space="preserve">TCP, </w:t>
      </w:r>
      <w:r w:rsidR="008E15EE">
        <w:t>Modbus-</w:t>
      </w:r>
      <w:r>
        <w:t>RTU</w:t>
      </w:r>
      <w:r w:rsidRPr="00DD3E2D">
        <w:t>, MQTT-Export.)</w:t>
      </w:r>
    </w:p>
    <w:p w14:paraId="0A7453AF" w14:textId="7E669429" w:rsidR="006020CA" w:rsidRDefault="007F14D0" w:rsidP="00C253D1">
      <w:pPr>
        <w:pStyle w:val="Body"/>
        <w:jc w:val="both"/>
      </w:pPr>
      <w:r w:rsidRPr="007F14D0">
        <w:t>Global_Config.yml</w:t>
      </w:r>
      <w:r>
        <w:t xml:space="preserve"> f</w:t>
      </w:r>
      <w:r w:rsidR="006020CA">
        <w:t xml:space="preserve">ile location - </w:t>
      </w:r>
      <w:r w:rsidRPr="007F14D0">
        <w:t>/opt/intel/eis/uwc_data/common_config</w:t>
      </w:r>
    </w:p>
    <w:p w14:paraId="5899A924" w14:textId="4C254B53" w:rsidR="00DD3E2D" w:rsidRDefault="00DD3E2D" w:rsidP="00C253D1">
      <w:pPr>
        <w:pStyle w:val="Body"/>
        <w:jc w:val="both"/>
      </w:pPr>
      <w:r>
        <w:t>Based on realtime requirement, operations are classified into following sub-operations</w:t>
      </w:r>
    </w:p>
    <w:p w14:paraId="19FAABF0" w14:textId="03AE3EB3" w:rsidR="00DD3E2D" w:rsidRDefault="00DD3E2D" w:rsidP="00C253D1">
      <w:pPr>
        <w:pStyle w:val="Body"/>
        <w:jc w:val="both"/>
      </w:pPr>
      <w:r>
        <w:t>1. Polling realtime</w:t>
      </w:r>
    </w:p>
    <w:p w14:paraId="40A2D235" w14:textId="1D458172" w:rsidR="00DD3E2D" w:rsidRDefault="00DD3E2D" w:rsidP="00C253D1">
      <w:pPr>
        <w:pStyle w:val="Body"/>
        <w:jc w:val="both"/>
      </w:pPr>
      <w:r>
        <w:t>2. Polling non-realtime</w:t>
      </w:r>
    </w:p>
    <w:p w14:paraId="416701B0" w14:textId="70FC2607" w:rsidR="00DD3E2D" w:rsidRDefault="00DD3E2D" w:rsidP="00C253D1">
      <w:pPr>
        <w:pStyle w:val="Body"/>
        <w:jc w:val="both"/>
      </w:pPr>
      <w:r>
        <w:t xml:space="preserve">3. </w:t>
      </w:r>
      <w:r w:rsidR="00ED51BA">
        <w:t>O</w:t>
      </w:r>
      <w:r>
        <w:t>n-demand read realtime</w:t>
      </w:r>
    </w:p>
    <w:p w14:paraId="27B88CE3" w14:textId="5CEB85A8" w:rsidR="00DD3E2D" w:rsidRDefault="00DD3E2D" w:rsidP="00C253D1">
      <w:pPr>
        <w:pStyle w:val="Body"/>
        <w:jc w:val="both"/>
      </w:pPr>
      <w:r>
        <w:t xml:space="preserve">4. </w:t>
      </w:r>
      <w:r w:rsidR="00ED51BA">
        <w:t>O</w:t>
      </w:r>
      <w:r>
        <w:t>n-demand read non-realtime</w:t>
      </w:r>
    </w:p>
    <w:p w14:paraId="6E01B309" w14:textId="691A7717" w:rsidR="00DD3E2D" w:rsidRDefault="00DD3E2D" w:rsidP="00C253D1">
      <w:pPr>
        <w:pStyle w:val="Body"/>
        <w:jc w:val="both"/>
      </w:pPr>
      <w:r>
        <w:t xml:space="preserve">5. </w:t>
      </w:r>
      <w:r w:rsidR="00ED51BA">
        <w:t>O</w:t>
      </w:r>
      <w:r>
        <w:t>n-demand write realtime</w:t>
      </w:r>
    </w:p>
    <w:p w14:paraId="1D41AFF4" w14:textId="779CD65E" w:rsidR="00DD3E2D" w:rsidRDefault="00DD3E2D" w:rsidP="00C253D1">
      <w:pPr>
        <w:pStyle w:val="Body"/>
        <w:jc w:val="both"/>
      </w:pPr>
      <w:r>
        <w:t xml:space="preserve">6. </w:t>
      </w:r>
      <w:r w:rsidR="00ED51BA">
        <w:t>O</w:t>
      </w:r>
      <w:r>
        <w:t>n-demand write non-realtime</w:t>
      </w:r>
    </w:p>
    <w:p w14:paraId="56D8CD62" w14:textId="4634374E" w:rsidR="008237A4" w:rsidRDefault="008237A4" w:rsidP="00C253D1">
      <w:pPr>
        <w:pStyle w:val="Body"/>
        <w:jc w:val="both"/>
      </w:pPr>
      <w:r>
        <w:t>7. SparkPlug communication for SCADA-RTU</w:t>
      </w:r>
    </w:p>
    <w:p w14:paraId="7978ED65" w14:textId="77777777" w:rsidR="00EC7EC1" w:rsidRDefault="00EC7EC1" w:rsidP="00DD3E2D">
      <w:pPr>
        <w:pStyle w:val="Body"/>
      </w:pPr>
    </w:p>
    <w:p w14:paraId="5CF7DD7F" w14:textId="3A55DB48" w:rsidR="008237A4" w:rsidRDefault="008237A4" w:rsidP="008237A4">
      <w:pPr>
        <w:pStyle w:val="Heading3"/>
      </w:pPr>
      <w:bookmarkStart w:id="65" w:name="_Toc59562009"/>
      <w:r>
        <w:t>Settings for Polling and On-Demand operation</w:t>
      </w:r>
      <w:bookmarkEnd w:id="65"/>
    </w:p>
    <w:p w14:paraId="7937A072" w14:textId="731AB7FA" w:rsidR="00EC7EC1" w:rsidRDefault="00EC7EC1" w:rsidP="00C253D1">
      <w:pPr>
        <w:pStyle w:val="Body"/>
        <w:jc w:val="both"/>
      </w:pPr>
      <w:r>
        <w:t xml:space="preserve">Following is a sample for </w:t>
      </w:r>
      <w:r w:rsidR="008237A4">
        <w:t xml:space="preserve">Polling </w:t>
      </w:r>
      <w:r w:rsidR="00876A77">
        <w:t>operation</w:t>
      </w:r>
      <w:r w:rsidR="008237A4">
        <w:t>. Similar is applicable for On-demand operations</w:t>
      </w:r>
      <w:r w:rsidR="00876A77">
        <w:t>:</w:t>
      </w:r>
    </w:p>
    <w:p w14:paraId="3B51AFFA"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Global:</w:t>
      </w:r>
    </w:p>
    <w:p w14:paraId="47D8D2F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642198E7"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 Polling:</w:t>
      </w:r>
    </w:p>
    <w:p w14:paraId="77F3D3F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default_realtime: false</w:t>
      </w:r>
    </w:p>
    <w:p w14:paraId="6016D8A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realtime:</w:t>
      </w:r>
    </w:p>
    <w:p w14:paraId="67838F75"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4</w:t>
      </w:r>
    </w:p>
    <w:p w14:paraId="3D236C3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retries: 1</w:t>
      </w:r>
    </w:p>
    <w:p w14:paraId="12FA9B3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qos: 1</w:t>
      </w:r>
    </w:p>
    <w:p w14:paraId="3320AF9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non-realtime:</w:t>
      </w:r>
    </w:p>
    <w:p w14:paraId="07FE342B"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1</w:t>
      </w:r>
    </w:p>
    <w:p w14:paraId="3E23FB16"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retries: 0</w:t>
      </w:r>
    </w:p>
    <w:p w14:paraId="4A63B9BA" w14:textId="05644DF1" w:rsidR="00876A77"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qos: 0</w:t>
      </w:r>
    </w:p>
    <w:p w14:paraId="7FA3B09E" w14:textId="76E38A81" w:rsidR="00205733" w:rsidRDefault="00205733" w:rsidP="00C253D1">
      <w:pPr>
        <w:spacing w:before="0"/>
        <w:jc w:val="both"/>
        <w:rPr>
          <w:color w:val="000000"/>
        </w:rPr>
      </w:pPr>
      <w:r>
        <w:br w:type="page"/>
      </w:r>
    </w:p>
    <w:p w14:paraId="0E83BF4B" w14:textId="3CA99E7F" w:rsidR="00DD3E2D" w:rsidRDefault="002E0A02" w:rsidP="00C253D1">
      <w:pPr>
        <w:pStyle w:val="Body"/>
        <w:jc w:val="both"/>
      </w:pPr>
      <w:r>
        <w:lastRenderedPageBreak/>
        <w:t>Following is a description of each field.</w:t>
      </w:r>
    </w:p>
    <w:tbl>
      <w:tblPr>
        <w:tblStyle w:val="TableGrid"/>
        <w:tblW w:w="0" w:type="auto"/>
        <w:tblLook w:val="04A0" w:firstRow="1" w:lastRow="0" w:firstColumn="1" w:lastColumn="0" w:noHBand="0" w:noVBand="1"/>
      </w:tblPr>
      <w:tblGrid>
        <w:gridCol w:w="2630"/>
        <w:gridCol w:w="1865"/>
        <w:gridCol w:w="3395"/>
      </w:tblGrid>
      <w:tr w:rsidR="003D4D2C" w14:paraId="23B3F5F1" w14:textId="77777777" w:rsidTr="003D4D2C">
        <w:tc>
          <w:tcPr>
            <w:tcW w:w="2630" w:type="dxa"/>
            <w:vAlign w:val="center"/>
          </w:tcPr>
          <w:p w14:paraId="498E1514" w14:textId="38E56235" w:rsidR="003D4D2C" w:rsidRDefault="003D4D2C" w:rsidP="00EC4D5B">
            <w:pPr>
              <w:pStyle w:val="Body"/>
              <w:spacing w:beforeLines="60" w:before="144" w:afterLines="60" w:after="144"/>
              <w:jc w:val="both"/>
            </w:pPr>
            <w:r>
              <w:t>Field</w:t>
            </w:r>
          </w:p>
        </w:tc>
        <w:tc>
          <w:tcPr>
            <w:tcW w:w="1865" w:type="dxa"/>
            <w:vAlign w:val="center"/>
          </w:tcPr>
          <w:p w14:paraId="6ACB7156" w14:textId="25FD4110" w:rsidR="003D4D2C" w:rsidRDefault="003D4D2C" w:rsidP="00EC4D5B">
            <w:pPr>
              <w:pStyle w:val="Body"/>
              <w:spacing w:beforeLines="60" w:before="144" w:afterLines="60" w:after="144"/>
              <w:jc w:val="both"/>
            </w:pPr>
            <w:r>
              <w:t>Values</w:t>
            </w:r>
          </w:p>
        </w:tc>
        <w:tc>
          <w:tcPr>
            <w:tcW w:w="3395" w:type="dxa"/>
            <w:vAlign w:val="center"/>
          </w:tcPr>
          <w:p w14:paraId="19C7DE9D" w14:textId="1BCE6D50" w:rsidR="003D4D2C" w:rsidRDefault="003D4D2C" w:rsidP="00EC4D5B">
            <w:pPr>
              <w:pStyle w:val="Body"/>
              <w:spacing w:beforeLines="60" w:before="144" w:afterLines="60" w:after="144"/>
              <w:jc w:val="both"/>
            </w:pPr>
            <w:r>
              <w:t>Description</w:t>
            </w:r>
          </w:p>
        </w:tc>
      </w:tr>
      <w:tr w:rsidR="003D4D2C" w14:paraId="2713EA55" w14:textId="77777777" w:rsidTr="003D4D2C">
        <w:tc>
          <w:tcPr>
            <w:tcW w:w="2630" w:type="dxa"/>
            <w:vAlign w:val="center"/>
          </w:tcPr>
          <w:p w14:paraId="49EEEE46" w14:textId="1C297EDE" w:rsidR="003D4D2C" w:rsidRDefault="003D4D2C" w:rsidP="00EC4D5B">
            <w:pPr>
              <w:pStyle w:val="Body"/>
              <w:spacing w:beforeLines="60" w:before="144" w:afterLines="60" w:after="144"/>
              <w:jc w:val="both"/>
            </w:pPr>
            <w:r w:rsidRPr="00DD3E2D">
              <w:rPr>
                <w:rFonts w:ascii="Courier New" w:hAnsi="Courier New" w:cs="Courier New"/>
                <w:iCs/>
              </w:rPr>
              <w:t>default_realtime</w:t>
            </w:r>
          </w:p>
        </w:tc>
        <w:tc>
          <w:tcPr>
            <w:tcW w:w="1865" w:type="dxa"/>
            <w:vAlign w:val="center"/>
          </w:tcPr>
          <w:p w14:paraId="6E37D775" w14:textId="5E80B60C" w:rsidR="003D4D2C" w:rsidRDefault="003D4D2C" w:rsidP="00EC4D5B">
            <w:pPr>
              <w:pStyle w:val="Body"/>
              <w:spacing w:beforeLines="60" w:before="144" w:afterLines="60" w:after="144"/>
              <w:jc w:val="both"/>
            </w:pPr>
            <w:r w:rsidRPr="00DD3E2D">
              <w:rPr>
                <w:rFonts w:ascii="Courier New" w:hAnsi="Courier New" w:cs="Courier New"/>
                <w:iCs/>
              </w:rPr>
              <w:t>true</w:t>
            </w:r>
            <w:r w:rsidRPr="00DD3E2D">
              <w:t xml:space="preserve"> or </w:t>
            </w:r>
            <w:r w:rsidRPr="00DD3E2D">
              <w:rPr>
                <w:rFonts w:ascii="Courier New" w:hAnsi="Courier New" w:cs="Courier New"/>
                <w:iCs/>
              </w:rPr>
              <w:t>false</w:t>
            </w:r>
          </w:p>
        </w:tc>
        <w:tc>
          <w:tcPr>
            <w:tcW w:w="3395" w:type="dxa"/>
            <w:vAlign w:val="center"/>
          </w:tcPr>
          <w:p w14:paraId="5FA5EC01" w14:textId="77777777" w:rsidR="003D4D2C" w:rsidRDefault="003D4D2C" w:rsidP="00EC4D5B">
            <w:pPr>
              <w:pStyle w:val="Body"/>
              <w:spacing w:beforeLines="60" w:before="144" w:afterLines="60" w:after="144"/>
              <w:jc w:val="both"/>
            </w:pPr>
            <w:r w:rsidRPr="00DD3E2D">
              <w:t>It defines how an operation should be performed in absence of corresponding realtime indicator</w:t>
            </w:r>
            <w:r>
              <w:t>.</w:t>
            </w:r>
          </w:p>
          <w:p w14:paraId="6F519026" w14:textId="4A6F5D43" w:rsidR="003D4D2C" w:rsidRDefault="003D4D2C" w:rsidP="00EC4D5B">
            <w:pPr>
              <w:pStyle w:val="Body"/>
              <w:spacing w:beforeLines="60" w:before="144" w:afterLines="60" w:after="144"/>
              <w:jc w:val="both"/>
            </w:pPr>
            <w:r w:rsidRPr="00DD3E2D">
              <w:t xml:space="preserve">E.g. </w:t>
            </w:r>
            <w:r>
              <w:t>I</w:t>
            </w:r>
            <w:r w:rsidRPr="00DD3E2D">
              <w:t>n case of on-demand-write or read request, the json payload contains a field called "realtime"</w:t>
            </w:r>
            <w:r>
              <w:t xml:space="preserve">. </w:t>
            </w:r>
            <w:r w:rsidRPr="00DD3E2D">
              <w:t>This field defines realtime nature in absence of such a field in on-demand request or polling configuration</w:t>
            </w:r>
          </w:p>
        </w:tc>
      </w:tr>
      <w:tr w:rsidR="003D4D2C" w14:paraId="5A7B37EE" w14:textId="77777777" w:rsidTr="003D4D2C">
        <w:tc>
          <w:tcPr>
            <w:tcW w:w="2630" w:type="dxa"/>
            <w:vAlign w:val="center"/>
          </w:tcPr>
          <w:p w14:paraId="42118157" w14:textId="059C7549" w:rsidR="003D4D2C" w:rsidRDefault="003D4D2C" w:rsidP="00EC4D5B">
            <w:pPr>
              <w:pStyle w:val="Body"/>
              <w:spacing w:beforeLines="60" w:before="144" w:afterLines="60" w:after="144"/>
              <w:jc w:val="both"/>
            </w:pPr>
            <w:r w:rsidRPr="00331251">
              <w:rPr>
                <w:rFonts w:ascii="Courier New" w:hAnsi="Courier New" w:cs="Courier New"/>
                <w:iCs/>
              </w:rPr>
              <w:t>realtime</w:t>
            </w:r>
          </w:p>
        </w:tc>
        <w:tc>
          <w:tcPr>
            <w:tcW w:w="1865" w:type="dxa"/>
            <w:vAlign w:val="center"/>
          </w:tcPr>
          <w:p w14:paraId="349BC4DE" w14:textId="77777777" w:rsidR="003D4D2C" w:rsidRDefault="003D4D2C" w:rsidP="00EC4D5B">
            <w:pPr>
              <w:pStyle w:val="Body"/>
              <w:spacing w:beforeLines="60" w:before="144" w:afterLines="60" w:after="144"/>
              <w:jc w:val="both"/>
            </w:pPr>
          </w:p>
        </w:tc>
        <w:tc>
          <w:tcPr>
            <w:tcW w:w="3395" w:type="dxa"/>
            <w:vAlign w:val="center"/>
          </w:tcPr>
          <w:p w14:paraId="56DC3F74" w14:textId="1AB84C0C" w:rsidR="003D4D2C" w:rsidRDefault="003D4D2C" w:rsidP="00EC4D5B">
            <w:pPr>
              <w:pStyle w:val="Body"/>
              <w:spacing w:beforeLines="60" w:before="144" w:afterLines="60" w:after="144"/>
              <w:jc w:val="both"/>
            </w:pPr>
            <w:r>
              <w:t xml:space="preserve">This is a group field. Defines configuration for </w:t>
            </w:r>
            <w:r w:rsidR="00EC65FB">
              <w:t>realtime operation.</w:t>
            </w:r>
          </w:p>
        </w:tc>
      </w:tr>
      <w:tr w:rsidR="003D4D2C" w14:paraId="0C67BC7F" w14:textId="77777777" w:rsidTr="003D4D2C">
        <w:tc>
          <w:tcPr>
            <w:tcW w:w="2630" w:type="dxa"/>
            <w:vAlign w:val="center"/>
          </w:tcPr>
          <w:p w14:paraId="441D89CA" w14:textId="63589D6F" w:rsidR="003D4D2C" w:rsidRDefault="003D4D2C" w:rsidP="00EC4D5B">
            <w:pPr>
              <w:pStyle w:val="Body"/>
              <w:spacing w:beforeLines="60" w:before="144" w:afterLines="60" w:after="144"/>
              <w:jc w:val="both"/>
            </w:pPr>
            <w:r w:rsidRPr="00331251">
              <w:rPr>
                <w:rFonts w:ascii="Courier New" w:hAnsi="Courier New" w:cs="Courier New"/>
                <w:iCs/>
              </w:rPr>
              <w:t>non-realtime</w:t>
            </w:r>
          </w:p>
        </w:tc>
        <w:tc>
          <w:tcPr>
            <w:tcW w:w="1865" w:type="dxa"/>
            <w:vAlign w:val="center"/>
          </w:tcPr>
          <w:p w14:paraId="3C3BEC8A" w14:textId="77777777" w:rsidR="003D4D2C" w:rsidRDefault="003D4D2C" w:rsidP="00EC4D5B">
            <w:pPr>
              <w:pStyle w:val="Body"/>
              <w:spacing w:beforeLines="60" w:before="144" w:afterLines="60" w:after="144"/>
              <w:jc w:val="both"/>
            </w:pPr>
          </w:p>
        </w:tc>
        <w:tc>
          <w:tcPr>
            <w:tcW w:w="3395" w:type="dxa"/>
            <w:vAlign w:val="center"/>
          </w:tcPr>
          <w:p w14:paraId="61EE4206" w14:textId="6045C3D4" w:rsidR="003D4D2C" w:rsidRDefault="00EC65FB" w:rsidP="00EC4D5B">
            <w:pPr>
              <w:pStyle w:val="Body"/>
              <w:spacing w:beforeLines="60" w:before="144" w:afterLines="60" w:after="144"/>
              <w:jc w:val="both"/>
            </w:pPr>
            <w:r>
              <w:t>This is a group field. Defines configuration for realtime operation.</w:t>
            </w:r>
          </w:p>
        </w:tc>
      </w:tr>
      <w:tr w:rsidR="006C3B66" w14:paraId="12B709F6" w14:textId="77777777" w:rsidTr="007B25E8">
        <w:tc>
          <w:tcPr>
            <w:tcW w:w="7890" w:type="dxa"/>
            <w:gridSpan w:val="3"/>
            <w:vAlign w:val="center"/>
          </w:tcPr>
          <w:p w14:paraId="187D1C65" w14:textId="5159A1E1" w:rsidR="006C3B66" w:rsidRDefault="006C3B66" w:rsidP="00EC4D5B">
            <w:pPr>
              <w:pStyle w:val="Body"/>
              <w:spacing w:beforeLines="60" w:before="144" w:afterLines="60" w:after="144"/>
              <w:jc w:val="both"/>
            </w:pPr>
            <w:r>
              <w:t>Sub fields for “</w:t>
            </w:r>
            <w:r w:rsidRPr="00331251">
              <w:rPr>
                <w:rFonts w:ascii="Courier New" w:hAnsi="Courier New" w:cs="Courier New"/>
                <w:iCs/>
              </w:rPr>
              <w:t>realtime</w:t>
            </w:r>
            <w:r>
              <w:t>” and “</w:t>
            </w:r>
            <w:r w:rsidRPr="00331251">
              <w:rPr>
                <w:rFonts w:ascii="Courier New" w:hAnsi="Courier New" w:cs="Courier New"/>
                <w:iCs/>
              </w:rPr>
              <w:t>non-realtime</w:t>
            </w:r>
            <w:r>
              <w:t>” group</w:t>
            </w:r>
          </w:p>
        </w:tc>
      </w:tr>
      <w:tr w:rsidR="003D4D2C" w14:paraId="1DD3DF2E" w14:textId="77777777" w:rsidTr="003D4D2C">
        <w:tc>
          <w:tcPr>
            <w:tcW w:w="2630" w:type="dxa"/>
            <w:vAlign w:val="center"/>
          </w:tcPr>
          <w:p w14:paraId="1305EFD9" w14:textId="7029829A" w:rsidR="003D4D2C" w:rsidRDefault="006C3B66" w:rsidP="00EC4D5B">
            <w:pPr>
              <w:pStyle w:val="Body"/>
              <w:spacing w:beforeLines="60" w:before="144" w:afterLines="60" w:after="144"/>
              <w:jc w:val="both"/>
            </w:pPr>
            <w:r w:rsidRPr="001844AB">
              <w:rPr>
                <w:rFonts w:ascii="Courier New" w:hAnsi="Courier New" w:cs="Courier New"/>
              </w:rPr>
              <w:t>operation_priority</w:t>
            </w:r>
          </w:p>
        </w:tc>
        <w:tc>
          <w:tcPr>
            <w:tcW w:w="1865" w:type="dxa"/>
            <w:vAlign w:val="center"/>
          </w:tcPr>
          <w:p w14:paraId="65CF0443" w14:textId="5E670B15" w:rsidR="003D4D2C" w:rsidRDefault="006C3B66" w:rsidP="00EC4D5B">
            <w:pPr>
              <w:pStyle w:val="Body"/>
              <w:spacing w:beforeLines="60" w:before="144" w:afterLines="60" w:after="144"/>
              <w:jc w:val="both"/>
            </w:pPr>
            <w:r>
              <w:t>1 to 6</w:t>
            </w:r>
          </w:p>
        </w:tc>
        <w:tc>
          <w:tcPr>
            <w:tcW w:w="3395" w:type="dxa"/>
            <w:vAlign w:val="center"/>
          </w:tcPr>
          <w:p w14:paraId="553E804B" w14:textId="73E82A79" w:rsidR="006C3B66" w:rsidRDefault="006C3B66" w:rsidP="00EC4D5B">
            <w:pPr>
              <w:pStyle w:val="Body"/>
              <w:spacing w:beforeLines="60" w:before="144" w:afterLines="60" w:after="144"/>
              <w:jc w:val="both"/>
            </w:pPr>
            <w:r>
              <w:t>The field defines priority to be assigned to 6 sub-operations</w:t>
            </w:r>
            <w:r w:rsidR="008237A4">
              <w:t xml:space="preserve"> (related to Polling and On-Demand)</w:t>
            </w:r>
            <w:r>
              <w:t>, listed above.</w:t>
            </w:r>
          </w:p>
          <w:p w14:paraId="59CCB19C" w14:textId="77777777" w:rsidR="006C3B66" w:rsidRDefault="006C3B66" w:rsidP="00EC4D5B">
            <w:pPr>
              <w:pStyle w:val="Body"/>
              <w:spacing w:beforeLines="60" w:before="144" w:afterLines="60" w:after="144"/>
              <w:jc w:val="both"/>
            </w:pPr>
            <w:r>
              <w:t xml:space="preserve">1 is lowest priority and 6 is highest priority. </w:t>
            </w:r>
          </w:p>
          <w:p w14:paraId="51E37387" w14:textId="1CC68AE3" w:rsidR="003D4D2C" w:rsidRDefault="006C3B66" w:rsidP="00EC4D5B">
            <w:pPr>
              <w:pStyle w:val="Body"/>
              <w:spacing w:beforeLines="60" w:before="144" w:afterLines="60" w:after="144"/>
              <w:jc w:val="both"/>
            </w:pPr>
            <w:r>
              <w:t>Hence, if there are 2 requests ready for execution, a request with higher priority will be executed first.</w:t>
            </w:r>
          </w:p>
        </w:tc>
      </w:tr>
      <w:tr w:rsidR="006C3B66" w14:paraId="1BAFB7D3" w14:textId="77777777" w:rsidTr="003D4D2C">
        <w:tc>
          <w:tcPr>
            <w:tcW w:w="2630" w:type="dxa"/>
            <w:vAlign w:val="center"/>
          </w:tcPr>
          <w:p w14:paraId="6BF9F011" w14:textId="7D869264" w:rsidR="006C3B66" w:rsidRDefault="006C3B66" w:rsidP="00EC4D5B">
            <w:pPr>
              <w:pStyle w:val="Body"/>
              <w:spacing w:beforeLines="60" w:before="144" w:afterLines="60" w:after="144"/>
              <w:jc w:val="both"/>
            </w:pPr>
            <w:r w:rsidRPr="001844AB">
              <w:rPr>
                <w:rFonts w:ascii="Courier New" w:hAnsi="Courier New" w:cs="Courier New"/>
              </w:rPr>
              <w:t>retries</w:t>
            </w:r>
          </w:p>
        </w:tc>
        <w:tc>
          <w:tcPr>
            <w:tcW w:w="1865" w:type="dxa"/>
            <w:vAlign w:val="center"/>
          </w:tcPr>
          <w:p w14:paraId="6E7BB5A2" w14:textId="37934225" w:rsidR="006C3B66" w:rsidRDefault="006C3B66" w:rsidP="00EC4D5B">
            <w:pPr>
              <w:pStyle w:val="Body"/>
              <w:spacing w:beforeLines="60" w:before="144" w:afterLines="60" w:after="144"/>
              <w:jc w:val="both"/>
            </w:pPr>
            <w:r>
              <w:t>0 to 4</w:t>
            </w:r>
          </w:p>
        </w:tc>
        <w:tc>
          <w:tcPr>
            <w:tcW w:w="3395" w:type="dxa"/>
            <w:vAlign w:val="center"/>
          </w:tcPr>
          <w:p w14:paraId="1AF3F2A1" w14:textId="2D10AA26" w:rsidR="006C3B66" w:rsidRDefault="006C3B66" w:rsidP="00EC4D5B">
            <w:pPr>
              <w:pStyle w:val="Body"/>
              <w:spacing w:beforeLines="60" w:before="144" w:afterLines="60" w:after="144"/>
              <w:jc w:val="both"/>
            </w:pPr>
            <w:r>
              <w:t>This field specifies if a request of particular type should be resent if a response is not received within specified limit. Value 0 means no retry is needed. value 1 means, retry once.</w:t>
            </w:r>
          </w:p>
        </w:tc>
      </w:tr>
      <w:tr w:rsidR="006C3B66" w14:paraId="7D33CB67" w14:textId="77777777" w:rsidTr="003D4D2C">
        <w:tc>
          <w:tcPr>
            <w:tcW w:w="2630" w:type="dxa"/>
            <w:vAlign w:val="center"/>
          </w:tcPr>
          <w:p w14:paraId="6025F9C5" w14:textId="4D83457D" w:rsidR="006C3B66" w:rsidRDefault="006C3B66" w:rsidP="00EC4D5B">
            <w:pPr>
              <w:pStyle w:val="Body"/>
              <w:spacing w:beforeLines="60" w:before="144" w:afterLines="60" w:after="144"/>
              <w:jc w:val="both"/>
            </w:pPr>
            <w:r w:rsidRPr="001844AB">
              <w:rPr>
                <w:rFonts w:ascii="Courier New" w:hAnsi="Courier New" w:cs="Courier New"/>
              </w:rPr>
              <w:t>qos</w:t>
            </w:r>
          </w:p>
        </w:tc>
        <w:tc>
          <w:tcPr>
            <w:tcW w:w="1865" w:type="dxa"/>
            <w:vAlign w:val="center"/>
          </w:tcPr>
          <w:p w14:paraId="2BEBD3CF" w14:textId="382B24E9" w:rsidR="006C3B66" w:rsidRDefault="006C3B66" w:rsidP="00EC4D5B">
            <w:pPr>
              <w:pStyle w:val="Body"/>
              <w:spacing w:beforeLines="60" w:before="144" w:afterLines="60" w:after="144"/>
              <w:jc w:val="both"/>
            </w:pPr>
            <w:r>
              <w:t>0 or 1 or 2</w:t>
            </w:r>
          </w:p>
        </w:tc>
        <w:tc>
          <w:tcPr>
            <w:tcW w:w="3395" w:type="dxa"/>
            <w:vAlign w:val="center"/>
          </w:tcPr>
          <w:p w14:paraId="11296C7E" w14:textId="0B21194A" w:rsidR="006C3B66" w:rsidRDefault="006C3B66" w:rsidP="00EC4D5B">
            <w:pPr>
              <w:pStyle w:val="Body"/>
              <w:spacing w:beforeLines="60" w:before="144" w:afterLines="60" w:after="144"/>
              <w:jc w:val="both"/>
            </w:pPr>
            <w:r>
              <w:t>MQTT-Export will use this QoS value while publishing a message on MQTT.</w:t>
            </w:r>
          </w:p>
        </w:tc>
      </w:tr>
    </w:tbl>
    <w:p w14:paraId="726506A8" w14:textId="3FC15F23" w:rsidR="00331251" w:rsidRDefault="00331251" w:rsidP="00C253D1">
      <w:pPr>
        <w:pStyle w:val="Body"/>
        <w:jc w:val="both"/>
      </w:pPr>
      <w:r>
        <w:t>If incorrect value is specified for any of above fields, a default value (listed below) will be used:</w:t>
      </w:r>
    </w:p>
    <w:p w14:paraId="28BD3D7D" w14:textId="786BA97D"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default_realtime: false</w:t>
      </w:r>
    </w:p>
    <w:p w14:paraId="7EECB1F5" w14:textId="55521034"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operation_priority: 1</w:t>
      </w:r>
    </w:p>
    <w:p w14:paraId="59740421" w14:textId="48447507"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lastRenderedPageBreak/>
        <w:t>retries: 0</w:t>
      </w:r>
    </w:p>
    <w:p w14:paraId="52CF5734" w14:textId="054A7B18"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qos: 0</w:t>
      </w:r>
    </w:p>
    <w:p w14:paraId="05AA3C38" w14:textId="18BC2C1E" w:rsidR="00331251" w:rsidRDefault="00331251" w:rsidP="00C253D1">
      <w:pPr>
        <w:pStyle w:val="Body"/>
        <w:jc w:val="both"/>
      </w:pPr>
      <w:r>
        <w:t>If configuration parameter or section is missing for any of the sub-operation</w:t>
      </w:r>
      <w:r w:rsidR="008237A4">
        <w:t xml:space="preserve"> (related to Polling and On-Demand)</w:t>
      </w:r>
      <w:r>
        <w:t>, then default values mentioned above will be used.</w:t>
      </w:r>
    </w:p>
    <w:p w14:paraId="6ADAE6F2" w14:textId="5A9E2545" w:rsidR="008237A4" w:rsidRDefault="008237A4" w:rsidP="008237A4">
      <w:pPr>
        <w:pStyle w:val="Heading3"/>
      </w:pPr>
      <w:bookmarkStart w:id="66" w:name="_Settings_for_SCAD-RTU"/>
      <w:bookmarkStart w:id="67" w:name="_Toc59562010"/>
      <w:bookmarkEnd w:id="66"/>
      <w:r>
        <w:t>Settings for SCAD-RTU – SparkPlug communication operation</w:t>
      </w:r>
      <w:bookmarkEnd w:id="67"/>
    </w:p>
    <w:p w14:paraId="6ADAC30E" w14:textId="700BF0DE" w:rsidR="008237A4" w:rsidRDefault="008237A4" w:rsidP="00C253D1">
      <w:pPr>
        <w:pStyle w:val="Body"/>
        <w:jc w:val="both"/>
      </w:pPr>
      <w:r>
        <w:t>Following is a sample:</w:t>
      </w:r>
    </w:p>
    <w:p w14:paraId="6579D4B6"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Global:</w:t>
      </w:r>
    </w:p>
    <w:p w14:paraId="0DE2483A"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3CF98115" w14:textId="0E5CFBA6"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 </w:t>
      </w:r>
      <w:r w:rsidRPr="008237A4">
        <w:rPr>
          <w:rFonts w:ascii="Courier New" w:hAnsi="Courier New" w:cs="Courier New"/>
        </w:rPr>
        <w:t>SparkPlug_Operation</w:t>
      </w:r>
      <w:r w:rsidRPr="001844AB">
        <w:rPr>
          <w:rFonts w:ascii="Courier New" w:hAnsi="Courier New" w:cs="Courier New"/>
        </w:rPr>
        <w:t>:</w:t>
      </w:r>
    </w:p>
    <w:p w14:paraId="4AD9DC51" w14:textId="596E7DD7" w:rsidR="008237A4"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w:t>
      </w:r>
      <w:r w:rsidRPr="008237A4">
        <w:rPr>
          <w:rFonts w:ascii="Courier New" w:hAnsi="Courier New" w:cs="Courier New"/>
        </w:rPr>
        <w:t>group_id: "UWC nodes"</w:t>
      </w:r>
    </w:p>
    <w:p w14:paraId="22E5F987" w14:textId="6D02C1D6" w:rsidR="008237A4" w:rsidRPr="001844AB" w:rsidRDefault="006F0048" w:rsidP="00C253D1">
      <w:pPr>
        <w:pStyle w:val="Body"/>
        <w:spacing w:before="0"/>
        <w:ind w:left="36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8237A4" w:rsidRPr="008237A4">
        <w:rPr>
          <w:rFonts w:ascii="Courier New" w:hAnsi="Courier New" w:cs="Courier New"/>
        </w:rPr>
        <w:t>edge_node_id</w:t>
      </w:r>
      <w:r w:rsidR="008237A4" w:rsidRPr="001844AB">
        <w:rPr>
          <w:rFonts w:ascii="Courier New" w:hAnsi="Courier New" w:cs="Courier New"/>
        </w:rPr>
        <w:t>:</w:t>
      </w:r>
      <w:r w:rsidR="00714059">
        <w:rPr>
          <w:rFonts w:ascii="Courier New" w:hAnsi="Courier New" w:cs="Courier New"/>
        </w:rPr>
        <w:t xml:space="preserve"> </w:t>
      </w:r>
      <w:r w:rsidR="00714059" w:rsidRPr="008237A4">
        <w:rPr>
          <w:rFonts w:ascii="Courier New" w:hAnsi="Courier New" w:cs="Courier New"/>
        </w:rPr>
        <w:t>"RBOX510"</w:t>
      </w:r>
    </w:p>
    <w:p w14:paraId="5A556689" w14:textId="77777777" w:rsidR="008237A4" w:rsidRDefault="008237A4" w:rsidP="00C253D1">
      <w:pPr>
        <w:spacing w:before="0"/>
        <w:jc w:val="both"/>
      </w:pPr>
    </w:p>
    <w:p w14:paraId="26959D37" w14:textId="60D66910" w:rsidR="007D19B3" w:rsidRDefault="007D19B3" w:rsidP="00C253D1">
      <w:pPr>
        <w:spacing w:before="0"/>
        <w:jc w:val="both"/>
      </w:pPr>
      <w:r>
        <w:t xml:space="preserve">Above are also the default values for mentioned parameters. </w:t>
      </w:r>
      <w:r w:rsidR="008237A4">
        <w:t xml:space="preserve">If configuration parameter or section is missing </w:t>
      </w:r>
      <w:r>
        <w:t>for SparkPlug communication</w:t>
      </w:r>
      <w:r w:rsidR="008237A4">
        <w:t>, then default values mentioned above will be used.</w:t>
      </w:r>
    </w:p>
    <w:p w14:paraId="1C896BFF" w14:textId="2EE044F2" w:rsidR="00714059" w:rsidRDefault="00714059" w:rsidP="00C253D1">
      <w:pPr>
        <w:spacing w:before="0"/>
        <w:jc w:val="both"/>
      </w:pPr>
    </w:p>
    <w:p w14:paraId="24DC1850" w14:textId="091ACD06" w:rsidR="004E56C7" w:rsidRDefault="007D19B3" w:rsidP="00C253D1">
      <w:pPr>
        <w:spacing w:before="0"/>
        <w:jc w:val="both"/>
      </w:pPr>
      <w:r>
        <w:t xml:space="preserve">The parameters here are used to form SparkPlug formatted topic name. </w:t>
      </w:r>
    </w:p>
    <w:p w14:paraId="643802EB" w14:textId="5C2D3F47" w:rsidR="00714059" w:rsidRDefault="00714059" w:rsidP="00C253D1">
      <w:pPr>
        <w:spacing w:before="0"/>
        <w:jc w:val="both"/>
      </w:pPr>
    </w:p>
    <w:p w14:paraId="78129E19" w14:textId="3E340601" w:rsidR="00714059" w:rsidRDefault="00714059" w:rsidP="00714059">
      <w:pPr>
        <w:spacing w:before="0"/>
        <w:jc w:val="both"/>
      </w:pPr>
      <w:r>
        <w:t xml:space="preserve">These values should properly be </w:t>
      </w:r>
      <w:r w:rsidR="002E7DB8">
        <w:t>configured</w:t>
      </w:r>
      <w:r>
        <w:t xml:space="preserve"> to ensure correct representation of data under SCADA Master. </w:t>
      </w:r>
    </w:p>
    <w:p w14:paraId="33476E5A" w14:textId="1F71E4AE" w:rsidR="008237A4" w:rsidRDefault="008237A4" w:rsidP="00C253D1">
      <w:pPr>
        <w:pStyle w:val="Body"/>
        <w:jc w:val="both"/>
      </w:pPr>
      <w:r>
        <w:t>Following is a description of each field.</w:t>
      </w:r>
    </w:p>
    <w:p w14:paraId="6F5EB8CE" w14:textId="77777777" w:rsidR="00F515A7" w:rsidRDefault="00F515A7" w:rsidP="00C253D1">
      <w:pPr>
        <w:pStyle w:val="Body"/>
        <w:jc w:val="both"/>
      </w:pPr>
    </w:p>
    <w:tbl>
      <w:tblPr>
        <w:tblStyle w:val="TableGrid"/>
        <w:tblW w:w="0" w:type="auto"/>
        <w:tblLook w:val="04A0" w:firstRow="1" w:lastRow="0" w:firstColumn="1" w:lastColumn="0" w:noHBand="0" w:noVBand="1"/>
      </w:tblPr>
      <w:tblGrid>
        <w:gridCol w:w="2377"/>
        <w:gridCol w:w="1398"/>
        <w:gridCol w:w="4115"/>
      </w:tblGrid>
      <w:tr w:rsidR="008237A4" w14:paraId="1F33DB8D" w14:textId="77777777" w:rsidTr="0061799F">
        <w:tc>
          <w:tcPr>
            <w:tcW w:w="2377" w:type="dxa"/>
            <w:vAlign w:val="center"/>
          </w:tcPr>
          <w:p w14:paraId="56614FE8" w14:textId="77777777" w:rsidR="008237A4" w:rsidRDefault="008237A4" w:rsidP="00EC4D5B">
            <w:pPr>
              <w:pStyle w:val="Body"/>
              <w:spacing w:before="60" w:after="60"/>
              <w:jc w:val="both"/>
            </w:pPr>
            <w:r>
              <w:t>Field</w:t>
            </w:r>
          </w:p>
        </w:tc>
        <w:tc>
          <w:tcPr>
            <w:tcW w:w="1398" w:type="dxa"/>
            <w:vAlign w:val="center"/>
          </w:tcPr>
          <w:p w14:paraId="6E434F9F" w14:textId="77777777" w:rsidR="008237A4" w:rsidRDefault="008237A4" w:rsidP="00EC4D5B">
            <w:pPr>
              <w:pStyle w:val="Body"/>
              <w:spacing w:before="60" w:after="60"/>
              <w:jc w:val="both"/>
            </w:pPr>
            <w:r>
              <w:t>Values</w:t>
            </w:r>
          </w:p>
        </w:tc>
        <w:tc>
          <w:tcPr>
            <w:tcW w:w="4115" w:type="dxa"/>
            <w:vAlign w:val="center"/>
          </w:tcPr>
          <w:p w14:paraId="27526686" w14:textId="77777777" w:rsidR="008237A4" w:rsidRDefault="008237A4" w:rsidP="00EC4D5B">
            <w:pPr>
              <w:pStyle w:val="Body"/>
              <w:spacing w:before="60" w:after="60"/>
              <w:jc w:val="both"/>
            </w:pPr>
            <w:r>
              <w:t>Description</w:t>
            </w:r>
          </w:p>
        </w:tc>
      </w:tr>
      <w:tr w:rsidR="008237A4" w14:paraId="6591694C" w14:textId="77777777" w:rsidTr="0061799F">
        <w:tc>
          <w:tcPr>
            <w:tcW w:w="2377" w:type="dxa"/>
            <w:vAlign w:val="center"/>
          </w:tcPr>
          <w:p w14:paraId="237A84E5" w14:textId="7628EBC9" w:rsidR="008237A4" w:rsidRDefault="007D19B3" w:rsidP="00EC4D5B">
            <w:pPr>
              <w:pStyle w:val="Body"/>
              <w:spacing w:before="60" w:after="60"/>
              <w:jc w:val="both"/>
            </w:pPr>
            <w:r w:rsidRPr="007D19B3">
              <w:rPr>
                <w:rFonts w:ascii="Courier New" w:hAnsi="Courier New" w:cs="Courier New"/>
                <w:iCs/>
              </w:rPr>
              <w:t>group_id</w:t>
            </w:r>
          </w:p>
        </w:tc>
        <w:tc>
          <w:tcPr>
            <w:tcW w:w="1398" w:type="dxa"/>
            <w:vAlign w:val="center"/>
          </w:tcPr>
          <w:p w14:paraId="2E490269" w14:textId="7DA1304C" w:rsidR="008237A4" w:rsidRDefault="007D19B3" w:rsidP="00EC4D5B">
            <w:pPr>
              <w:pStyle w:val="Body"/>
              <w:spacing w:before="60" w:after="60"/>
              <w:jc w:val="both"/>
            </w:pPr>
            <w:r>
              <w:t>String</w:t>
            </w:r>
          </w:p>
        </w:tc>
        <w:tc>
          <w:tcPr>
            <w:tcW w:w="4115" w:type="dxa"/>
            <w:vAlign w:val="center"/>
          </w:tcPr>
          <w:p w14:paraId="0BB12501" w14:textId="77777777" w:rsidR="008237A4" w:rsidRDefault="008237A4" w:rsidP="00EC4D5B">
            <w:pPr>
              <w:pStyle w:val="Body"/>
              <w:spacing w:before="60" w:after="60"/>
              <w:jc w:val="both"/>
            </w:pPr>
            <w:r w:rsidRPr="00DD3E2D">
              <w:t xml:space="preserve">It defines </w:t>
            </w:r>
            <w:r w:rsidR="004E56C7">
              <w:t>value to be used for “</w:t>
            </w:r>
            <w:r w:rsidR="004E56C7" w:rsidRPr="007D19B3">
              <w:t>group_id</w:t>
            </w:r>
            <w:r w:rsidR="004E56C7">
              <w:t xml:space="preserve">” element </w:t>
            </w:r>
            <w:r w:rsidR="00A937F3">
              <w:t xml:space="preserve">in </w:t>
            </w:r>
            <w:r w:rsidR="004E56C7" w:rsidRPr="004E56C7">
              <w:t xml:space="preserve">the </w:t>
            </w:r>
            <w:r w:rsidR="004E56C7">
              <w:t>Sparkplug</w:t>
            </w:r>
            <w:r w:rsidR="004E56C7">
              <w:rPr>
                <w:rFonts w:hint="eastAsia"/>
              </w:rPr>
              <w:t>™</w:t>
            </w:r>
            <w:r w:rsidR="004E56C7">
              <w:t xml:space="preserve"> </w:t>
            </w:r>
            <w:r w:rsidR="004E56C7" w:rsidRPr="004E56C7">
              <w:t>Topic Namespace</w:t>
            </w:r>
            <w:r w:rsidR="004E56C7">
              <w:t xml:space="preserve">. </w:t>
            </w:r>
          </w:p>
          <w:p w14:paraId="6B0CCFEB" w14:textId="495E4D73" w:rsidR="00025CEE" w:rsidRDefault="00025CEE" w:rsidP="00EC4D5B">
            <w:pPr>
              <w:pStyle w:val="Body"/>
              <w:spacing w:before="60" w:after="60"/>
              <w:jc w:val="both"/>
            </w:pPr>
            <w:r>
              <w:t>Example value “</w:t>
            </w:r>
            <w:r w:rsidR="002E7DB8" w:rsidRPr="002E7DB8">
              <w:t>Huston Site</w:t>
            </w:r>
            <w:r>
              <w:t>”</w:t>
            </w:r>
            <w:r w:rsidR="002E7DB8">
              <w:t>.</w:t>
            </w:r>
          </w:p>
        </w:tc>
      </w:tr>
      <w:tr w:rsidR="006C0C55" w14:paraId="07B7C8D9" w14:textId="77777777" w:rsidTr="0061799F">
        <w:tc>
          <w:tcPr>
            <w:tcW w:w="2377" w:type="dxa"/>
            <w:vAlign w:val="center"/>
          </w:tcPr>
          <w:p w14:paraId="16817D6D" w14:textId="6AFB5DF3" w:rsidR="006C0C55" w:rsidRDefault="006C0C55" w:rsidP="00EC4D5B">
            <w:pPr>
              <w:pStyle w:val="Body"/>
              <w:spacing w:before="60" w:after="60"/>
              <w:jc w:val="both"/>
            </w:pPr>
            <w:r w:rsidRPr="007D19B3">
              <w:rPr>
                <w:rFonts w:ascii="Courier New" w:hAnsi="Courier New" w:cs="Courier New"/>
                <w:iCs/>
              </w:rPr>
              <w:t>edge_node_id</w:t>
            </w:r>
          </w:p>
        </w:tc>
        <w:tc>
          <w:tcPr>
            <w:tcW w:w="1398" w:type="dxa"/>
            <w:vAlign w:val="center"/>
          </w:tcPr>
          <w:p w14:paraId="00B578E5" w14:textId="64F72D82" w:rsidR="006C0C55" w:rsidRDefault="00F12FF4" w:rsidP="00EC4D5B">
            <w:pPr>
              <w:pStyle w:val="Body"/>
              <w:spacing w:before="60" w:after="60"/>
              <w:jc w:val="both"/>
            </w:pPr>
            <w:r>
              <w:t>String</w:t>
            </w:r>
          </w:p>
        </w:tc>
        <w:tc>
          <w:tcPr>
            <w:tcW w:w="4115" w:type="dxa"/>
            <w:vAlign w:val="center"/>
          </w:tcPr>
          <w:p w14:paraId="37C19253" w14:textId="77777777" w:rsidR="00A937F3" w:rsidRDefault="00A937F3" w:rsidP="00EC4D5B">
            <w:pPr>
              <w:pStyle w:val="Body"/>
              <w:spacing w:before="60" w:after="60"/>
              <w:jc w:val="both"/>
            </w:pPr>
            <w:r>
              <w:t>It d</w:t>
            </w:r>
            <w:r w:rsidR="006C0C55">
              <w:t xml:space="preserve">efines </w:t>
            </w:r>
            <w:r w:rsidR="00F12FF4">
              <w:t>value to be used for</w:t>
            </w:r>
            <w:r>
              <w:t xml:space="preserve"> “</w:t>
            </w:r>
            <w:r w:rsidRPr="00530F2C">
              <w:t>edge_node_id</w:t>
            </w:r>
            <w:r>
              <w:t xml:space="preserve">” element in </w:t>
            </w:r>
            <w:r w:rsidRPr="004E56C7">
              <w:t xml:space="preserve">the </w:t>
            </w:r>
            <w:r>
              <w:t>Sparkplug</w:t>
            </w:r>
            <w:r>
              <w:rPr>
                <w:rFonts w:hint="eastAsia"/>
              </w:rPr>
              <w:t>™</w:t>
            </w:r>
            <w:r>
              <w:t xml:space="preserve"> </w:t>
            </w:r>
            <w:r w:rsidRPr="004E56C7">
              <w:t>Topic Namespace</w:t>
            </w:r>
            <w:r w:rsidR="006C0C55">
              <w:t>.</w:t>
            </w:r>
          </w:p>
          <w:p w14:paraId="4CEBA8CE" w14:textId="073C91FF" w:rsidR="002E7DB8" w:rsidRDefault="002E7DB8" w:rsidP="00EC4D5B">
            <w:pPr>
              <w:pStyle w:val="Body"/>
              <w:spacing w:before="60" w:after="60"/>
              <w:jc w:val="both"/>
            </w:pPr>
            <w:r>
              <w:t>Example value “Node 1”.</w:t>
            </w:r>
          </w:p>
        </w:tc>
      </w:tr>
    </w:tbl>
    <w:p w14:paraId="7F618D7B" w14:textId="3F02E36A" w:rsidR="008237A4" w:rsidRDefault="008237A4" w:rsidP="008237A4">
      <w:pPr>
        <w:pStyle w:val="Body"/>
      </w:pPr>
    </w:p>
    <w:p w14:paraId="11D38E6A" w14:textId="4478B0E9" w:rsidR="00B3785C" w:rsidRDefault="00B3785C" w:rsidP="00B3785C">
      <w:pPr>
        <w:pStyle w:val="Heading2"/>
      </w:pPr>
      <w:bookmarkStart w:id="68" w:name="_Toc59562011"/>
      <w:r>
        <w:t>How to Configure Site</w:t>
      </w:r>
      <w:r w:rsidR="00120D38">
        <w:t xml:space="preserve"> and Well</w:t>
      </w:r>
      <w:r w:rsidR="000D2EC0">
        <w:t>head</w:t>
      </w:r>
      <w:bookmarkEnd w:id="68"/>
    </w:p>
    <w:p w14:paraId="787F68C6" w14:textId="7FCA3606" w:rsidR="00E1375B" w:rsidRDefault="001B4DD0" w:rsidP="00C253D1">
      <w:pPr>
        <w:pStyle w:val="Body"/>
        <w:jc w:val="both"/>
        <w:rPr>
          <w:color w:val="auto"/>
        </w:rPr>
      </w:pPr>
      <w:r>
        <w:rPr>
          <w:color w:val="auto"/>
        </w:rPr>
        <w:t>There is one file which</w:t>
      </w:r>
      <w:r w:rsidR="002E4C2A">
        <w:rPr>
          <w:color w:val="auto"/>
        </w:rPr>
        <w:t xml:space="preserve"> lists down </w:t>
      </w:r>
      <w:r>
        <w:rPr>
          <w:color w:val="auto"/>
        </w:rPr>
        <w:t>reference to device-groups (i.e. wellheads)</w:t>
      </w:r>
      <w:r w:rsidR="002E4C2A">
        <w:rPr>
          <w:color w:val="auto"/>
        </w:rPr>
        <w:t xml:space="preserve"> controlled by one UWC </w:t>
      </w:r>
      <w:r>
        <w:rPr>
          <w:color w:val="auto"/>
        </w:rPr>
        <w:t>gateway</w:t>
      </w:r>
      <w:r w:rsidR="002E4C2A">
        <w:rPr>
          <w:color w:val="auto"/>
        </w:rPr>
        <w:t xml:space="preserve">. </w:t>
      </w:r>
      <w:r>
        <w:rPr>
          <w:color w:val="auto"/>
        </w:rPr>
        <w:t>Ideally, in one UWC gateway there is one TCP and one RTU container. Please note one RTU container can manage communication with multiple RTU networks.</w:t>
      </w:r>
    </w:p>
    <w:p w14:paraId="0B8773E7" w14:textId="77777777" w:rsidR="001B4DD0" w:rsidRPr="00E1375B" w:rsidRDefault="001B4DD0" w:rsidP="00C253D1">
      <w:pPr>
        <w:pStyle w:val="Body"/>
        <w:jc w:val="both"/>
        <w:rPr>
          <w:color w:val="auto"/>
        </w:rPr>
      </w:pPr>
    </w:p>
    <w:p w14:paraId="47596686"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w:t>
      </w:r>
    </w:p>
    <w:p w14:paraId="4BBEEEBB"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file:</w:t>
      </w:r>
    </w:p>
    <w:p w14:paraId="76D963C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version: "1.0.0"</w:t>
      </w:r>
    </w:p>
    <w:p w14:paraId="0CD5E66C"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lastRenderedPageBreak/>
        <w:t xml:space="preserve">  author: "Intel"</w:t>
      </w:r>
    </w:p>
    <w:p w14:paraId="04F56CF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date: "Sun Sep 1 13:34:13 PDT 2019"</w:t>
      </w:r>
    </w:p>
    <w:p w14:paraId="56620E41"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description: "Common device group file for TCP and RTU devices"</w:t>
      </w:r>
    </w:p>
    <w:p w14:paraId="0AC9BB3E"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devicegrouplist: </w:t>
      </w:r>
    </w:p>
    <w:p w14:paraId="7820F503"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"Device_group1.yml"</w:t>
      </w:r>
    </w:p>
    <w:p w14:paraId="7DB9941D" w14:textId="77777777" w:rsidR="001B4DD0" w:rsidRDefault="00921496" w:rsidP="00C253D1">
      <w:pPr>
        <w:pStyle w:val="Body"/>
        <w:spacing w:before="0"/>
        <w:jc w:val="both"/>
        <w:rPr>
          <w:rFonts w:ascii="Courier New" w:hAnsi="Courier New" w:cs="Courier New"/>
          <w:iCs/>
        </w:rPr>
      </w:pPr>
      <w:r w:rsidRPr="00921496">
        <w:rPr>
          <w:rFonts w:ascii="Courier New" w:hAnsi="Courier New" w:cs="Courier New"/>
          <w:iCs/>
        </w:rPr>
        <w:t>- "Device_group2.yml"</w:t>
      </w:r>
    </w:p>
    <w:p w14:paraId="609E05EF" w14:textId="7EDCF0DB" w:rsidR="00164A7C" w:rsidRDefault="00ED17CA" w:rsidP="00C253D1">
      <w:pPr>
        <w:pStyle w:val="Body"/>
        <w:jc w:val="both"/>
      </w:pPr>
      <w:r>
        <w:t>Above example shows “</w:t>
      </w:r>
      <w:r w:rsidR="005760FB" w:rsidRPr="005760FB">
        <w:t>Device_group1</w:t>
      </w:r>
      <w:r>
        <w:t xml:space="preserve">” and </w:t>
      </w:r>
      <w:r w:rsidR="00120D38">
        <w:t>“</w:t>
      </w:r>
      <w:r w:rsidR="005760FB" w:rsidRPr="005760FB">
        <w:t>Device_group</w:t>
      </w:r>
      <w:r w:rsidR="005760FB">
        <w:t>2</w:t>
      </w:r>
      <w:r w:rsidR="00120D38">
        <w:t>”</w:t>
      </w:r>
      <w:r>
        <w:t xml:space="preserve"> as </w:t>
      </w:r>
      <w:r w:rsidR="00C54B7E">
        <w:t xml:space="preserve">a reference to </w:t>
      </w:r>
      <w:r w:rsidR="005760FB">
        <w:t>group of devices</w:t>
      </w:r>
      <w:r>
        <w:t xml:space="preserve">. </w:t>
      </w:r>
      <w:r w:rsidR="00C54B7E">
        <w:t>“</w:t>
      </w:r>
      <w:r w:rsidR="00C54B7E" w:rsidRPr="00921496">
        <w:rPr>
          <w:rFonts w:ascii="Courier New" w:hAnsi="Courier New" w:cs="Courier New"/>
          <w:iCs/>
        </w:rPr>
        <w:t>Device_group1.yml</w:t>
      </w:r>
      <w:r w:rsidR="00C54B7E">
        <w:t>” is a separate file listing down all TCP and RTU devices falling under one device-group (e.g. wellhead PL0)</w:t>
      </w:r>
    </w:p>
    <w:p w14:paraId="7859BB9F" w14:textId="46EA70B4" w:rsidR="001052C0" w:rsidRDefault="00ED17CA" w:rsidP="00C253D1">
      <w:pPr>
        <w:pStyle w:val="Body"/>
        <w:jc w:val="both"/>
      </w:pPr>
      <w:r>
        <w:t xml:space="preserve">Each </w:t>
      </w:r>
      <w:r w:rsidR="00CC6804">
        <w:t xml:space="preserve">device-group </w:t>
      </w:r>
      <w:r w:rsidR="007779D9">
        <w:t>file</w:t>
      </w:r>
      <w:r>
        <w:t xml:space="preserve"> will have</w:t>
      </w:r>
      <w:r w:rsidR="00C54B7E">
        <w:t xml:space="preserve"> information about</w:t>
      </w:r>
      <w:r>
        <w:t xml:space="preserve"> device</w:t>
      </w:r>
      <w:r w:rsidR="00C54B7E">
        <w:t>s in that group.</w:t>
      </w:r>
      <w:r>
        <w:t xml:space="preserve"> </w:t>
      </w:r>
    </w:p>
    <w:p w14:paraId="14A504C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w:t>
      </w:r>
    </w:p>
    <w:p w14:paraId="19B3EA9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file:</w:t>
      </w:r>
    </w:p>
    <w:p w14:paraId="263C0045"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version: "1.0.0"</w:t>
      </w:r>
    </w:p>
    <w:p w14:paraId="66E327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author: "Intel"</w:t>
      </w:r>
    </w:p>
    <w:p w14:paraId="336536A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date: "Sun Sep 1 13:34:13 PDT 2019"</w:t>
      </w:r>
    </w:p>
    <w:p w14:paraId="4CEDDF22"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description: "Device group 1"</w:t>
      </w:r>
    </w:p>
    <w:p w14:paraId="5C9605F9"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id: "PL0"</w:t>
      </w:r>
    </w:p>
    <w:p w14:paraId="02700D82"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description: "Device group 1"</w:t>
      </w:r>
    </w:p>
    <w:p w14:paraId="1FC2E4D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devicelist:</w:t>
      </w:r>
    </w:p>
    <w:p w14:paraId="12D27AF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deviceinfo: "flowmeter_device.yml"</w:t>
      </w:r>
    </w:p>
    <w:p w14:paraId="2FC4BC5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id: "flowmeter"</w:t>
      </w:r>
    </w:p>
    <w:p w14:paraId="297AF2B6"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CBDE9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"PROTOCOL_TCP"</w:t>
      </w:r>
    </w:p>
    <w:p w14:paraId="4CA2E67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ipaddress: "192.168.0.222"</w:t>
      </w:r>
    </w:p>
    <w:p w14:paraId="206FA95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port: 502</w:t>
      </w:r>
    </w:p>
    <w:p w14:paraId="76BF2C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unitid: 1</w:t>
      </w:r>
    </w:p>
    <w:p w14:paraId="1F1119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tcp_master_info: "tcp_master_info.yml"</w:t>
      </w:r>
    </w:p>
    <w:p w14:paraId="6E10AD2B" w14:textId="77777777" w:rsidR="009A3E49" w:rsidRPr="009A3E49" w:rsidRDefault="009A3E49" w:rsidP="00C253D1">
      <w:pPr>
        <w:pStyle w:val="Body"/>
        <w:spacing w:before="0"/>
        <w:jc w:val="both"/>
        <w:rPr>
          <w:rFonts w:ascii="Courier New" w:hAnsi="Courier New" w:cs="Courier New"/>
          <w:iCs/>
        </w:rPr>
      </w:pPr>
    </w:p>
    <w:p w14:paraId="10D0449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deviceinfo: "iou_device.yml"</w:t>
      </w:r>
    </w:p>
    <w:p w14:paraId="20E4BD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id: "iou1"</w:t>
      </w:r>
    </w:p>
    <w:p w14:paraId="0235BE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2DE88E4"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"PROTOCOL_RTU"</w:t>
      </w:r>
    </w:p>
    <w:p w14:paraId="0E367657"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slaveid: '10'</w:t>
      </w:r>
    </w:p>
    <w:p w14:paraId="24DD933C" w14:textId="77777777" w:rsidR="00C54B7E" w:rsidRDefault="009A3E49" w:rsidP="00C253D1">
      <w:pPr>
        <w:pStyle w:val="Body"/>
        <w:jc w:val="both"/>
        <w:rPr>
          <w:rFonts w:ascii="Courier New" w:hAnsi="Courier New" w:cs="Courier New"/>
          <w:iCs/>
        </w:rPr>
      </w:pPr>
      <w:r w:rsidRPr="009A3E49">
        <w:rPr>
          <w:rFonts w:ascii="Courier New" w:hAnsi="Courier New" w:cs="Courier New"/>
          <w:iCs/>
        </w:rPr>
        <w:t xml:space="preserve">  rtu_master_network_info: "rtu_network1.yml"</w:t>
      </w:r>
    </w:p>
    <w:p w14:paraId="4ACA96CC" w14:textId="77777777" w:rsidR="00C54B7E" w:rsidRDefault="00C54B7E" w:rsidP="00C253D1">
      <w:pPr>
        <w:pStyle w:val="Body"/>
        <w:jc w:val="both"/>
        <w:rPr>
          <w:rFonts w:ascii="Courier New" w:hAnsi="Courier New" w:cs="Courier New"/>
          <w:iCs/>
        </w:rPr>
      </w:pPr>
    </w:p>
    <w:p w14:paraId="29569AFC" w14:textId="23964F57" w:rsidR="00164A7C" w:rsidRDefault="00C54B7E" w:rsidP="00C253D1">
      <w:pPr>
        <w:pStyle w:val="Body"/>
        <w:jc w:val="both"/>
      </w:pPr>
      <w:r>
        <w:t>Following sections provide details about TCP and RTU device configuration in device-group file.</w:t>
      </w:r>
    </w:p>
    <w:p w14:paraId="49F33711" w14:textId="49DEF99B" w:rsidR="003D4DAA" w:rsidRDefault="003D4DAA">
      <w:pPr>
        <w:pStyle w:val="Heading3"/>
      </w:pPr>
      <w:bookmarkStart w:id="69" w:name="_Toc59562012"/>
      <w:r>
        <w:t>Conf</w:t>
      </w:r>
      <w:r w:rsidR="00C54B7E">
        <w:t>i</w:t>
      </w:r>
      <w:r>
        <w:t>gur</w:t>
      </w:r>
      <w:r w:rsidR="00C54B7E">
        <w:t>ing</w:t>
      </w:r>
      <w:r>
        <w:t xml:space="preserve"> TCP device</w:t>
      </w:r>
      <w:r w:rsidR="00722DCA">
        <w:t xml:space="preserve"> </w:t>
      </w:r>
      <w:r w:rsidR="00C54B7E">
        <w:t>in device-</w:t>
      </w:r>
      <w:r w:rsidR="00722DCA">
        <w:t>group</w:t>
      </w:r>
      <w:bookmarkEnd w:id="69"/>
    </w:p>
    <w:p w14:paraId="31CFECDF" w14:textId="5187C279" w:rsidR="00BA2030" w:rsidRDefault="00BA2030" w:rsidP="00C253D1">
      <w:pPr>
        <w:pStyle w:val="Body"/>
        <w:jc w:val="both"/>
      </w:pPr>
      <w:r>
        <w:t>E</w:t>
      </w:r>
      <w:r w:rsidR="00C54B7E">
        <w:t xml:space="preserve">.g. </w:t>
      </w:r>
    </w:p>
    <w:p w14:paraId="3502C3CF"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devicelist:</w:t>
      </w:r>
    </w:p>
    <w:p w14:paraId="461EA5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deviceinfo: "flowmeter_device.yml"</w:t>
      </w:r>
    </w:p>
    <w:p w14:paraId="20CAAB5F"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id: "flowmeter"</w:t>
      </w:r>
    </w:p>
    <w:p w14:paraId="1A1D1A74"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98C9DCB"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"PROTOCOL_TCP"</w:t>
      </w:r>
    </w:p>
    <w:p w14:paraId="528E63C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ipaddress: "192.168.0.222"</w:t>
      </w:r>
    </w:p>
    <w:p w14:paraId="3B971D91"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lastRenderedPageBreak/>
        <w:t xml:space="preserve">    port: 502</w:t>
      </w:r>
    </w:p>
    <w:p w14:paraId="2F560DB5"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unitid: 1</w:t>
      </w:r>
    </w:p>
    <w:p w14:paraId="13589DE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tcp_master_info: "tcp_master_info.yml"</w:t>
      </w:r>
    </w:p>
    <w:p w14:paraId="50E60B40" w14:textId="77777777" w:rsidR="0070717C" w:rsidRDefault="0070717C" w:rsidP="00C253D1">
      <w:pPr>
        <w:pStyle w:val="Body"/>
        <w:jc w:val="both"/>
      </w:pPr>
    </w:p>
    <w:p w14:paraId="2AD1CDB4" w14:textId="6DB05CCE" w:rsidR="00CA305F" w:rsidRPr="008D73A5" w:rsidRDefault="00CA305F" w:rsidP="00C253D1">
      <w:pPr>
        <w:pStyle w:val="Body"/>
        <w:jc w:val="both"/>
      </w:pPr>
      <w:r w:rsidRPr="008D73A5">
        <w:t>Following par</w:t>
      </w:r>
      <w:r w:rsidR="00D64028" w:rsidRPr="008D73A5">
        <w:t>a</w:t>
      </w:r>
      <w:r w:rsidRPr="008D73A5">
        <w:t>meters are need</w:t>
      </w:r>
      <w:r w:rsidR="008D73A5">
        <w:t>ed</w:t>
      </w:r>
      <w:r w:rsidRPr="008D73A5">
        <w:t xml:space="preserve"> </w:t>
      </w:r>
      <w:r w:rsidR="008D73A5">
        <w:t>for each TCP device:</w:t>
      </w:r>
    </w:p>
    <w:p w14:paraId="14778C9B" w14:textId="77777777" w:rsidR="00CA305F" w:rsidRDefault="00CA305F" w:rsidP="00C253D1">
      <w:pPr>
        <w:pStyle w:val="Body"/>
        <w:numPr>
          <w:ilvl w:val="0"/>
          <w:numId w:val="22"/>
        </w:numPr>
        <w:jc w:val="both"/>
      </w:pPr>
      <w:r>
        <w:t xml:space="preserve">ipaddress – for TCP communication IP address for slave device required </w:t>
      </w:r>
    </w:p>
    <w:p w14:paraId="4959D001" w14:textId="77777777" w:rsidR="00CA305F" w:rsidRDefault="00CA305F" w:rsidP="00C253D1">
      <w:pPr>
        <w:pStyle w:val="Body"/>
        <w:numPr>
          <w:ilvl w:val="0"/>
          <w:numId w:val="22"/>
        </w:numPr>
        <w:jc w:val="both"/>
      </w:pPr>
      <w:r>
        <w:t>port – can be configured as per slave device configuration</w:t>
      </w:r>
    </w:p>
    <w:p w14:paraId="158D8AF6" w14:textId="4566AF3C" w:rsidR="00CA305F" w:rsidRDefault="00CA305F" w:rsidP="00C253D1">
      <w:pPr>
        <w:pStyle w:val="Body"/>
        <w:numPr>
          <w:ilvl w:val="0"/>
          <w:numId w:val="22"/>
        </w:numPr>
        <w:jc w:val="both"/>
      </w:pPr>
      <w:r>
        <w:t xml:space="preserve">unitid – id can used to distinguish multiple </w:t>
      </w:r>
      <w:r w:rsidR="003763D1">
        <w:t>slaves</w:t>
      </w:r>
      <w:r>
        <w:t xml:space="preserve"> on same ipaddress</w:t>
      </w:r>
    </w:p>
    <w:p w14:paraId="7218B59D" w14:textId="76EAD527" w:rsidR="00CA305F" w:rsidRDefault="00CA305F" w:rsidP="00C253D1">
      <w:pPr>
        <w:pStyle w:val="Body"/>
        <w:numPr>
          <w:ilvl w:val="0"/>
          <w:numId w:val="22"/>
        </w:numPr>
        <w:jc w:val="both"/>
      </w:pPr>
      <w:r w:rsidRPr="0070717C">
        <w:t>tcp_master_info</w:t>
      </w:r>
      <w:r>
        <w:t xml:space="preserve"> - </w:t>
      </w:r>
      <w:r w:rsidRPr="0070717C">
        <w:t>tcp_master_info.yml</w:t>
      </w:r>
      <w:r>
        <w:t xml:space="preserve"> – In this file interframe delay and response timeout can be configured for </w:t>
      </w:r>
      <w:r w:rsidR="00C54B7E">
        <w:t>TCP</w:t>
      </w:r>
      <w:r>
        <w:t xml:space="preserve"> </w:t>
      </w:r>
      <w:r w:rsidR="00C54B7E">
        <w:t>network</w:t>
      </w:r>
    </w:p>
    <w:p w14:paraId="5E98F378" w14:textId="00D8DF23" w:rsidR="00825006" w:rsidRDefault="008D73A5" w:rsidP="00C253D1">
      <w:pPr>
        <w:pStyle w:val="Body"/>
        <w:ind w:left="360"/>
        <w:jc w:val="both"/>
      </w:pPr>
      <w:r>
        <w:t>Following</w:t>
      </w:r>
      <w:r w:rsidR="00825006">
        <w:t xml:space="preserve"> is </w:t>
      </w:r>
      <w:r>
        <w:t>a</w:t>
      </w:r>
      <w:r w:rsidR="00825006">
        <w:t xml:space="preserve"> sample file for tcp_master_info.yml </w:t>
      </w:r>
    </w:p>
    <w:p w14:paraId="38991112"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file:</w:t>
      </w:r>
    </w:p>
    <w:p w14:paraId="6330AC30"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version: "1.0.0"</w:t>
      </w:r>
    </w:p>
    <w:p w14:paraId="5D4AA6AC"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author: "Intel"</w:t>
      </w:r>
    </w:p>
    <w:p w14:paraId="13E8EA4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date: "Sun Sep 1 13:34:13 PDT 2019"</w:t>
      </w:r>
    </w:p>
    <w:p w14:paraId="69707ECE"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description: "TCP master config parameter file"</w:t>
      </w:r>
    </w:p>
    <w:p w14:paraId="1BBD9CF3" w14:textId="77777777" w:rsidR="00825006" w:rsidRPr="00C54B7E" w:rsidRDefault="00825006" w:rsidP="00C253D1">
      <w:pPr>
        <w:pStyle w:val="Body"/>
        <w:spacing w:before="0"/>
        <w:ind w:left="360"/>
        <w:jc w:val="both"/>
        <w:rPr>
          <w:rFonts w:ascii="Courier New" w:hAnsi="Courier New" w:cs="Courier New"/>
        </w:rPr>
      </w:pPr>
    </w:p>
    <w:p w14:paraId="543AD045"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inter-frame delay and response timeout values are in Millisecond</w:t>
      </w:r>
    </w:p>
    <w:p w14:paraId="6F54D78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interframe_delay: 1</w:t>
      </w:r>
    </w:p>
    <w:p w14:paraId="63BD84B7" w14:textId="24DD6EE6"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response_timeout: 80</w:t>
      </w:r>
    </w:p>
    <w:p w14:paraId="636949EB" w14:textId="6508F3B5" w:rsidR="00CA2B60" w:rsidRPr="00BA2030" w:rsidRDefault="00CA2B60" w:rsidP="00C253D1">
      <w:pPr>
        <w:pStyle w:val="Body"/>
        <w:jc w:val="both"/>
      </w:pPr>
      <w:r>
        <w:t xml:space="preserve">Note: This </w:t>
      </w:r>
      <w:r w:rsidR="00C54B7E">
        <w:t xml:space="preserve">reference shall be unique across TCP devices and </w:t>
      </w:r>
      <w:r>
        <w:t>needs to be given for each TCP device</w:t>
      </w:r>
      <w:r w:rsidR="00213898">
        <w:t>.</w:t>
      </w:r>
      <w:r w:rsidR="000E1844">
        <w:t xml:space="preserve"> </w:t>
      </w:r>
    </w:p>
    <w:p w14:paraId="43FCD268" w14:textId="751DB032" w:rsidR="009A3E49" w:rsidRDefault="00C54B7E" w:rsidP="009A3E49">
      <w:pPr>
        <w:pStyle w:val="Heading3"/>
      </w:pPr>
      <w:bookmarkStart w:id="70" w:name="_Toc59562013"/>
      <w:r>
        <w:t>Configuring RTU device in device-group</w:t>
      </w:r>
      <w:bookmarkEnd w:id="70"/>
    </w:p>
    <w:p w14:paraId="70F39B6F" w14:textId="644DA4C3" w:rsidR="0091441F" w:rsidRDefault="00C54B7E" w:rsidP="00C253D1">
      <w:pPr>
        <w:pStyle w:val="Body"/>
        <w:jc w:val="both"/>
      </w:pPr>
      <w:r>
        <w:t xml:space="preserve">E.g. </w:t>
      </w:r>
    </w:p>
    <w:p w14:paraId="3D7A77E3"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devicelist:</w:t>
      </w:r>
    </w:p>
    <w:p w14:paraId="7161AE1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deviceinfo: "iou_device.yml"</w:t>
      </w:r>
    </w:p>
    <w:p w14:paraId="4B60B752"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id: "iou1"</w:t>
      </w:r>
    </w:p>
    <w:p w14:paraId="5865A53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4E804C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"PROTOCOL_RTU"</w:t>
      </w:r>
    </w:p>
    <w:p w14:paraId="2B0E5CA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slaveid: '10'</w:t>
      </w:r>
    </w:p>
    <w:p w14:paraId="6105AE96" w14:textId="77777777" w:rsidR="00C54B7E"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rtu_master_network_info: "rtu_network1.yml"</w:t>
      </w:r>
    </w:p>
    <w:p w14:paraId="11B6C6C0" w14:textId="58A038F7" w:rsidR="00C54B7E" w:rsidRDefault="00C54B7E" w:rsidP="00C253D1">
      <w:pPr>
        <w:pStyle w:val="Body"/>
        <w:jc w:val="both"/>
      </w:pPr>
    </w:p>
    <w:p w14:paraId="553F70F0" w14:textId="02E75F6B" w:rsidR="008D73A5" w:rsidRPr="008D73A5" w:rsidRDefault="008D73A5" w:rsidP="00C253D1">
      <w:pPr>
        <w:pStyle w:val="Body"/>
        <w:jc w:val="both"/>
      </w:pPr>
      <w:r w:rsidRPr="008D73A5">
        <w:t>Following parameters are need</w:t>
      </w:r>
      <w:r>
        <w:t>ed</w:t>
      </w:r>
      <w:r w:rsidRPr="008D73A5">
        <w:t xml:space="preserve"> </w:t>
      </w:r>
      <w:r>
        <w:t>for each RTU device:</w:t>
      </w:r>
    </w:p>
    <w:p w14:paraId="468CDBCB" w14:textId="7676EB44" w:rsidR="0091441F" w:rsidRDefault="00F024BF" w:rsidP="00C253D1">
      <w:pPr>
        <w:pStyle w:val="Body"/>
        <w:numPr>
          <w:ilvl w:val="0"/>
          <w:numId w:val="22"/>
        </w:numPr>
        <w:jc w:val="both"/>
      </w:pPr>
      <w:r>
        <w:t>slaveid</w:t>
      </w:r>
      <w:r w:rsidR="0091441F">
        <w:t xml:space="preserve"> </w:t>
      </w:r>
      <w:r w:rsidR="00851991">
        <w:t>– This</w:t>
      </w:r>
      <w:r w:rsidR="0006795D">
        <w:t xml:space="preserve"> is end device id in case of </w:t>
      </w:r>
      <w:r w:rsidR="003763D1">
        <w:t>RTU communication</w:t>
      </w:r>
    </w:p>
    <w:p w14:paraId="4B444296" w14:textId="2AF63D2C" w:rsidR="002550C2" w:rsidRDefault="00DB4C7C" w:rsidP="00C253D1">
      <w:pPr>
        <w:pStyle w:val="Body"/>
        <w:numPr>
          <w:ilvl w:val="0"/>
          <w:numId w:val="22"/>
        </w:numPr>
        <w:jc w:val="both"/>
      </w:pPr>
      <w:r w:rsidRPr="00DB4C7C">
        <w:t>rtu_master_network_info: "rtu_network1.yml"</w:t>
      </w:r>
      <w:r w:rsidR="0091441F">
        <w:t xml:space="preserve"> – </w:t>
      </w:r>
      <w:r w:rsidR="002550C2">
        <w:t xml:space="preserve">This file is used to configure RTU configuration for </w:t>
      </w:r>
      <w:r w:rsidR="008D73A5">
        <w:t xml:space="preserve">a </w:t>
      </w:r>
      <w:r w:rsidR="002550C2">
        <w:t>specific RTU network.</w:t>
      </w:r>
    </w:p>
    <w:p w14:paraId="79D82607" w14:textId="3473408E" w:rsidR="0091441F" w:rsidRDefault="008D73A5" w:rsidP="00C253D1">
      <w:pPr>
        <w:pStyle w:val="Body"/>
        <w:ind w:left="360"/>
        <w:jc w:val="both"/>
      </w:pPr>
      <w:r>
        <w:t xml:space="preserve">Following is a sample file for </w:t>
      </w:r>
      <w:r w:rsidR="0067293D" w:rsidRPr="00DB4C7C">
        <w:t>rtu_network1.yml</w:t>
      </w:r>
    </w:p>
    <w:p w14:paraId="608F2A81" w14:textId="77777777" w:rsidR="00410BE9" w:rsidRPr="00410BE9" w:rsidRDefault="00410BE9" w:rsidP="00C253D1">
      <w:pPr>
        <w:pStyle w:val="Body"/>
        <w:jc w:val="both"/>
        <w:rPr>
          <w:rFonts w:ascii="Courier New" w:hAnsi="Courier New" w:cs="Courier New"/>
        </w:rPr>
      </w:pPr>
      <w:r w:rsidRPr="00410BE9">
        <w:rPr>
          <w:rFonts w:ascii="Courier New" w:hAnsi="Courier New" w:cs="Courier New"/>
        </w:rPr>
        <w:lastRenderedPageBreak/>
        <w:t>---</w:t>
      </w:r>
    </w:p>
    <w:p w14:paraId="6F5E6E14"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file:</w:t>
      </w:r>
    </w:p>
    <w:p w14:paraId="14B1DF98"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version: "1.0.0"</w:t>
      </w:r>
    </w:p>
    <w:p w14:paraId="06DB741C"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author: "Intel"</w:t>
      </w:r>
    </w:p>
    <w:p w14:paraId="2C01F7E4"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date: "Sun Sep 1 13:34:13 PDT 2019"</w:t>
      </w:r>
    </w:p>
    <w:p w14:paraId="628FB5A0"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description: "RTU Network information for network 1"</w:t>
      </w:r>
    </w:p>
    <w:p w14:paraId="3E37A61F"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baudrate: 9600</w:t>
      </w:r>
    </w:p>
    <w:p w14:paraId="77ECDBC9"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parity: "N"</w:t>
      </w:r>
    </w:p>
    <w:p w14:paraId="54B896C5"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com_port_name: "/dev/ttyS0"</w:t>
      </w:r>
    </w:p>
    <w:p w14:paraId="487CDB02" w14:textId="77777777" w:rsidR="00410BE9" w:rsidRPr="00410BE9" w:rsidRDefault="00410BE9" w:rsidP="00C253D1">
      <w:pPr>
        <w:pStyle w:val="Body"/>
        <w:spacing w:before="0"/>
        <w:jc w:val="both"/>
        <w:rPr>
          <w:rFonts w:ascii="Courier New" w:hAnsi="Courier New" w:cs="Courier New"/>
        </w:rPr>
      </w:pPr>
    </w:p>
    <w:p w14:paraId="78EAB49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inter-frame delay and response timeout values are in Millisecond</w:t>
      </w:r>
    </w:p>
    <w:p w14:paraId="5F1EEF0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interframe_delay: 1</w:t>
      </w:r>
    </w:p>
    <w:p w14:paraId="407E708C" w14:textId="77777777" w:rsidR="004F6EA8" w:rsidRDefault="00410BE9" w:rsidP="00C253D1">
      <w:pPr>
        <w:pStyle w:val="Body"/>
        <w:spacing w:before="0"/>
        <w:jc w:val="both"/>
        <w:rPr>
          <w:rFonts w:ascii="Courier New" w:hAnsi="Courier New" w:cs="Courier New"/>
        </w:rPr>
      </w:pPr>
      <w:r w:rsidRPr="00410BE9">
        <w:rPr>
          <w:rFonts w:ascii="Courier New" w:hAnsi="Courier New" w:cs="Courier New"/>
        </w:rPr>
        <w:t>response_timeout: 80</w:t>
      </w:r>
    </w:p>
    <w:p w14:paraId="5B236309" w14:textId="77777777" w:rsidR="004F6EA8" w:rsidRDefault="004F6EA8" w:rsidP="00C253D1">
      <w:pPr>
        <w:pStyle w:val="Body"/>
        <w:jc w:val="both"/>
        <w:rPr>
          <w:rFonts w:ascii="Courier New" w:hAnsi="Courier New" w:cs="Courier New"/>
        </w:rPr>
      </w:pPr>
    </w:p>
    <w:p w14:paraId="1E803DE2" w14:textId="5335F6C9" w:rsidR="0091441F" w:rsidRPr="00BA2030" w:rsidRDefault="0091441F" w:rsidP="00C253D1">
      <w:pPr>
        <w:pStyle w:val="Body"/>
        <w:jc w:val="both"/>
      </w:pPr>
      <w:r>
        <w:t xml:space="preserve">Note: This file needs to be </w:t>
      </w:r>
      <w:r w:rsidR="008D73A5">
        <w:t>specified</w:t>
      </w:r>
      <w:r>
        <w:t xml:space="preserve"> for each </w:t>
      </w:r>
      <w:r w:rsidR="004F6EA8">
        <w:t xml:space="preserve">RTU </w:t>
      </w:r>
      <w:r>
        <w:t>device.</w:t>
      </w:r>
      <w:r w:rsidR="004F6EA8">
        <w:t xml:space="preserve"> If multiple </w:t>
      </w:r>
      <w:r w:rsidR="008D73A5">
        <w:t xml:space="preserve">RTU </w:t>
      </w:r>
      <w:r w:rsidR="004F6EA8">
        <w:t>network</w:t>
      </w:r>
      <w:r w:rsidR="008D73A5">
        <w:t>s</w:t>
      </w:r>
      <w:r w:rsidR="004F6EA8">
        <w:t xml:space="preserve"> are present (RS485/RS232) then those many files </w:t>
      </w:r>
      <w:r w:rsidR="008D73A5">
        <w:t>should</w:t>
      </w:r>
      <w:r w:rsidR="004F6EA8">
        <w:t xml:space="preserve"> be created</w:t>
      </w:r>
      <w:r w:rsidR="008D73A5">
        <w:t>.</w:t>
      </w:r>
      <w:r w:rsidR="004F6EA8">
        <w:t xml:space="preserve"> </w:t>
      </w:r>
      <w:r w:rsidR="008D73A5">
        <w:t>For each RTU device, an appropriate RTU network reference shall be provided.</w:t>
      </w:r>
    </w:p>
    <w:p w14:paraId="206259C6" w14:textId="269661C0" w:rsidR="00B3785C" w:rsidRDefault="00B3785C">
      <w:pPr>
        <w:pStyle w:val="Heading2"/>
      </w:pPr>
      <w:bookmarkStart w:id="71" w:name="_Toc59562014"/>
      <w:r>
        <w:t>How to Configure Devices</w:t>
      </w:r>
      <w:bookmarkEnd w:id="71"/>
    </w:p>
    <w:p w14:paraId="613B6B52" w14:textId="449E010F" w:rsidR="00BD00B7" w:rsidRDefault="00C773C5" w:rsidP="00C253D1">
      <w:pPr>
        <w:pStyle w:val="Body"/>
        <w:jc w:val="both"/>
      </w:pPr>
      <w:r>
        <w:t xml:space="preserve">Device </w:t>
      </w:r>
      <w:r w:rsidR="008D73A5">
        <w:t>contains</w:t>
      </w:r>
      <w:r>
        <w:t xml:space="preserve"> information </w:t>
      </w:r>
      <w:r w:rsidR="008D73A5">
        <w:t>of a device</w:t>
      </w:r>
      <w:r>
        <w:t>. Below is</w:t>
      </w:r>
      <w:r w:rsidR="008D73A5">
        <w:t xml:space="preserve"> a</w:t>
      </w:r>
      <w:r>
        <w:t xml:space="preserve"> sample file –</w:t>
      </w:r>
    </w:p>
    <w:p w14:paraId="327ABE5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file:</w:t>
      </w:r>
    </w:p>
    <w:p w14:paraId="29E4B1A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version: "1.0.0"</w:t>
      </w:r>
    </w:p>
    <w:p w14:paraId="457F0C6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author: "Intel"</w:t>
      </w:r>
    </w:p>
    <w:p w14:paraId="360CD8D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date: "Sun Sep 1 13:34:13 PDT 2019"</w:t>
      </w:r>
    </w:p>
    <w:p w14:paraId="25E773C5"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"Information for Demo IOUnit"</w:t>
      </w:r>
    </w:p>
    <w:p w14:paraId="3B5100D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device_info:</w:t>
      </w:r>
    </w:p>
    <w:p w14:paraId="2D9B163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name: "IO Unit"</w:t>
      </w:r>
    </w:p>
    <w:p w14:paraId="31B1414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"Power Scout Meter"</w:t>
      </w:r>
    </w:p>
    <w:p w14:paraId="7823460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manufacturer: "Dent Instruments"</w:t>
      </w:r>
    </w:p>
    <w:p w14:paraId="7C4305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model: "PS3037"</w:t>
      </w:r>
    </w:p>
    <w:p w14:paraId="1C50B37A" w14:textId="323FF34F"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pointlist: "iou_datapoints.yml"</w:t>
      </w:r>
    </w:p>
    <w:p w14:paraId="51E85F73" w14:textId="032AE1F4" w:rsidR="00B3785C" w:rsidRDefault="00B3785C">
      <w:pPr>
        <w:pStyle w:val="Heading2"/>
      </w:pPr>
      <w:bookmarkStart w:id="72" w:name="_Toc59562015"/>
      <w:r>
        <w:t>How to Configure Device points</w:t>
      </w:r>
      <w:bookmarkEnd w:id="72"/>
    </w:p>
    <w:p w14:paraId="6C9EA9F2" w14:textId="60DF7112" w:rsidR="00C773C5" w:rsidRDefault="00C773C5" w:rsidP="00C253D1">
      <w:pPr>
        <w:pStyle w:val="Body"/>
        <w:jc w:val="both"/>
      </w:pPr>
      <w:r>
        <w:t xml:space="preserve">Device Point </w:t>
      </w:r>
      <w:r w:rsidR="008D73A5">
        <w:t>contains</w:t>
      </w:r>
      <w:r>
        <w:t xml:space="preserve"> end point information. Below is </w:t>
      </w:r>
      <w:r w:rsidR="008D73A5">
        <w:t xml:space="preserve">a </w:t>
      </w:r>
      <w:r>
        <w:t>sample fil</w:t>
      </w:r>
      <w:r w:rsidR="008D73A5">
        <w:t>e.</w:t>
      </w:r>
    </w:p>
    <w:p w14:paraId="3832F63F" w14:textId="630A7F18" w:rsidR="00C773C5" w:rsidRDefault="00C773C5" w:rsidP="00C253D1">
      <w:pPr>
        <w:pStyle w:val="Body"/>
        <w:jc w:val="both"/>
      </w:pPr>
      <w:r>
        <w:t>Below parameters can be changed in this file –</w:t>
      </w:r>
    </w:p>
    <w:p w14:paraId="0B4074D9" w14:textId="1C39253E" w:rsidR="00C773C5" w:rsidRDefault="00C773C5" w:rsidP="00C253D1">
      <w:pPr>
        <w:pStyle w:val="Body"/>
        <w:numPr>
          <w:ilvl w:val="0"/>
          <w:numId w:val="22"/>
        </w:numPr>
        <w:jc w:val="both"/>
      </w:pPr>
      <w:r>
        <w:t>addr - can be of range 0 to 65534</w:t>
      </w:r>
    </w:p>
    <w:p w14:paraId="756FC595" w14:textId="549283E1" w:rsidR="00C773C5" w:rsidRDefault="00C773C5" w:rsidP="00C253D1">
      <w:pPr>
        <w:pStyle w:val="Body"/>
        <w:numPr>
          <w:ilvl w:val="0"/>
          <w:numId w:val="22"/>
        </w:numPr>
        <w:jc w:val="both"/>
      </w:pPr>
      <w:r>
        <w:t xml:space="preserve">pollinterval – value in milliseconds </w:t>
      </w:r>
    </w:p>
    <w:p w14:paraId="21BF0FE9" w14:textId="3FD5FAD1" w:rsidR="00C773C5" w:rsidRDefault="00C773C5" w:rsidP="00C253D1">
      <w:pPr>
        <w:pStyle w:val="Body"/>
        <w:numPr>
          <w:ilvl w:val="0"/>
          <w:numId w:val="22"/>
        </w:numPr>
        <w:jc w:val="both"/>
      </w:pPr>
      <w:r>
        <w:t xml:space="preserve">type – Function Code </w:t>
      </w:r>
    </w:p>
    <w:p w14:paraId="2D67B884" w14:textId="1356335F" w:rsidR="00C773C5" w:rsidRDefault="00C773C5" w:rsidP="00C253D1">
      <w:pPr>
        <w:pStyle w:val="Body"/>
        <w:numPr>
          <w:ilvl w:val="0"/>
          <w:numId w:val="22"/>
        </w:numPr>
        <w:jc w:val="both"/>
      </w:pPr>
      <w:r>
        <w:t>width – Number of bytes to be read</w:t>
      </w:r>
    </w:p>
    <w:p w14:paraId="5B289B2D" w14:textId="5B93B6ED" w:rsidR="00C773C5" w:rsidRDefault="00C773C5" w:rsidP="00C253D1">
      <w:pPr>
        <w:pStyle w:val="Body"/>
        <w:numPr>
          <w:ilvl w:val="0"/>
          <w:numId w:val="22"/>
        </w:numPr>
        <w:jc w:val="both"/>
      </w:pPr>
      <w:r>
        <w:t>realtime – To be used for real time, as of date it is false.</w:t>
      </w:r>
    </w:p>
    <w:p w14:paraId="24BAA405" w14:textId="77777777" w:rsidR="00C773C5" w:rsidRDefault="00C773C5" w:rsidP="00C253D1">
      <w:pPr>
        <w:pStyle w:val="Body"/>
        <w:jc w:val="both"/>
      </w:pPr>
    </w:p>
    <w:p w14:paraId="23A1544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file:</w:t>
      </w:r>
    </w:p>
    <w:p w14:paraId="7F2A44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version: "1.0.0"</w:t>
      </w:r>
    </w:p>
    <w:p w14:paraId="139BE70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author: "Intel"</w:t>
      </w:r>
    </w:p>
    <w:p w14:paraId="5EFBE4F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date: "Sun Sep 1 13:34:13 PDT 2019"</w:t>
      </w:r>
    </w:p>
    <w:p w14:paraId="008BD29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"Data for Demo IOUnit data points"</w:t>
      </w:r>
    </w:p>
    <w:p w14:paraId="0F1BA6A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datapoints:</w:t>
      </w:r>
    </w:p>
    <w:p w14:paraId="32D62C4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"Arrival"</w:t>
      </w:r>
    </w:p>
    <w:p w14:paraId="5D6DF85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5EDE42C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"DISCRETE_INPUT"</w:t>
      </w:r>
    </w:p>
    <w:p w14:paraId="0FB4511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2048</w:t>
      </w:r>
    </w:p>
    <w:p w14:paraId="1397AAD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3C809D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2D2D742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43CCC2A5"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69655548" w14:textId="61A89575"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215417AC" w14:textId="77777777" w:rsidR="00C773C5" w:rsidRPr="009D7C8A" w:rsidRDefault="00C773C5" w:rsidP="00C253D1">
      <w:pPr>
        <w:pStyle w:val="Body"/>
        <w:spacing w:before="0"/>
        <w:jc w:val="both"/>
        <w:rPr>
          <w:rFonts w:ascii="Courier New" w:hAnsi="Courier New" w:cs="Courier New"/>
          <w:iCs/>
        </w:rPr>
      </w:pPr>
    </w:p>
    <w:p w14:paraId="321CF24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"AValve"</w:t>
      </w:r>
    </w:p>
    <w:p w14:paraId="1B86A07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16C71B4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"HOLDING_REGISTER"</w:t>
      </w:r>
    </w:p>
    <w:p w14:paraId="6F6E13A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640</w:t>
      </w:r>
    </w:p>
    <w:p w14:paraId="6CF616C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37D5F551"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2630F07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1000</w:t>
      </w:r>
    </w:p>
    <w:p w14:paraId="3E86602C"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76707154" w14:textId="1B7AA5D0"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44244862" w14:textId="77777777" w:rsidR="00C773C5" w:rsidRPr="009D7C8A" w:rsidRDefault="00C773C5" w:rsidP="00C253D1">
      <w:pPr>
        <w:pStyle w:val="Body"/>
        <w:spacing w:before="0"/>
        <w:jc w:val="both"/>
        <w:rPr>
          <w:rFonts w:ascii="Courier New" w:hAnsi="Courier New" w:cs="Courier New"/>
          <w:iCs/>
        </w:rPr>
      </w:pPr>
    </w:p>
    <w:p w14:paraId="3EF9AD9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"DValve"</w:t>
      </w:r>
    </w:p>
    <w:p w14:paraId="0B86745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4029332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"COIL"</w:t>
      </w:r>
    </w:p>
    <w:p w14:paraId="079D007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2048</w:t>
      </w:r>
    </w:p>
    <w:p w14:paraId="2D27BB2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6842E26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68F3E46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1000</w:t>
      </w:r>
    </w:p>
    <w:p w14:paraId="6F8E279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3B91ECCD" w14:textId="77777777" w:rsidR="00C773C5" w:rsidRPr="009D7C8A" w:rsidRDefault="00C773C5" w:rsidP="00C253D1">
      <w:pPr>
        <w:pStyle w:val="Body"/>
        <w:spacing w:before="0"/>
        <w:jc w:val="both"/>
        <w:rPr>
          <w:rFonts w:ascii="Courier New" w:hAnsi="Courier New" w:cs="Courier New"/>
          <w:iCs/>
        </w:rPr>
      </w:pPr>
    </w:p>
    <w:p w14:paraId="6836549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"TubingPressure"</w:t>
      </w:r>
    </w:p>
    <w:p w14:paraId="075899E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6D13D88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"INPUT_REGISTER"</w:t>
      </w:r>
    </w:p>
    <w:p w14:paraId="2D65943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1025</w:t>
      </w:r>
    </w:p>
    <w:p w14:paraId="2CF3190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0513293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4B20BB0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41B4078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3290EBC1" w14:textId="77777777" w:rsidR="00C773C5" w:rsidRPr="009D7C8A" w:rsidRDefault="00C773C5" w:rsidP="00C253D1">
      <w:pPr>
        <w:pStyle w:val="Body"/>
        <w:spacing w:before="0"/>
        <w:jc w:val="both"/>
        <w:rPr>
          <w:rFonts w:ascii="Courier New" w:hAnsi="Courier New" w:cs="Courier New"/>
          <w:iCs/>
        </w:rPr>
      </w:pPr>
    </w:p>
    <w:p w14:paraId="7CB129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"CasingPressure"</w:t>
      </w:r>
    </w:p>
    <w:p w14:paraId="33988E2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7E92C3A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"INPUT_REGISTER"</w:t>
      </w:r>
    </w:p>
    <w:p w14:paraId="5F68310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1024</w:t>
      </w:r>
    </w:p>
    <w:p w14:paraId="3B2D100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4ACD223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3AA6052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0E21527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2F662F4C" w14:textId="77777777" w:rsidR="00C773C5" w:rsidRPr="009D7C8A" w:rsidRDefault="00C773C5" w:rsidP="00C253D1">
      <w:pPr>
        <w:pStyle w:val="Body"/>
        <w:spacing w:before="0"/>
        <w:jc w:val="both"/>
        <w:rPr>
          <w:rFonts w:ascii="Courier New" w:hAnsi="Courier New" w:cs="Courier New"/>
          <w:iCs/>
        </w:rPr>
      </w:pPr>
    </w:p>
    <w:p w14:paraId="7E313EB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"KeepAlive"</w:t>
      </w:r>
    </w:p>
    <w:p w14:paraId="423EDC1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008E9629"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"COIL"</w:t>
      </w:r>
    </w:p>
    <w:p w14:paraId="792345A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3073</w:t>
      </w:r>
    </w:p>
    <w:p w14:paraId="5934490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45E24E7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15E8D23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2000</w:t>
      </w:r>
    </w:p>
    <w:p w14:paraId="6E0D28D2" w14:textId="1FD48D07" w:rsidR="00E23BFD"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 </w:t>
      </w:r>
    </w:p>
    <w:p w14:paraId="34E6F452" w14:textId="6EE76F1D" w:rsidR="00160D50" w:rsidRDefault="00160D50" w:rsidP="00C253D1">
      <w:pPr>
        <w:pStyle w:val="Body"/>
        <w:spacing w:before="0"/>
        <w:jc w:val="both"/>
        <w:rPr>
          <w:rFonts w:ascii="Courier New" w:hAnsi="Courier New" w:cs="Courier New"/>
          <w:iCs/>
        </w:rPr>
      </w:pPr>
    </w:p>
    <w:p w14:paraId="136A450B" w14:textId="4A6215D5" w:rsidR="00AF499D" w:rsidRPr="0009286B" w:rsidRDefault="00AF499D" w:rsidP="0009286B">
      <w:pPr>
        <w:pStyle w:val="Body"/>
        <w:jc w:val="both"/>
      </w:pPr>
      <w:r w:rsidRPr="0009286B">
        <w:rPr>
          <w:b/>
          <w:bCs/>
          <w:u w:val="single"/>
        </w:rPr>
        <w:t>Note</w:t>
      </w:r>
      <w:r w:rsidR="0009286B">
        <w:t xml:space="preserve"> – </w:t>
      </w:r>
      <w:r w:rsidRPr="0009286B">
        <w:t xml:space="preserve">For coil type width should be 1. </w:t>
      </w:r>
    </w:p>
    <w:p w14:paraId="4A83AF3C" w14:textId="77777777" w:rsidR="00AF499D" w:rsidRDefault="00AF499D" w:rsidP="00C253D1">
      <w:pPr>
        <w:pStyle w:val="Body"/>
        <w:spacing w:before="0"/>
        <w:jc w:val="both"/>
        <w:rPr>
          <w:rFonts w:ascii="Courier New" w:hAnsi="Courier New" w:cs="Courier New"/>
          <w:iCs/>
        </w:rPr>
      </w:pPr>
    </w:p>
    <w:p w14:paraId="427A051F" w14:textId="1F78E6F7" w:rsidR="00160D50" w:rsidRPr="00CA1079" w:rsidRDefault="00160D50" w:rsidP="00C253D1">
      <w:pPr>
        <w:pStyle w:val="Body"/>
        <w:spacing w:before="0"/>
        <w:ind w:left="360"/>
        <w:jc w:val="both"/>
        <w:rPr>
          <w:rFonts w:ascii="Courier New" w:hAnsi="Courier New" w:cs="Courier New"/>
          <w:b/>
          <w:u w:val="single"/>
        </w:rPr>
      </w:pPr>
      <w:r>
        <w:t xml:space="preserve">                       </w:t>
      </w:r>
      <w:r w:rsidRPr="00565938">
        <w:rPr>
          <w:b/>
        </w:rPr>
        <w:t xml:space="preserve">  </w:t>
      </w:r>
      <w:r w:rsidRPr="00CA1079">
        <w:rPr>
          <w:b/>
          <w:u w:val="single"/>
        </w:rPr>
        <w:t xml:space="preserve">YML file Configuration table             </w:t>
      </w:r>
    </w:p>
    <w:p w14:paraId="5E235711" w14:textId="77777777" w:rsidR="00160D50" w:rsidRPr="00565938" w:rsidRDefault="00160D50" w:rsidP="00C253D1">
      <w:pPr>
        <w:pStyle w:val="Body"/>
        <w:jc w:val="both"/>
        <w:rPr>
          <w:highlight w:val="yellow"/>
        </w:rPr>
      </w:pPr>
    </w:p>
    <w:tbl>
      <w:tblPr>
        <w:tblStyle w:val="TableGrid"/>
        <w:tblW w:w="10800" w:type="dxa"/>
        <w:tblInd w:w="-2165" w:type="dxa"/>
        <w:tblLayout w:type="fixed"/>
        <w:tblLook w:val="04A0" w:firstRow="1" w:lastRow="0" w:firstColumn="1" w:lastColumn="0" w:noHBand="0" w:noVBand="1"/>
      </w:tblPr>
      <w:tblGrid>
        <w:gridCol w:w="1310"/>
        <w:gridCol w:w="1474"/>
        <w:gridCol w:w="2166"/>
        <w:gridCol w:w="1080"/>
        <w:gridCol w:w="4770"/>
      </w:tblGrid>
      <w:tr w:rsidR="00160D50" w:rsidRPr="008704B7" w14:paraId="1A66C927" w14:textId="77777777" w:rsidTr="00E75C84">
        <w:trPr>
          <w:trHeight w:val="339"/>
        </w:trPr>
        <w:tc>
          <w:tcPr>
            <w:tcW w:w="1310" w:type="dxa"/>
          </w:tcPr>
          <w:p w14:paraId="0CD01B18" w14:textId="77777777" w:rsidR="00160D50" w:rsidRPr="008704B7" w:rsidRDefault="00160D50" w:rsidP="00EC4D5B">
            <w:pPr>
              <w:spacing w:beforeLines="60" w:before="144" w:afterLines="60" w:after="144"/>
              <w:jc w:val="both"/>
              <w:rPr>
                <w:b/>
              </w:rPr>
            </w:pPr>
            <w:r w:rsidRPr="008704B7">
              <w:rPr>
                <w:b/>
              </w:rPr>
              <w:t>File Name</w:t>
            </w:r>
          </w:p>
        </w:tc>
        <w:tc>
          <w:tcPr>
            <w:tcW w:w="1474" w:type="dxa"/>
          </w:tcPr>
          <w:p w14:paraId="26AC1B1F" w14:textId="77777777" w:rsidR="00160D50" w:rsidRPr="008704B7" w:rsidRDefault="00160D50" w:rsidP="00EC4D5B">
            <w:pPr>
              <w:spacing w:beforeLines="60" w:before="144" w:afterLines="60" w:after="144"/>
              <w:jc w:val="both"/>
              <w:rPr>
                <w:b/>
              </w:rPr>
            </w:pPr>
            <w:r w:rsidRPr="008704B7">
              <w:rPr>
                <w:b/>
              </w:rPr>
              <w:t>Key Name</w:t>
            </w:r>
          </w:p>
        </w:tc>
        <w:tc>
          <w:tcPr>
            <w:tcW w:w="2166" w:type="dxa"/>
          </w:tcPr>
          <w:p w14:paraId="33993EF7" w14:textId="77777777" w:rsidR="00160D50" w:rsidRPr="008704B7" w:rsidRDefault="00160D50" w:rsidP="00EC4D5B">
            <w:pPr>
              <w:spacing w:beforeLines="60" w:before="144" w:afterLines="60" w:after="144"/>
              <w:jc w:val="both"/>
              <w:rPr>
                <w:b/>
              </w:rPr>
            </w:pPr>
            <w:r w:rsidRPr="008704B7">
              <w:rPr>
                <w:b/>
              </w:rPr>
              <w:t>Value</w:t>
            </w:r>
          </w:p>
        </w:tc>
        <w:tc>
          <w:tcPr>
            <w:tcW w:w="1080" w:type="dxa"/>
          </w:tcPr>
          <w:p w14:paraId="1911673E" w14:textId="77777777" w:rsidR="00160D50" w:rsidRPr="008704B7" w:rsidRDefault="00160D50" w:rsidP="00EC4D5B">
            <w:pPr>
              <w:spacing w:beforeLines="60" w:before="144" w:afterLines="60" w:after="144"/>
              <w:jc w:val="both"/>
              <w:rPr>
                <w:b/>
              </w:rPr>
            </w:pPr>
            <w:r w:rsidRPr="008704B7">
              <w:rPr>
                <w:b/>
              </w:rPr>
              <w:t>Optional</w:t>
            </w:r>
          </w:p>
        </w:tc>
        <w:tc>
          <w:tcPr>
            <w:tcW w:w="4770" w:type="dxa"/>
          </w:tcPr>
          <w:p w14:paraId="4BB28360" w14:textId="77777777" w:rsidR="00160D50" w:rsidRPr="008704B7" w:rsidRDefault="00160D50" w:rsidP="00EC4D5B">
            <w:pPr>
              <w:spacing w:beforeLines="60" w:before="144" w:afterLines="60" w:after="144"/>
              <w:jc w:val="both"/>
              <w:rPr>
                <w:b/>
              </w:rPr>
            </w:pPr>
            <w:r w:rsidRPr="008704B7">
              <w:rPr>
                <w:b/>
              </w:rPr>
              <w:t>Description</w:t>
            </w:r>
          </w:p>
        </w:tc>
      </w:tr>
      <w:tr w:rsidR="00160D50" w14:paraId="538D4F14" w14:textId="77777777" w:rsidTr="00E75C84">
        <w:trPr>
          <w:trHeight w:val="351"/>
        </w:trPr>
        <w:tc>
          <w:tcPr>
            <w:tcW w:w="1310" w:type="dxa"/>
            <w:vMerge w:val="restart"/>
          </w:tcPr>
          <w:p w14:paraId="743F9762" w14:textId="2F269CC9" w:rsidR="00160D50" w:rsidRDefault="00295364" w:rsidP="00EC4D5B">
            <w:pPr>
              <w:spacing w:beforeLines="60" w:before="144" w:afterLines="60" w:after="144"/>
              <w:jc w:val="both"/>
            </w:pPr>
            <w:r w:rsidRPr="00295364">
              <w:t>Devices_group_list.yml</w:t>
            </w:r>
          </w:p>
        </w:tc>
        <w:tc>
          <w:tcPr>
            <w:tcW w:w="1474" w:type="dxa"/>
          </w:tcPr>
          <w:p w14:paraId="469F8FF9" w14:textId="77777777" w:rsidR="00160D50" w:rsidRDefault="00160D50" w:rsidP="00EC4D5B">
            <w:pPr>
              <w:spacing w:beforeLines="60" w:before="144" w:afterLines="60" w:after="144"/>
              <w:jc w:val="both"/>
            </w:pPr>
            <w:r>
              <w:t>file:</w:t>
            </w:r>
          </w:p>
        </w:tc>
        <w:tc>
          <w:tcPr>
            <w:tcW w:w="2166" w:type="dxa"/>
          </w:tcPr>
          <w:p w14:paraId="72632995" w14:textId="77777777" w:rsidR="00160D50" w:rsidRDefault="00160D50" w:rsidP="00EC4D5B">
            <w:pPr>
              <w:spacing w:beforeLines="60" w:before="144" w:afterLines="60" w:after="144"/>
              <w:jc w:val="both"/>
            </w:pPr>
          </w:p>
        </w:tc>
        <w:tc>
          <w:tcPr>
            <w:tcW w:w="1080" w:type="dxa"/>
          </w:tcPr>
          <w:p w14:paraId="613F2912" w14:textId="77777777" w:rsidR="00160D50" w:rsidRDefault="00160D50" w:rsidP="00EC4D5B">
            <w:pPr>
              <w:spacing w:beforeLines="60" w:before="144" w:afterLines="60" w:after="144"/>
              <w:jc w:val="both"/>
            </w:pPr>
          </w:p>
        </w:tc>
        <w:tc>
          <w:tcPr>
            <w:tcW w:w="4770" w:type="dxa"/>
          </w:tcPr>
          <w:p w14:paraId="4F177FC4" w14:textId="2957CEC4" w:rsidR="00160D50" w:rsidRDefault="00160D50" w:rsidP="00EC4D5B">
            <w:pPr>
              <w:spacing w:beforeLines="60" w:before="144" w:afterLines="60" w:after="144"/>
              <w:jc w:val="both"/>
            </w:pPr>
            <w:r>
              <w:t xml:space="preserve">This file </w:t>
            </w:r>
            <w:r w:rsidR="008D73A5">
              <w:t>contains</w:t>
            </w:r>
            <w:r>
              <w:t xml:space="preserve"> </w:t>
            </w:r>
            <w:r w:rsidR="000D79F5">
              <w:t xml:space="preserve">list of </w:t>
            </w:r>
            <w:r w:rsidR="00C962F7">
              <w:t xml:space="preserve">all </w:t>
            </w:r>
            <w:r w:rsidR="000D79F5">
              <w:t>device group</w:t>
            </w:r>
            <w:r w:rsidR="00C962F7">
              <w:t>s</w:t>
            </w:r>
          </w:p>
        </w:tc>
      </w:tr>
      <w:tr w:rsidR="00160D50" w14:paraId="181B1A9A" w14:textId="77777777" w:rsidTr="00E75C84">
        <w:trPr>
          <w:trHeight w:val="351"/>
        </w:trPr>
        <w:tc>
          <w:tcPr>
            <w:tcW w:w="1310" w:type="dxa"/>
            <w:vMerge/>
          </w:tcPr>
          <w:p w14:paraId="6F1F9A0A" w14:textId="77777777" w:rsidR="00160D50" w:rsidRDefault="00160D50" w:rsidP="00EC4D5B">
            <w:pPr>
              <w:spacing w:beforeLines="60" w:before="144" w:afterLines="60" w:after="144"/>
              <w:jc w:val="both"/>
            </w:pPr>
          </w:p>
        </w:tc>
        <w:tc>
          <w:tcPr>
            <w:tcW w:w="1474" w:type="dxa"/>
          </w:tcPr>
          <w:p w14:paraId="2A65616D" w14:textId="77777777" w:rsidR="00160D50" w:rsidRDefault="00160D50" w:rsidP="00EC4D5B">
            <w:pPr>
              <w:spacing w:beforeLines="60" w:before="144" w:afterLines="60" w:after="144"/>
              <w:jc w:val="both"/>
            </w:pPr>
            <w:r>
              <w:t>author</w:t>
            </w:r>
          </w:p>
        </w:tc>
        <w:tc>
          <w:tcPr>
            <w:tcW w:w="2166" w:type="dxa"/>
          </w:tcPr>
          <w:p w14:paraId="0E576CBD" w14:textId="77777777" w:rsidR="00160D50" w:rsidRDefault="00160D50" w:rsidP="00EC4D5B">
            <w:pPr>
              <w:spacing w:beforeLines="60" w:before="144" w:afterLines="60" w:after="144"/>
              <w:jc w:val="both"/>
            </w:pPr>
            <w:r>
              <w:t>Intel</w:t>
            </w:r>
          </w:p>
        </w:tc>
        <w:tc>
          <w:tcPr>
            <w:tcW w:w="1080" w:type="dxa"/>
          </w:tcPr>
          <w:p w14:paraId="4AF355D7" w14:textId="77777777" w:rsidR="00160D50" w:rsidRDefault="00160D50" w:rsidP="00EC4D5B">
            <w:pPr>
              <w:spacing w:beforeLines="60" w:before="144" w:afterLines="60" w:after="144"/>
              <w:jc w:val="both"/>
            </w:pPr>
            <w:r>
              <w:t>Yes</w:t>
            </w:r>
          </w:p>
        </w:tc>
        <w:tc>
          <w:tcPr>
            <w:tcW w:w="4770" w:type="dxa"/>
          </w:tcPr>
          <w:p w14:paraId="7431085F" w14:textId="77777777" w:rsidR="00160D50" w:rsidRDefault="00160D50" w:rsidP="00EC4D5B">
            <w:pPr>
              <w:spacing w:beforeLines="60" w:before="144" w:afterLines="60" w:after="144"/>
              <w:jc w:val="both"/>
            </w:pPr>
          </w:p>
        </w:tc>
      </w:tr>
      <w:tr w:rsidR="00160D50" w14:paraId="136FF945" w14:textId="77777777" w:rsidTr="00E75C84">
        <w:trPr>
          <w:trHeight w:val="195"/>
        </w:trPr>
        <w:tc>
          <w:tcPr>
            <w:tcW w:w="1310" w:type="dxa"/>
            <w:vMerge/>
          </w:tcPr>
          <w:p w14:paraId="62D8439C" w14:textId="77777777" w:rsidR="00160D50" w:rsidRDefault="00160D50" w:rsidP="00EC4D5B">
            <w:pPr>
              <w:spacing w:beforeLines="60" w:before="144" w:afterLines="60" w:after="144"/>
              <w:jc w:val="both"/>
            </w:pPr>
          </w:p>
        </w:tc>
        <w:tc>
          <w:tcPr>
            <w:tcW w:w="1474" w:type="dxa"/>
          </w:tcPr>
          <w:p w14:paraId="1DA6A452" w14:textId="77777777" w:rsidR="00160D50" w:rsidRDefault="00160D50" w:rsidP="00EC4D5B">
            <w:pPr>
              <w:spacing w:beforeLines="60" w:before="144" w:afterLines="60" w:after="144"/>
              <w:jc w:val="both"/>
            </w:pPr>
            <w:r>
              <w:t>date</w:t>
            </w:r>
          </w:p>
        </w:tc>
        <w:tc>
          <w:tcPr>
            <w:tcW w:w="2166" w:type="dxa"/>
          </w:tcPr>
          <w:p w14:paraId="1CFA9FCE" w14:textId="77777777" w:rsidR="00160D50" w:rsidRDefault="00160D50" w:rsidP="00EC4D5B">
            <w:pPr>
              <w:spacing w:beforeLines="60" w:before="144" w:afterLines="60" w:after="144"/>
              <w:jc w:val="both"/>
            </w:pPr>
            <w:r>
              <w:t>Sun Sep 1</w:t>
            </w:r>
          </w:p>
        </w:tc>
        <w:tc>
          <w:tcPr>
            <w:tcW w:w="1080" w:type="dxa"/>
          </w:tcPr>
          <w:p w14:paraId="55D15649" w14:textId="77777777" w:rsidR="00160D50" w:rsidRDefault="00160D50" w:rsidP="00EC4D5B">
            <w:pPr>
              <w:spacing w:beforeLines="60" w:before="144" w:afterLines="60" w:after="144"/>
              <w:jc w:val="both"/>
            </w:pPr>
            <w:r>
              <w:t>Yes</w:t>
            </w:r>
          </w:p>
        </w:tc>
        <w:tc>
          <w:tcPr>
            <w:tcW w:w="4770" w:type="dxa"/>
          </w:tcPr>
          <w:p w14:paraId="5AE80E0D" w14:textId="77777777" w:rsidR="00160D50" w:rsidRDefault="00160D50" w:rsidP="00EC4D5B">
            <w:pPr>
              <w:spacing w:beforeLines="60" w:before="144" w:afterLines="60" w:after="144"/>
              <w:jc w:val="both"/>
            </w:pPr>
          </w:p>
        </w:tc>
      </w:tr>
      <w:tr w:rsidR="00160D50" w14:paraId="1C349730" w14:textId="77777777" w:rsidTr="00E75C84">
        <w:trPr>
          <w:trHeight w:val="351"/>
        </w:trPr>
        <w:tc>
          <w:tcPr>
            <w:tcW w:w="1310" w:type="dxa"/>
            <w:vMerge/>
          </w:tcPr>
          <w:p w14:paraId="49BA78CC" w14:textId="77777777" w:rsidR="00160D50" w:rsidRDefault="00160D50" w:rsidP="00EC4D5B">
            <w:pPr>
              <w:spacing w:beforeLines="60" w:before="144" w:afterLines="60" w:after="144"/>
              <w:jc w:val="both"/>
            </w:pPr>
          </w:p>
        </w:tc>
        <w:tc>
          <w:tcPr>
            <w:tcW w:w="1474" w:type="dxa"/>
          </w:tcPr>
          <w:p w14:paraId="11B914CF" w14:textId="77777777" w:rsidR="00160D50" w:rsidRDefault="00160D50" w:rsidP="00EC4D5B">
            <w:pPr>
              <w:spacing w:beforeLines="60" w:before="144" w:afterLines="60" w:after="144"/>
              <w:jc w:val="both"/>
            </w:pPr>
            <w:r>
              <w:t>description</w:t>
            </w:r>
          </w:p>
        </w:tc>
        <w:tc>
          <w:tcPr>
            <w:tcW w:w="2166" w:type="dxa"/>
          </w:tcPr>
          <w:p w14:paraId="046015DB" w14:textId="77777777" w:rsidR="00160D50" w:rsidRDefault="00160D50" w:rsidP="00EC4D5B">
            <w:pPr>
              <w:spacing w:beforeLines="60" w:before="144" w:afterLines="60" w:after="144"/>
              <w:jc w:val="both"/>
            </w:pPr>
          </w:p>
        </w:tc>
        <w:tc>
          <w:tcPr>
            <w:tcW w:w="1080" w:type="dxa"/>
          </w:tcPr>
          <w:p w14:paraId="75331F10" w14:textId="77777777" w:rsidR="00160D50" w:rsidRDefault="00160D50" w:rsidP="00EC4D5B">
            <w:pPr>
              <w:spacing w:beforeLines="60" w:before="144" w:afterLines="60" w:after="144"/>
              <w:jc w:val="both"/>
            </w:pPr>
          </w:p>
        </w:tc>
        <w:tc>
          <w:tcPr>
            <w:tcW w:w="4770" w:type="dxa"/>
          </w:tcPr>
          <w:p w14:paraId="453BA4F8" w14:textId="77777777" w:rsidR="00160D50" w:rsidRDefault="00160D50" w:rsidP="00EC4D5B">
            <w:pPr>
              <w:spacing w:beforeLines="60" w:before="144" w:afterLines="60" w:after="144"/>
              <w:jc w:val="both"/>
            </w:pPr>
          </w:p>
        </w:tc>
      </w:tr>
      <w:tr w:rsidR="00160D50" w14:paraId="3CC38D0B" w14:textId="77777777" w:rsidTr="00E75C84">
        <w:trPr>
          <w:trHeight w:val="351"/>
        </w:trPr>
        <w:tc>
          <w:tcPr>
            <w:tcW w:w="1310" w:type="dxa"/>
            <w:vMerge/>
          </w:tcPr>
          <w:p w14:paraId="2898BECB" w14:textId="77777777" w:rsidR="00160D50" w:rsidRDefault="00160D50" w:rsidP="00EC4D5B">
            <w:pPr>
              <w:spacing w:beforeLines="60" w:before="144" w:afterLines="60" w:after="144"/>
              <w:jc w:val="both"/>
            </w:pPr>
          </w:p>
        </w:tc>
        <w:tc>
          <w:tcPr>
            <w:tcW w:w="1474" w:type="dxa"/>
          </w:tcPr>
          <w:p w14:paraId="06DC27A0" w14:textId="77777777" w:rsidR="00160D50" w:rsidRDefault="00160D50" w:rsidP="00EC4D5B">
            <w:pPr>
              <w:spacing w:beforeLines="60" w:before="144" w:afterLines="60" w:after="144"/>
              <w:jc w:val="both"/>
            </w:pPr>
            <w:r>
              <w:t>version</w:t>
            </w:r>
          </w:p>
        </w:tc>
        <w:tc>
          <w:tcPr>
            <w:tcW w:w="2166" w:type="dxa"/>
          </w:tcPr>
          <w:p w14:paraId="46E8C93E" w14:textId="77777777" w:rsidR="00160D50" w:rsidRDefault="00160D50" w:rsidP="00EC4D5B">
            <w:pPr>
              <w:spacing w:beforeLines="60" w:before="144" w:afterLines="60" w:after="144"/>
              <w:jc w:val="both"/>
            </w:pPr>
          </w:p>
        </w:tc>
        <w:tc>
          <w:tcPr>
            <w:tcW w:w="1080" w:type="dxa"/>
          </w:tcPr>
          <w:p w14:paraId="6B7D1820" w14:textId="77777777" w:rsidR="00160D50" w:rsidRDefault="00160D50" w:rsidP="00EC4D5B">
            <w:pPr>
              <w:spacing w:beforeLines="60" w:before="144" w:afterLines="60" w:after="144"/>
              <w:jc w:val="both"/>
            </w:pPr>
          </w:p>
        </w:tc>
        <w:tc>
          <w:tcPr>
            <w:tcW w:w="4770" w:type="dxa"/>
          </w:tcPr>
          <w:p w14:paraId="39138434" w14:textId="77777777" w:rsidR="00160D50" w:rsidRDefault="00160D50" w:rsidP="00EC4D5B">
            <w:pPr>
              <w:spacing w:beforeLines="60" w:before="144" w:afterLines="60" w:after="144"/>
              <w:jc w:val="both"/>
            </w:pPr>
          </w:p>
        </w:tc>
      </w:tr>
      <w:tr w:rsidR="00160D50" w14:paraId="6389AA48" w14:textId="77777777" w:rsidTr="00E75C84">
        <w:trPr>
          <w:trHeight w:val="351"/>
        </w:trPr>
        <w:tc>
          <w:tcPr>
            <w:tcW w:w="1310" w:type="dxa"/>
            <w:vMerge/>
          </w:tcPr>
          <w:p w14:paraId="3506A3C8" w14:textId="77777777" w:rsidR="00160D50" w:rsidRDefault="00160D50" w:rsidP="00EC4D5B">
            <w:pPr>
              <w:spacing w:beforeLines="60" w:before="144" w:afterLines="60" w:after="144"/>
              <w:jc w:val="both"/>
            </w:pPr>
          </w:p>
        </w:tc>
        <w:tc>
          <w:tcPr>
            <w:tcW w:w="1474" w:type="dxa"/>
          </w:tcPr>
          <w:p w14:paraId="5AC5FFC1" w14:textId="18F2F415" w:rsidR="00160D50" w:rsidRDefault="0078601B" w:rsidP="00EC4D5B">
            <w:pPr>
              <w:spacing w:beforeLines="60" w:before="144" w:afterLines="60" w:after="144"/>
              <w:jc w:val="both"/>
            </w:pPr>
            <w:r w:rsidRPr="0078601B">
              <w:t>devicegrouplist</w:t>
            </w:r>
            <w:r w:rsidRPr="0078601B" w:rsidDel="0078601B">
              <w:t xml:space="preserve"> </w:t>
            </w:r>
            <w:r w:rsidR="00160D50">
              <w:t>:</w:t>
            </w:r>
          </w:p>
        </w:tc>
        <w:tc>
          <w:tcPr>
            <w:tcW w:w="2166" w:type="dxa"/>
          </w:tcPr>
          <w:p w14:paraId="78F16F9E" w14:textId="77777777" w:rsidR="00160D50" w:rsidRDefault="00160D50" w:rsidP="00EC4D5B">
            <w:pPr>
              <w:spacing w:beforeLines="60" w:before="144" w:afterLines="60" w:after="144"/>
              <w:jc w:val="both"/>
            </w:pPr>
          </w:p>
        </w:tc>
        <w:tc>
          <w:tcPr>
            <w:tcW w:w="1080" w:type="dxa"/>
          </w:tcPr>
          <w:p w14:paraId="6153FECD" w14:textId="77777777" w:rsidR="00160D50" w:rsidRDefault="00160D50" w:rsidP="00EC4D5B">
            <w:pPr>
              <w:spacing w:beforeLines="60" w:before="144" w:afterLines="60" w:after="144"/>
              <w:jc w:val="both"/>
            </w:pPr>
          </w:p>
        </w:tc>
        <w:tc>
          <w:tcPr>
            <w:tcW w:w="4770" w:type="dxa"/>
          </w:tcPr>
          <w:p w14:paraId="6E62E8CB" w14:textId="77777777" w:rsidR="00160D50" w:rsidRDefault="00160D50" w:rsidP="00EC4D5B">
            <w:pPr>
              <w:spacing w:beforeLines="60" w:before="144" w:afterLines="60" w:after="144"/>
              <w:jc w:val="both"/>
            </w:pPr>
          </w:p>
        </w:tc>
      </w:tr>
      <w:tr w:rsidR="00160D50" w14:paraId="7311BCDC" w14:textId="77777777" w:rsidTr="00E75C84">
        <w:trPr>
          <w:trHeight w:val="351"/>
        </w:trPr>
        <w:tc>
          <w:tcPr>
            <w:tcW w:w="1310" w:type="dxa"/>
            <w:vMerge/>
          </w:tcPr>
          <w:p w14:paraId="335673C8" w14:textId="77777777" w:rsidR="00160D50" w:rsidRDefault="00160D50" w:rsidP="00EC4D5B">
            <w:pPr>
              <w:spacing w:beforeLines="60" w:before="144" w:afterLines="60" w:after="144"/>
              <w:jc w:val="both"/>
            </w:pPr>
          </w:p>
        </w:tc>
        <w:tc>
          <w:tcPr>
            <w:tcW w:w="1474" w:type="dxa"/>
          </w:tcPr>
          <w:p w14:paraId="16A4A184" w14:textId="57A15FC8" w:rsidR="00160D50" w:rsidRDefault="00160D50" w:rsidP="00EC4D5B">
            <w:pPr>
              <w:spacing w:beforeLines="60" w:before="144" w:afterLines="60" w:after="144"/>
              <w:jc w:val="both"/>
            </w:pPr>
            <w:r>
              <w:t>-</w:t>
            </w:r>
            <w:r w:rsidR="00F40029">
              <w:t xml:space="preserve"> </w:t>
            </w:r>
            <w:r w:rsidR="00F40029" w:rsidRPr="00F40029">
              <w:t>Device_group1</w:t>
            </w:r>
            <w:r>
              <w:t>.yml</w:t>
            </w:r>
          </w:p>
        </w:tc>
        <w:tc>
          <w:tcPr>
            <w:tcW w:w="2166" w:type="dxa"/>
          </w:tcPr>
          <w:p w14:paraId="44D500F9" w14:textId="6C7D8477" w:rsidR="00160D50" w:rsidRDefault="00F40029" w:rsidP="00EC4D5B">
            <w:pPr>
              <w:spacing w:beforeLines="60" w:before="144" w:afterLines="60" w:after="144"/>
              <w:jc w:val="both"/>
            </w:pPr>
            <w:r w:rsidRPr="00F40029">
              <w:t>Device_group1</w:t>
            </w:r>
            <w:r w:rsidR="00160D50">
              <w:t>.yml</w:t>
            </w:r>
          </w:p>
        </w:tc>
        <w:tc>
          <w:tcPr>
            <w:tcW w:w="1080" w:type="dxa"/>
          </w:tcPr>
          <w:p w14:paraId="3A9316E4" w14:textId="77777777" w:rsidR="00160D50" w:rsidRDefault="00160D50" w:rsidP="00EC4D5B">
            <w:pPr>
              <w:spacing w:beforeLines="60" w:before="144" w:afterLines="60" w:after="144"/>
              <w:jc w:val="both"/>
            </w:pPr>
          </w:p>
        </w:tc>
        <w:tc>
          <w:tcPr>
            <w:tcW w:w="4770" w:type="dxa"/>
          </w:tcPr>
          <w:p w14:paraId="37E1F8C7" w14:textId="77777777" w:rsidR="00160D50" w:rsidRDefault="00160D50" w:rsidP="00EC4D5B">
            <w:pPr>
              <w:spacing w:beforeLines="60" w:before="144" w:afterLines="60" w:after="144"/>
              <w:jc w:val="both"/>
            </w:pPr>
          </w:p>
        </w:tc>
      </w:tr>
      <w:tr w:rsidR="00160D50" w14:paraId="3CCB5040" w14:textId="77777777" w:rsidTr="00E75C84">
        <w:trPr>
          <w:trHeight w:val="339"/>
        </w:trPr>
        <w:tc>
          <w:tcPr>
            <w:tcW w:w="1310" w:type="dxa"/>
            <w:vMerge w:val="restart"/>
          </w:tcPr>
          <w:p w14:paraId="0A874A92" w14:textId="01893304" w:rsidR="00160D50" w:rsidRDefault="00030843" w:rsidP="00EC4D5B">
            <w:pPr>
              <w:spacing w:beforeLines="60" w:before="144" w:afterLines="60" w:after="144"/>
              <w:jc w:val="both"/>
            </w:pPr>
            <w:r w:rsidRPr="00030843">
              <w:t>Device_group1</w:t>
            </w:r>
            <w:r w:rsidR="00160D50">
              <w:t>.yml</w:t>
            </w:r>
          </w:p>
        </w:tc>
        <w:tc>
          <w:tcPr>
            <w:tcW w:w="1474" w:type="dxa"/>
          </w:tcPr>
          <w:p w14:paraId="03448641" w14:textId="77777777" w:rsidR="00160D50" w:rsidRDefault="00160D50" w:rsidP="00EC4D5B">
            <w:pPr>
              <w:spacing w:beforeLines="60" w:before="144" w:afterLines="60" w:after="144"/>
              <w:jc w:val="both"/>
            </w:pPr>
            <w:r>
              <w:t>description</w:t>
            </w:r>
          </w:p>
        </w:tc>
        <w:tc>
          <w:tcPr>
            <w:tcW w:w="2166" w:type="dxa"/>
          </w:tcPr>
          <w:p w14:paraId="76DF1C77" w14:textId="330A65E3" w:rsidR="00160D50" w:rsidRDefault="00F0478C" w:rsidP="00EC4D5B">
            <w:pPr>
              <w:spacing w:beforeLines="60" w:before="144" w:afterLines="60" w:after="144"/>
              <w:jc w:val="both"/>
            </w:pPr>
            <w:r w:rsidRPr="00F0478C">
              <w:t>Device group 1</w:t>
            </w:r>
          </w:p>
        </w:tc>
        <w:tc>
          <w:tcPr>
            <w:tcW w:w="1080" w:type="dxa"/>
          </w:tcPr>
          <w:p w14:paraId="6853EB8E" w14:textId="77777777" w:rsidR="00160D50" w:rsidRDefault="00160D50" w:rsidP="00EC4D5B">
            <w:pPr>
              <w:spacing w:beforeLines="60" w:before="144" w:afterLines="60" w:after="144"/>
              <w:jc w:val="both"/>
            </w:pPr>
            <w:r>
              <w:t>Yes</w:t>
            </w:r>
          </w:p>
        </w:tc>
        <w:tc>
          <w:tcPr>
            <w:tcW w:w="4770" w:type="dxa"/>
          </w:tcPr>
          <w:p w14:paraId="76808DC2" w14:textId="3F0E887A" w:rsidR="00160D50" w:rsidRDefault="00160D50" w:rsidP="00EC4D5B">
            <w:pPr>
              <w:spacing w:beforeLines="60" w:before="144" w:afterLines="60" w:after="144"/>
              <w:jc w:val="both"/>
            </w:pPr>
            <w:r>
              <w:t xml:space="preserve">This file </w:t>
            </w:r>
            <w:r w:rsidR="008D73A5">
              <w:t>contains</w:t>
            </w:r>
            <w:r>
              <w:t xml:space="preserve"> </w:t>
            </w:r>
            <w:r w:rsidR="008D73A5">
              <w:t xml:space="preserve">information about </w:t>
            </w:r>
            <w:r>
              <w:t xml:space="preserve">all </w:t>
            </w:r>
            <w:r w:rsidR="008D73A5">
              <w:t xml:space="preserve">TCP and RTU </w:t>
            </w:r>
            <w:r>
              <w:t>device</w:t>
            </w:r>
            <w:r w:rsidR="008D73A5">
              <w:t xml:space="preserve">s present </w:t>
            </w:r>
            <w:r w:rsidR="00CB57F9">
              <w:t>under</w:t>
            </w:r>
            <w:r w:rsidR="00F0478C">
              <w:t xml:space="preserve"> one device group</w:t>
            </w:r>
          </w:p>
        </w:tc>
      </w:tr>
      <w:tr w:rsidR="00160D50" w14:paraId="168295AA" w14:textId="77777777" w:rsidTr="00E75C84">
        <w:trPr>
          <w:trHeight w:val="339"/>
        </w:trPr>
        <w:tc>
          <w:tcPr>
            <w:tcW w:w="1310" w:type="dxa"/>
            <w:vMerge/>
          </w:tcPr>
          <w:p w14:paraId="5ED27BFE" w14:textId="77777777" w:rsidR="00160D50" w:rsidRDefault="00160D50" w:rsidP="00EC4D5B">
            <w:pPr>
              <w:spacing w:beforeLines="60" w:before="144" w:afterLines="60" w:after="144"/>
              <w:jc w:val="both"/>
            </w:pPr>
          </w:p>
        </w:tc>
        <w:tc>
          <w:tcPr>
            <w:tcW w:w="1474" w:type="dxa"/>
          </w:tcPr>
          <w:p w14:paraId="4BEBA9D2" w14:textId="77777777" w:rsidR="00160D50" w:rsidRDefault="00160D50" w:rsidP="00EC4D5B">
            <w:pPr>
              <w:spacing w:beforeLines="60" w:before="144" w:afterLines="60" w:after="144"/>
              <w:jc w:val="both"/>
            </w:pPr>
            <w:r>
              <w:t>devicelist:</w:t>
            </w:r>
          </w:p>
        </w:tc>
        <w:tc>
          <w:tcPr>
            <w:tcW w:w="2166" w:type="dxa"/>
          </w:tcPr>
          <w:p w14:paraId="2ADEC25E" w14:textId="77777777" w:rsidR="00160D50" w:rsidRDefault="00160D50" w:rsidP="00EC4D5B">
            <w:pPr>
              <w:spacing w:beforeLines="60" w:before="144" w:afterLines="60" w:after="144"/>
              <w:jc w:val="both"/>
            </w:pPr>
          </w:p>
        </w:tc>
        <w:tc>
          <w:tcPr>
            <w:tcW w:w="1080" w:type="dxa"/>
          </w:tcPr>
          <w:p w14:paraId="3ED36B43" w14:textId="77777777" w:rsidR="00160D50" w:rsidRDefault="00160D50" w:rsidP="00EC4D5B">
            <w:pPr>
              <w:spacing w:beforeLines="60" w:before="144" w:afterLines="60" w:after="144"/>
              <w:jc w:val="both"/>
            </w:pPr>
          </w:p>
        </w:tc>
        <w:tc>
          <w:tcPr>
            <w:tcW w:w="4770" w:type="dxa"/>
          </w:tcPr>
          <w:p w14:paraId="4FC6BE62" w14:textId="77777777" w:rsidR="00160D50" w:rsidRDefault="00160D50" w:rsidP="00EC4D5B">
            <w:pPr>
              <w:spacing w:beforeLines="60" w:before="144" w:afterLines="60" w:after="144"/>
              <w:jc w:val="both"/>
            </w:pPr>
          </w:p>
        </w:tc>
      </w:tr>
      <w:tr w:rsidR="00160D50" w14:paraId="6C8E272C" w14:textId="77777777" w:rsidTr="00E75C84">
        <w:trPr>
          <w:trHeight w:val="339"/>
        </w:trPr>
        <w:tc>
          <w:tcPr>
            <w:tcW w:w="1310" w:type="dxa"/>
            <w:vMerge/>
          </w:tcPr>
          <w:p w14:paraId="2AB448FD" w14:textId="77777777" w:rsidR="00160D50" w:rsidRDefault="00160D50" w:rsidP="00EC4D5B">
            <w:pPr>
              <w:spacing w:beforeLines="60" w:before="144" w:afterLines="60" w:after="144"/>
              <w:jc w:val="both"/>
            </w:pPr>
          </w:p>
        </w:tc>
        <w:tc>
          <w:tcPr>
            <w:tcW w:w="1474" w:type="dxa"/>
          </w:tcPr>
          <w:p w14:paraId="6160EE85" w14:textId="77777777" w:rsidR="00160D50" w:rsidRDefault="00160D50" w:rsidP="00EC4D5B">
            <w:pPr>
              <w:spacing w:beforeLines="60" w:before="144" w:afterLines="60" w:after="144"/>
              <w:jc w:val="both"/>
            </w:pPr>
            <w:r>
              <w:t>-deviceinfo:</w:t>
            </w:r>
          </w:p>
        </w:tc>
        <w:tc>
          <w:tcPr>
            <w:tcW w:w="2166" w:type="dxa"/>
          </w:tcPr>
          <w:p w14:paraId="5EAB51A3" w14:textId="77777777" w:rsidR="00160D50" w:rsidRDefault="00160D50" w:rsidP="00EC4D5B">
            <w:pPr>
              <w:spacing w:beforeLines="60" w:before="144" w:afterLines="60" w:after="144"/>
              <w:jc w:val="both"/>
            </w:pPr>
            <w:r>
              <w:t>flowmeter_device.yml</w:t>
            </w:r>
          </w:p>
        </w:tc>
        <w:tc>
          <w:tcPr>
            <w:tcW w:w="1080" w:type="dxa"/>
          </w:tcPr>
          <w:p w14:paraId="6D67B493" w14:textId="77777777" w:rsidR="00160D50" w:rsidRDefault="00160D50" w:rsidP="00EC4D5B">
            <w:pPr>
              <w:spacing w:beforeLines="60" w:before="144" w:afterLines="60" w:after="144"/>
              <w:jc w:val="both"/>
            </w:pPr>
            <w:r>
              <w:t>No</w:t>
            </w:r>
          </w:p>
        </w:tc>
        <w:tc>
          <w:tcPr>
            <w:tcW w:w="4770" w:type="dxa"/>
          </w:tcPr>
          <w:p w14:paraId="3E876DDA" w14:textId="77777777" w:rsidR="00160D50" w:rsidRDefault="00160D50" w:rsidP="00EC4D5B">
            <w:pPr>
              <w:spacing w:beforeLines="60" w:before="144" w:afterLines="60" w:after="144"/>
              <w:jc w:val="both"/>
            </w:pPr>
          </w:p>
        </w:tc>
      </w:tr>
      <w:tr w:rsidR="00160D50" w14:paraId="2CABD9F8" w14:textId="77777777" w:rsidTr="00E75C84">
        <w:trPr>
          <w:trHeight w:val="339"/>
        </w:trPr>
        <w:tc>
          <w:tcPr>
            <w:tcW w:w="1310" w:type="dxa"/>
            <w:vMerge/>
          </w:tcPr>
          <w:p w14:paraId="2481C12A" w14:textId="77777777" w:rsidR="00160D50" w:rsidRDefault="00160D50" w:rsidP="00EC4D5B">
            <w:pPr>
              <w:spacing w:beforeLines="60" w:before="144" w:afterLines="60" w:after="144"/>
              <w:jc w:val="both"/>
            </w:pPr>
          </w:p>
        </w:tc>
        <w:tc>
          <w:tcPr>
            <w:tcW w:w="1474" w:type="dxa"/>
          </w:tcPr>
          <w:p w14:paraId="20DC3D9A" w14:textId="77777777" w:rsidR="00160D50" w:rsidRDefault="00160D50" w:rsidP="00EC4D5B">
            <w:pPr>
              <w:spacing w:beforeLines="60" w:before="144" w:afterLines="60" w:after="144"/>
              <w:jc w:val="both"/>
            </w:pPr>
            <w:r>
              <w:t>Id</w:t>
            </w:r>
          </w:p>
        </w:tc>
        <w:tc>
          <w:tcPr>
            <w:tcW w:w="2166" w:type="dxa"/>
          </w:tcPr>
          <w:p w14:paraId="3C341284" w14:textId="77777777" w:rsidR="00160D50" w:rsidRDefault="00160D50" w:rsidP="00EC4D5B">
            <w:pPr>
              <w:spacing w:beforeLines="60" w:before="144" w:afterLines="60" w:after="144"/>
              <w:jc w:val="both"/>
            </w:pPr>
            <w:r>
              <w:t>flowmeter</w:t>
            </w:r>
          </w:p>
        </w:tc>
        <w:tc>
          <w:tcPr>
            <w:tcW w:w="1080" w:type="dxa"/>
          </w:tcPr>
          <w:p w14:paraId="34B71610" w14:textId="77777777" w:rsidR="00160D50" w:rsidRDefault="00160D50" w:rsidP="00EC4D5B">
            <w:pPr>
              <w:spacing w:beforeLines="60" w:before="144" w:afterLines="60" w:after="144"/>
              <w:jc w:val="both"/>
            </w:pPr>
            <w:r>
              <w:t>No</w:t>
            </w:r>
          </w:p>
        </w:tc>
        <w:tc>
          <w:tcPr>
            <w:tcW w:w="4770" w:type="dxa"/>
          </w:tcPr>
          <w:p w14:paraId="6ED641EB" w14:textId="77777777" w:rsidR="00160D50" w:rsidRDefault="00160D50" w:rsidP="00EC4D5B">
            <w:pPr>
              <w:spacing w:beforeLines="60" w:before="144" w:afterLines="60" w:after="144"/>
              <w:jc w:val="both"/>
            </w:pPr>
          </w:p>
        </w:tc>
      </w:tr>
      <w:tr w:rsidR="00160D50" w14:paraId="1FED88A1" w14:textId="77777777" w:rsidTr="00E75C84">
        <w:trPr>
          <w:trHeight w:val="339"/>
        </w:trPr>
        <w:tc>
          <w:tcPr>
            <w:tcW w:w="1310" w:type="dxa"/>
            <w:vMerge/>
          </w:tcPr>
          <w:p w14:paraId="57D5D3D6" w14:textId="77777777" w:rsidR="00160D50" w:rsidRDefault="00160D50" w:rsidP="00EC4D5B">
            <w:pPr>
              <w:spacing w:beforeLines="60" w:before="144" w:afterLines="60" w:after="144"/>
              <w:jc w:val="both"/>
            </w:pPr>
          </w:p>
        </w:tc>
        <w:tc>
          <w:tcPr>
            <w:tcW w:w="1474" w:type="dxa"/>
          </w:tcPr>
          <w:p w14:paraId="412CA34A" w14:textId="77777777" w:rsidR="00160D50" w:rsidRDefault="00160D50" w:rsidP="00EC4D5B">
            <w:pPr>
              <w:spacing w:beforeLines="60" w:before="144" w:afterLines="60" w:after="144"/>
              <w:jc w:val="both"/>
            </w:pPr>
            <w:r>
              <w:t>protocol:</w:t>
            </w:r>
          </w:p>
        </w:tc>
        <w:tc>
          <w:tcPr>
            <w:tcW w:w="2166" w:type="dxa"/>
          </w:tcPr>
          <w:p w14:paraId="688132F5" w14:textId="77777777" w:rsidR="00160D50" w:rsidRDefault="00160D50" w:rsidP="00EC4D5B">
            <w:pPr>
              <w:spacing w:beforeLines="60" w:before="144" w:afterLines="60" w:after="144"/>
              <w:jc w:val="both"/>
            </w:pPr>
          </w:p>
        </w:tc>
        <w:tc>
          <w:tcPr>
            <w:tcW w:w="1080" w:type="dxa"/>
          </w:tcPr>
          <w:p w14:paraId="3F8CE27B" w14:textId="77777777" w:rsidR="00160D50" w:rsidRDefault="00160D50" w:rsidP="00EC4D5B">
            <w:pPr>
              <w:spacing w:beforeLines="60" w:before="144" w:afterLines="60" w:after="144"/>
              <w:jc w:val="both"/>
            </w:pPr>
          </w:p>
        </w:tc>
        <w:tc>
          <w:tcPr>
            <w:tcW w:w="4770" w:type="dxa"/>
          </w:tcPr>
          <w:p w14:paraId="1AD95DBB" w14:textId="77777777" w:rsidR="00160D50" w:rsidRDefault="00160D50" w:rsidP="00EC4D5B">
            <w:pPr>
              <w:spacing w:beforeLines="60" w:before="144" w:afterLines="60" w:after="144"/>
              <w:jc w:val="both"/>
            </w:pPr>
          </w:p>
        </w:tc>
      </w:tr>
      <w:tr w:rsidR="00160D50" w14:paraId="18472110" w14:textId="77777777" w:rsidTr="00E75C84">
        <w:trPr>
          <w:trHeight w:val="339"/>
        </w:trPr>
        <w:tc>
          <w:tcPr>
            <w:tcW w:w="1310" w:type="dxa"/>
            <w:vMerge/>
          </w:tcPr>
          <w:p w14:paraId="769F5D14" w14:textId="77777777" w:rsidR="00160D50" w:rsidRDefault="00160D50" w:rsidP="00EC4D5B">
            <w:pPr>
              <w:spacing w:beforeLines="60" w:before="144" w:afterLines="60" w:after="144"/>
              <w:jc w:val="both"/>
            </w:pPr>
          </w:p>
        </w:tc>
        <w:tc>
          <w:tcPr>
            <w:tcW w:w="1474" w:type="dxa"/>
          </w:tcPr>
          <w:p w14:paraId="5AC2CB3D" w14:textId="77777777" w:rsidR="00160D50" w:rsidRDefault="00160D50" w:rsidP="00EC4D5B">
            <w:pPr>
              <w:spacing w:beforeLines="60" w:before="144" w:afterLines="60" w:after="144"/>
              <w:jc w:val="both"/>
            </w:pPr>
            <w:r>
              <w:t>ipaddress</w:t>
            </w:r>
          </w:p>
        </w:tc>
        <w:tc>
          <w:tcPr>
            <w:tcW w:w="2166" w:type="dxa"/>
          </w:tcPr>
          <w:p w14:paraId="7DFBD07A" w14:textId="77777777" w:rsidR="00160D50" w:rsidRDefault="00160D50" w:rsidP="00EC4D5B">
            <w:pPr>
              <w:spacing w:beforeLines="60" w:before="144" w:afterLines="60" w:after="144"/>
              <w:jc w:val="both"/>
            </w:pPr>
            <w:r>
              <w:t>192.xx.xx.xx</w:t>
            </w:r>
          </w:p>
        </w:tc>
        <w:tc>
          <w:tcPr>
            <w:tcW w:w="1080" w:type="dxa"/>
          </w:tcPr>
          <w:p w14:paraId="4079D90C" w14:textId="77777777" w:rsidR="00160D50" w:rsidRDefault="00160D50" w:rsidP="00EC4D5B">
            <w:pPr>
              <w:spacing w:beforeLines="60" w:before="144" w:afterLines="60" w:after="144"/>
              <w:jc w:val="both"/>
            </w:pPr>
            <w:r>
              <w:t>No</w:t>
            </w:r>
          </w:p>
        </w:tc>
        <w:tc>
          <w:tcPr>
            <w:tcW w:w="4770" w:type="dxa"/>
          </w:tcPr>
          <w:p w14:paraId="1D887D99" w14:textId="77777777" w:rsidR="00160D50" w:rsidRDefault="00160D50" w:rsidP="00EC4D5B">
            <w:pPr>
              <w:spacing w:beforeLines="60" w:before="144" w:afterLines="60" w:after="144"/>
              <w:jc w:val="both"/>
            </w:pPr>
            <w:r>
              <w:t xml:space="preserve">IP Address of Modbus TCP Slave </w:t>
            </w:r>
          </w:p>
        </w:tc>
      </w:tr>
      <w:tr w:rsidR="00160D50" w14:paraId="0A9CA322" w14:textId="77777777" w:rsidTr="00E75C84">
        <w:trPr>
          <w:trHeight w:val="339"/>
        </w:trPr>
        <w:tc>
          <w:tcPr>
            <w:tcW w:w="1310" w:type="dxa"/>
            <w:vMerge/>
          </w:tcPr>
          <w:p w14:paraId="7BCC2B6A" w14:textId="77777777" w:rsidR="00160D50" w:rsidRDefault="00160D50" w:rsidP="00EC4D5B">
            <w:pPr>
              <w:spacing w:beforeLines="60" w:before="144" w:afterLines="60" w:after="144"/>
              <w:jc w:val="both"/>
            </w:pPr>
          </w:p>
        </w:tc>
        <w:tc>
          <w:tcPr>
            <w:tcW w:w="1474" w:type="dxa"/>
          </w:tcPr>
          <w:p w14:paraId="62AA8215" w14:textId="77777777" w:rsidR="00160D50" w:rsidRDefault="00160D50" w:rsidP="00EC4D5B">
            <w:pPr>
              <w:spacing w:beforeLines="60" w:before="144" w:afterLines="60" w:after="144"/>
              <w:jc w:val="both"/>
            </w:pPr>
            <w:r>
              <w:t>port</w:t>
            </w:r>
          </w:p>
        </w:tc>
        <w:tc>
          <w:tcPr>
            <w:tcW w:w="2166" w:type="dxa"/>
          </w:tcPr>
          <w:p w14:paraId="424D5425" w14:textId="77777777" w:rsidR="00160D50" w:rsidRDefault="00160D50" w:rsidP="00EC4D5B">
            <w:pPr>
              <w:spacing w:beforeLines="60" w:before="144" w:afterLines="60" w:after="144"/>
              <w:jc w:val="both"/>
            </w:pPr>
            <w:r>
              <w:t>502</w:t>
            </w:r>
          </w:p>
        </w:tc>
        <w:tc>
          <w:tcPr>
            <w:tcW w:w="1080" w:type="dxa"/>
          </w:tcPr>
          <w:p w14:paraId="2BA1D43A" w14:textId="77777777" w:rsidR="00160D50" w:rsidRDefault="00160D50" w:rsidP="00EC4D5B">
            <w:pPr>
              <w:spacing w:beforeLines="60" w:before="144" w:afterLines="60" w:after="144"/>
              <w:jc w:val="both"/>
            </w:pPr>
            <w:r>
              <w:t>No</w:t>
            </w:r>
          </w:p>
        </w:tc>
        <w:tc>
          <w:tcPr>
            <w:tcW w:w="4770" w:type="dxa"/>
          </w:tcPr>
          <w:p w14:paraId="7A57852A" w14:textId="77777777" w:rsidR="00160D50" w:rsidRDefault="00160D50" w:rsidP="00EC4D5B">
            <w:pPr>
              <w:spacing w:beforeLines="60" w:before="144" w:afterLines="60" w:after="144"/>
              <w:jc w:val="both"/>
            </w:pPr>
            <w:r>
              <w:t>Port number of Modbus TCP Slave  (Default: 502)</w:t>
            </w:r>
          </w:p>
        </w:tc>
      </w:tr>
      <w:tr w:rsidR="00160D50" w14:paraId="0FC2FD98" w14:textId="77777777" w:rsidTr="00E75C84">
        <w:trPr>
          <w:trHeight w:val="339"/>
        </w:trPr>
        <w:tc>
          <w:tcPr>
            <w:tcW w:w="1310" w:type="dxa"/>
            <w:vMerge/>
          </w:tcPr>
          <w:p w14:paraId="362B0108" w14:textId="77777777" w:rsidR="00160D50" w:rsidRDefault="00160D50" w:rsidP="00EC4D5B">
            <w:pPr>
              <w:spacing w:beforeLines="60" w:before="144" w:afterLines="60" w:after="144"/>
              <w:jc w:val="both"/>
            </w:pPr>
          </w:p>
        </w:tc>
        <w:tc>
          <w:tcPr>
            <w:tcW w:w="1474" w:type="dxa"/>
          </w:tcPr>
          <w:p w14:paraId="2AD353CB" w14:textId="77777777" w:rsidR="00160D50" w:rsidRDefault="00160D50" w:rsidP="00EC4D5B">
            <w:pPr>
              <w:spacing w:beforeLines="60" w:before="144" w:afterLines="60" w:after="144"/>
              <w:jc w:val="both"/>
            </w:pPr>
            <w:r>
              <w:t>protocol</w:t>
            </w:r>
          </w:p>
        </w:tc>
        <w:tc>
          <w:tcPr>
            <w:tcW w:w="2166" w:type="dxa"/>
          </w:tcPr>
          <w:p w14:paraId="08425BF4" w14:textId="77777777" w:rsidR="00160D50" w:rsidRDefault="00160D50" w:rsidP="00EC4D5B">
            <w:pPr>
              <w:spacing w:beforeLines="60" w:before="144" w:afterLines="60" w:after="144"/>
              <w:jc w:val="both"/>
            </w:pPr>
            <w:r>
              <w:t>PROTOCOL_TCP</w:t>
            </w:r>
          </w:p>
        </w:tc>
        <w:tc>
          <w:tcPr>
            <w:tcW w:w="1080" w:type="dxa"/>
          </w:tcPr>
          <w:p w14:paraId="74CE64DF" w14:textId="77777777" w:rsidR="00160D50" w:rsidRDefault="00160D50" w:rsidP="00EC4D5B">
            <w:pPr>
              <w:spacing w:beforeLines="60" w:before="144" w:afterLines="60" w:after="144"/>
              <w:jc w:val="both"/>
            </w:pPr>
            <w:r>
              <w:t>No</w:t>
            </w:r>
          </w:p>
        </w:tc>
        <w:tc>
          <w:tcPr>
            <w:tcW w:w="4770" w:type="dxa"/>
          </w:tcPr>
          <w:p w14:paraId="2D00B8EC" w14:textId="77777777" w:rsidR="00160D50" w:rsidRDefault="00160D50" w:rsidP="00EC4D5B">
            <w:pPr>
              <w:spacing w:beforeLines="60" w:before="144" w:afterLines="60" w:after="144"/>
              <w:jc w:val="both"/>
            </w:pPr>
            <w:r>
              <w:t>Hard Coded String</w:t>
            </w:r>
          </w:p>
        </w:tc>
      </w:tr>
      <w:tr w:rsidR="00160D50" w14:paraId="0A71D889" w14:textId="77777777" w:rsidTr="00E75C84">
        <w:trPr>
          <w:trHeight w:val="339"/>
        </w:trPr>
        <w:tc>
          <w:tcPr>
            <w:tcW w:w="1310" w:type="dxa"/>
            <w:vMerge/>
          </w:tcPr>
          <w:p w14:paraId="46876B1D" w14:textId="77777777" w:rsidR="00160D50" w:rsidRDefault="00160D50" w:rsidP="00EC4D5B">
            <w:pPr>
              <w:spacing w:beforeLines="60" w:before="144" w:afterLines="60" w:after="144"/>
              <w:jc w:val="both"/>
            </w:pPr>
          </w:p>
        </w:tc>
        <w:tc>
          <w:tcPr>
            <w:tcW w:w="1474" w:type="dxa"/>
          </w:tcPr>
          <w:p w14:paraId="54250888" w14:textId="77777777" w:rsidR="00160D50" w:rsidRDefault="00160D50" w:rsidP="00EC4D5B">
            <w:pPr>
              <w:spacing w:beforeLines="60" w:before="144" w:afterLines="60" w:after="144"/>
              <w:jc w:val="both"/>
            </w:pPr>
            <w:r>
              <w:t>unitid</w:t>
            </w:r>
          </w:p>
        </w:tc>
        <w:tc>
          <w:tcPr>
            <w:tcW w:w="2166" w:type="dxa"/>
          </w:tcPr>
          <w:p w14:paraId="2BC530CF" w14:textId="77777777" w:rsidR="00160D50" w:rsidRDefault="00160D50" w:rsidP="00EC4D5B">
            <w:pPr>
              <w:spacing w:beforeLines="60" w:before="144" w:afterLines="60" w:after="144"/>
              <w:jc w:val="both"/>
            </w:pPr>
            <w:r>
              <w:t>1</w:t>
            </w:r>
          </w:p>
        </w:tc>
        <w:tc>
          <w:tcPr>
            <w:tcW w:w="1080" w:type="dxa"/>
          </w:tcPr>
          <w:p w14:paraId="46EE4227" w14:textId="77777777" w:rsidR="00160D50" w:rsidRDefault="00160D50" w:rsidP="00EC4D5B">
            <w:pPr>
              <w:spacing w:beforeLines="60" w:before="144" w:afterLines="60" w:after="144"/>
              <w:jc w:val="both"/>
            </w:pPr>
            <w:r>
              <w:t>No</w:t>
            </w:r>
          </w:p>
        </w:tc>
        <w:tc>
          <w:tcPr>
            <w:tcW w:w="4770" w:type="dxa"/>
          </w:tcPr>
          <w:p w14:paraId="3D6C9A8D" w14:textId="77777777" w:rsidR="00160D50" w:rsidRDefault="00160D50" w:rsidP="00EC4D5B">
            <w:pPr>
              <w:spacing w:beforeLines="60" w:before="144" w:afterLines="60" w:after="144"/>
              <w:jc w:val="both"/>
            </w:pPr>
            <w:r>
              <w:t>Range 1- 255 (Default: 1)</w:t>
            </w:r>
          </w:p>
        </w:tc>
      </w:tr>
      <w:tr w:rsidR="0051191C" w14:paraId="31548E88" w14:textId="77777777" w:rsidTr="00E75C84">
        <w:trPr>
          <w:trHeight w:val="339"/>
        </w:trPr>
        <w:tc>
          <w:tcPr>
            <w:tcW w:w="1310" w:type="dxa"/>
            <w:vMerge/>
          </w:tcPr>
          <w:p w14:paraId="0BE8437E" w14:textId="77777777" w:rsidR="0051191C" w:rsidRDefault="0051191C" w:rsidP="00EC4D5B">
            <w:pPr>
              <w:spacing w:beforeLines="60" w:before="144" w:afterLines="60" w:after="144"/>
              <w:jc w:val="both"/>
            </w:pPr>
          </w:p>
        </w:tc>
        <w:tc>
          <w:tcPr>
            <w:tcW w:w="1474" w:type="dxa"/>
          </w:tcPr>
          <w:p w14:paraId="6871F2EA" w14:textId="7A0AA97E" w:rsidR="0051191C" w:rsidRDefault="0051191C" w:rsidP="00EC4D5B">
            <w:pPr>
              <w:spacing w:beforeLines="60" w:before="144" w:afterLines="60" w:after="144"/>
              <w:jc w:val="both"/>
            </w:pPr>
            <w:r w:rsidRPr="0051191C">
              <w:t>tcp_master_info</w:t>
            </w:r>
          </w:p>
        </w:tc>
        <w:tc>
          <w:tcPr>
            <w:tcW w:w="2166" w:type="dxa"/>
          </w:tcPr>
          <w:p w14:paraId="7680F969" w14:textId="37ADA4E5" w:rsidR="0051191C" w:rsidRDefault="0051191C" w:rsidP="00EC4D5B">
            <w:pPr>
              <w:spacing w:beforeLines="60" w:before="144" w:afterLines="60" w:after="144"/>
              <w:jc w:val="both"/>
            </w:pPr>
            <w:r w:rsidRPr="0051191C">
              <w:t>tcp_master_info.yml</w:t>
            </w:r>
          </w:p>
        </w:tc>
        <w:tc>
          <w:tcPr>
            <w:tcW w:w="1080" w:type="dxa"/>
          </w:tcPr>
          <w:p w14:paraId="4CED1B64" w14:textId="7D0FC77E" w:rsidR="0051191C" w:rsidRDefault="006467F2" w:rsidP="00EC4D5B">
            <w:pPr>
              <w:spacing w:beforeLines="60" w:before="144" w:afterLines="60" w:after="144"/>
              <w:jc w:val="both"/>
            </w:pPr>
            <w:r>
              <w:t>No</w:t>
            </w:r>
          </w:p>
        </w:tc>
        <w:tc>
          <w:tcPr>
            <w:tcW w:w="4770" w:type="dxa"/>
          </w:tcPr>
          <w:p w14:paraId="3F40BB0C" w14:textId="417BB7EA" w:rsidR="0051191C" w:rsidRDefault="005239AE" w:rsidP="00EC4D5B">
            <w:pPr>
              <w:spacing w:beforeLines="60" w:before="144" w:afterLines="60" w:after="144"/>
              <w:jc w:val="both"/>
            </w:pPr>
            <w:r>
              <w:t>This is used to set interframe delay and response timeout for TCP master</w:t>
            </w:r>
          </w:p>
        </w:tc>
      </w:tr>
      <w:tr w:rsidR="00160D50" w14:paraId="6EAA847C" w14:textId="77777777" w:rsidTr="00E75C84">
        <w:trPr>
          <w:trHeight w:val="339"/>
        </w:trPr>
        <w:tc>
          <w:tcPr>
            <w:tcW w:w="1310" w:type="dxa"/>
            <w:vMerge/>
          </w:tcPr>
          <w:p w14:paraId="4C8CB3EB" w14:textId="77777777" w:rsidR="00160D50" w:rsidRDefault="00160D50" w:rsidP="00EC4D5B">
            <w:pPr>
              <w:spacing w:beforeLines="60" w:before="144" w:afterLines="60" w:after="144"/>
              <w:jc w:val="both"/>
            </w:pPr>
          </w:p>
        </w:tc>
        <w:tc>
          <w:tcPr>
            <w:tcW w:w="1474" w:type="dxa"/>
          </w:tcPr>
          <w:p w14:paraId="4CDF2865" w14:textId="77777777" w:rsidR="00160D50" w:rsidRDefault="00160D50" w:rsidP="00EC4D5B">
            <w:pPr>
              <w:spacing w:beforeLines="60" w:before="144" w:afterLines="60" w:after="144"/>
              <w:jc w:val="both"/>
            </w:pPr>
            <w:r>
              <w:t>-deviceinfo:</w:t>
            </w:r>
          </w:p>
        </w:tc>
        <w:tc>
          <w:tcPr>
            <w:tcW w:w="2166" w:type="dxa"/>
          </w:tcPr>
          <w:p w14:paraId="281D855B" w14:textId="77777777" w:rsidR="00160D50" w:rsidRDefault="00160D50" w:rsidP="00EC4D5B">
            <w:pPr>
              <w:spacing w:beforeLines="60" w:before="144" w:afterLines="60" w:after="144"/>
              <w:jc w:val="both"/>
            </w:pPr>
            <w:r>
              <w:t>iou_device.yml</w:t>
            </w:r>
          </w:p>
        </w:tc>
        <w:tc>
          <w:tcPr>
            <w:tcW w:w="1080" w:type="dxa"/>
          </w:tcPr>
          <w:p w14:paraId="0F91C5A9" w14:textId="77777777" w:rsidR="00160D50" w:rsidRDefault="00160D50" w:rsidP="00EC4D5B">
            <w:pPr>
              <w:spacing w:beforeLines="60" w:before="144" w:afterLines="60" w:after="144"/>
              <w:jc w:val="both"/>
            </w:pPr>
            <w:r>
              <w:t>No</w:t>
            </w:r>
          </w:p>
        </w:tc>
        <w:tc>
          <w:tcPr>
            <w:tcW w:w="4770" w:type="dxa"/>
          </w:tcPr>
          <w:p w14:paraId="66589073" w14:textId="4E2049A4" w:rsidR="00160D50" w:rsidRDefault="00160D50" w:rsidP="00EC4D5B">
            <w:pPr>
              <w:spacing w:beforeLines="60" w:before="144" w:afterLines="60" w:after="144"/>
              <w:jc w:val="both"/>
            </w:pPr>
            <w:r>
              <w:t>File Name as a string</w:t>
            </w:r>
          </w:p>
        </w:tc>
      </w:tr>
      <w:tr w:rsidR="00160D50" w14:paraId="42C4430D" w14:textId="77777777" w:rsidTr="00E75C84">
        <w:trPr>
          <w:trHeight w:val="339"/>
        </w:trPr>
        <w:tc>
          <w:tcPr>
            <w:tcW w:w="1310" w:type="dxa"/>
            <w:vMerge/>
          </w:tcPr>
          <w:p w14:paraId="1EA97ACA" w14:textId="77777777" w:rsidR="00160D50" w:rsidRDefault="00160D50" w:rsidP="00EC4D5B">
            <w:pPr>
              <w:spacing w:beforeLines="60" w:before="144" w:afterLines="60" w:after="144"/>
              <w:jc w:val="both"/>
            </w:pPr>
          </w:p>
        </w:tc>
        <w:tc>
          <w:tcPr>
            <w:tcW w:w="1474" w:type="dxa"/>
          </w:tcPr>
          <w:p w14:paraId="66D86708" w14:textId="77777777" w:rsidR="00160D50" w:rsidRDefault="00160D50" w:rsidP="00EC4D5B">
            <w:pPr>
              <w:spacing w:beforeLines="60" w:before="144" w:afterLines="60" w:after="144"/>
              <w:jc w:val="both"/>
            </w:pPr>
            <w:r>
              <w:t>Id</w:t>
            </w:r>
          </w:p>
        </w:tc>
        <w:tc>
          <w:tcPr>
            <w:tcW w:w="2166" w:type="dxa"/>
          </w:tcPr>
          <w:p w14:paraId="16F57AF8" w14:textId="77777777" w:rsidR="00160D50" w:rsidRDefault="00160D50" w:rsidP="00EC4D5B">
            <w:pPr>
              <w:spacing w:beforeLines="60" w:before="144" w:afterLines="60" w:after="144"/>
              <w:jc w:val="both"/>
            </w:pPr>
            <w:r>
              <w:t>iou</w:t>
            </w:r>
          </w:p>
        </w:tc>
        <w:tc>
          <w:tcPr>
            <w:tcW w:w="1080" w:type="dxa"/>
          </w:tcPr>
          <w:p w14:paraId="627B467F" w14:textId="3AEC9E02" w:rsidR="00160D50" w:rsidRDefault="00C56E28" w:rsidP="00EC4D5B">
            <w:pPr>
              <w:spacing w:beforeLines="60" w:before="144" w:afterLines="60" w:after="144"/>
              <w:jc w:val="both"/>
            </w:pPr>
            <w:r>
              <w:t>No</w:t>
            </w:r>
          </w:p>
        </w:tc>
        <w:tc>
          <w:tcPr>
            <w:tcW w:w="4770" w:type="dxa"/>
          </w:tcPr>
          <w:p w14:paraId="2E4C5E23" w14:textId="77777777" w:rsidR="00160D50" w:rsidRDefault="00160D50" w:rsidP="00EC4D5B">
            <w:pPr>
              <w:spacing w:beforeLines="60" w:before="144" w:afterLines="60" w:after="144"/>
              <w:jc w:val="both"/>
            </w:pPr>
            <w:r>
              <w:t>String</w:t>
            </w:r>
          </w:p>
        </w:tc>
      </w:tr>
      <w:tr w:rsidR="00160D50" w14:paraId="16092759" w14:textId="77777777" w:rsidTr="00E75C84">
        <w:trPr>
          <w:trHeight w:val="339"/>
        </w:trPr>
        <w:tc>
          <w:tcPr>
            <w:tcW w:w="1310" w:type="dxa"/>
            <w:vMerge/>
          </w:tcPr>
          <w:p w14:paraId="7E4D177F" w14:textId="77777777" w:rsidR="00160D50" w:rsidRDefault="00160D50" w:rsidP="00EC4D5B">
            <w:pPr>
              <w:spacing w:beforeLines="60" w:before="144" w:afterLines="60" w:after="144"/>
              <w:jc w:val="both"/>
            </w:pPr>
          </w:p>
        </w:tc>
        <w:tc>
          <w:tcPr>
            <w:tcW w:w="1474" w:type="dxa"/>
          </w:tcPr>
          <w:p w14:paraId="6E8B51CE" w14:textId="77777777" w:rsidR="00160D50" w:rsidRDefault="00160D50" w:rsidP="00EC4D5B">
            <w:pPr>
              <w:spacing w:beforeLines="60" w:before="144" w:afterLines="60" w:after="144"/>
              <w:jc w:val="both"/>
            </w:pPr>
            <w:r>
              <w:t>protocol:</w:t>
            </w:r>
          </w:p>
        </w:tc>
        <w:tc>
          <w:tcPr>
            <w:tcW w:w="2166" w:type="dxa"/>
          </w:tcPr>
          <w:p w14:paraId="71CE309D" w14:textId="77777777" w:rsidR="00160D50" w:rsidRDefault="00160D50" w:rsidP="00EC4D5B">
            <w:pPr>
              <w:spacing w:beforeLines="60" w:before="144" w:afterLines="60" w:after="144"/>
              <w:jc w:val="both"/>
            </w:pPr>
          </w:p>
        </w:tc>
        <w:tc>
          <w:tcPr>
            <w:tcW w:w="1080" w:type="dxa"/>
          </w:tcPr>
          <w:p w14:paraId="0E2BDCB7" w14:textId="77777777" w:rsidR="00160D50" w:rsidRDefault="00160D50" w:rsidP="00EC4D5B">
            <w:pPr>
              <w:spacing w:beforeLines="60" w:before="144" w:afterLines="60" w:after="144"/>
              <w:jc w:val="both"/>
            </w:pPr>
          </w:p>
        </w:tc>
        <w:tc>
          <w:tcPr>
            <w:tcW w:w="4770" w:type="dxa"/>
          </w:tcPr>
          <w:p w14:paraId="43BF1EB0" w14:textId="77777777" w:rsidR="00160D50" w:rsidRDefault="00160D50" w:rsidP="00EC4D5B">
            <w:pPr>
              <w:spacing w:beforeLines="60" w:before="144" w:afterLines="60" w:after="144"/>
              <w:jc w:val="both"/>
            </w:pPr>
          </w:p>
        </w:tc>
      </w:tr>
      <w:tr w:rsidR="00160D50" w14:paraId="3CF50AAA" w14:textId="77777777" w:rsidTr="00BC6131">
        <w:trPr>
          <w:trHeight w:val="339"/>
        </w:trPr>
        <w:tc>
          <w:tcPr>
            <w:tcW w:w="1310" w:type="dxa"/>
            <w:vMerge/>
          </w:tcPr>
          <w:p w14:paraId="0296DBFF" w14:textId="77777777" w:rsidR="00160D50" w:rsidRDefault="00160D50" w:rsidP="00EC4D5B">
            <w:pPr>
              <w:spacing w:beforeLines="60" w:before="144" w:afterLines="60" w:after="144"/>
              <w:jc w:val="both"/>
            </w:pPr>
          </w:p>
        </w:tc>
        <w:tc>
          <w:tcPr>
            <w:tcW w:w="1474" w:type="dxa"/>
            <w:vAlign w:val="center"/>
          </w:tcPr>
          <w:p w14:paraId="7082669A" w14:textId="77777777" w:rsidR="00160D50" w:rsidRDefault="00160D50" w:rsidP="00EC4D5B">
            <w:pPr>
              <w:spacing w:beforeLines="60" w:before="144" w:afterLines="60" w:after="144"/>
              <w:jc w:val="both"/>
            </w:pPr>
            <w:r>
              <w:t xml:space="preserve">                             protocol</w:t>
            </w:r>
          </w:p>
        </w:tc>
        <w:tc>
          <w:tcPr>
            <w:tcW w:w="2166" w:type="dxa"/>
          </w:tcPr>
          <w:p w14:paraId="55A71F27" w14:textId="77777777" w:rsidR="00160D50" w:rsidRDefault="00160D50" w:rsidP="00EC4D5B">
            <w:pPr>
              <w:spacing w:beforeLines="60" w:before="144" w:afterLines="60" w:after="144"/>
              <w:jc w:val="both"/>
            </w:pPr>
            <w:r>
              <w:t>PROTOCOL_RTU</w:t>
            </w:r>
          </w:p>
        </w:tc>
        <w:tc>
          <w:tcPr>
            <w:tcW w:w="1080" w:type="dxa"/>
          </w:tcPr>
          <w:p w14:paraId="0762F9A8" w14:textId="77777777" w:rsidR="00160D50" w:rsidRDefault="00160D50" w:rsidP="00EC4D5B">
            <w:pPr>
              <w:spacing w:beforeLines="60" w:before="144" w:afterLines="60" w:after="144"/>
              <w:jc w:val="both"/>
            </w:pPr>
            <w:r>
              <w:t>No</w:t>
            </w:r>
          </w:p>
        </w:tc>
        <w:tc>
          <w:tcPr>
            <w:tcW w:w="4770" w:type="dxa"/>
          </w:tcPr>
          <w:p w14:paraId="7B105760" w14:textId="77777777" w:rsidR="00160D50" w:rsidRDefault="00160D50" w:rsidP="00EC4D5B">
            <w:pPr>
              <w:spacing w:beforeLines="60" w:before="144" w:afterLines="60" w:after="144"/>
              <w:jc w:val="both"/>
            </w:pPr>
            <w:r>
              <w:t>Hard Coded String</w:t>
            </w:r>
          </w:p>
        </w:tc>
      </w:tr>
      <w:tr w:rsidR="00160D50" w14:paraId="2C987521" w14:textId="77777777" w:rsidTr="00E75C84">
        <w:trPr>
          <w:trHeight w:val="339"/>
        </w:trPr>
        <w:tc>
          <w:tcPr>
            <w:tcW w:w="1310" w:type="dxa"/>
            <w:vMerge/>
          </w:tcPr>
          <w:p w14:paraId="1FA7014A" w14:textId="77777777" w:rsidR="00160D50" w:rsidRDefault="00160D50" w:rsidP="00EC4D5B">
            <w:pPr>
              <w:spacing w:beforeLines="60" w:before="144" w:afterLines="60" w:after="144"/>
              <w:jc w:val="both"/>
            </w:pPr>
          </w:p>
        </w:tc>
        <w:tc>
          <w:tcPr>
            <w:tcW w:w="1474" w:type="dxa"/>
          </w:tcPr>
          <w:p w14:paraId="64E92C14" w14:textId="77777777" w:rsidR="00160D50" w:rsidRDefault="00160D50" w:rsidP="00EC4D5B">
            <w:pPr>
              <w:spacing w:beforeLines="60" w:before="144" w:afterLines="60" w:after="144"/>
              <w:jc w:val="both"/>
            </w:pPr>
            <w:r>
              <w:t>slaveid</w:t>
            </w:r>
          </w:p>
        </w:tc>
        <w:tc>
          <w:tcPr>
            <w:tcW w:w="2166" w:type="dxa"/>
          </w:tcPr>
          <w:p w14:paraId="604CDDF2" w14:textId="77777777" w:rsidR="00160D50" w:rsidRDefault="00160D50" w:rsidP="00EC4D5B">
            <w:pPr>
              <w:spacing w:beforeLines="60" w:before="144" w:afterLines="60" w:after="144"/>
              <w:jc w:val="both"/>
            </w:pPr>
            <w:r>
              <w:t>‘10’</w:t>
            </w:r>
          </w:p>
        </w:tc>
        <w:tc>
          <w:tcPr>
            <w:tcW w:w="1080" w:type="dxa"/>
          </w:tcPr>
          <w:p w14:paraId="7FEB6F37" w14:textId="3C192961" w:rsidR="00160D50" w:rsidRDefault="00DC199D" w:rsidP="00EC4D5B">
            <w:pPr>
              <w:spacing w:beforeLines="60" w:before="144" w:afterLines="60" w:after="144"/>
              <w:jc w:val="both"/>
            </w:pPr>
            <w:r>
              <w:t>No</w:t>
            </w:r>
          </w:p>
        </w:tc>
        <w:tc>
          <w:tcPr>
            <w:tcW w:w="4770" w:type="dxa"/>
          </w:tcPr>
          <w:p w14:paraId="06169D2D" w14:textId="77777777" w:rsidR="00160D50" w:rsidRDefault="00160D50" w:rsidP="00EC4D5B">
            <w:pPr>
              <w:spacing w:beforeLines="60" w:before="144" w:afterLines="60" w:after="144"/>
              <w:jc w:val="both"/>
            </w:pPr>
            <w:r>
              <w:t>Range 1- 255.</w:t>
            </w:r>
          </w:p>
        </w:tc>
      </w:tr>
      <w:tr w:rsidR="002E7640" w14:paraId="1E066096" w14:textId="77777777" w:rsidTr="00E75C84">
        <w:trPr>
          <w:trHeight w:val="339"/>
        </w:trPr>
        <w:tc>
          <w:tcPr>
            <w:tcW w:w="1310" w:type="dxa"/>
            <w:vMerge/>
          </w:tcPr>
          <w:p w14:paraId="605E501F" w14:textId="77777777" w:rsidR="002E7640" w:rsidRDefault="002E7640" w:rsidP="00EC4D5B">
            <w:pPr>
              <w:spacing w:beforeLines="60" w:before="144" w:afterLines="60" w:after="144"/>
              <w:jc w:val="both"/>
            </w:pPr>
          </w:p>
        </w:tc>
        <w:tc>
          <w:tcPr>
            <w:tcW w:w="1474" w:type="dxa"/>
          </w:tcPr>
          <w:p w14:paraId="1D349998" w14:textId="65D5D09E" w:rsidR="002E7640" w:rsidRDefault="002E7640" w:rsidP="00EC4D5B">
            <w:pPr>
              <w:spacing w:beforeLines="60" w:before="144" w:afterLines="60" w:after="144"/>
              <w:jc w:val="both"/>
            </w:pPr>
            <w:r w:rsidRPr="002E7640">
              <w:t>rtu_master_network_info</w:t>
            </w:r>
          </w:p>
        </w:tc>
        <w:tc>
          <w:tcPr>
            <w:tcW w:w="2166" w:type="dxa"/>
          </w:tcPr>
          <w:p w14:paraId="05F51804" w14:textId="2F4DEE7D" w:rsidR="002E7640" w:rsidRDefault="00FB5264" w:rsidP="00EC4D5B">
            <w:pPr>
              <w:spacing w:beforeLines="60" w:before="144" w:afterLines="60" w:after="144"/>
              <w:jc w:val="both"/>
            </w:pPr>
            <w:r w:rsidRPr="00FB5264">
              <w:t>rtu_network1.yml</w:t>
            </w:r>
          </w:p>
        </w:tc>
        <w:tc>
          <w:tcPr>
            <w:tcW w:w="1080" w:type="dxa"/>
          </w:tcPr>
          <w:p w14:paraId="26A702FC" w14:textId="2CF673AF" w:rsidR="002E7640" w:rsidRDefault="00E43EC2" w:rsidP="00EC4D5B">
            <w:pPr>
              <w:spacing w:beforeLines="60" w:before="144" w:afterLines="60" w:after="144"/>
              <w:jc w:val="both"/>
            </w:pPr>
            <w:r>
              <w:t>No</w:t>
            </w:r>
          </w:p>
        </w:tc>
        <w:tc>
          <w:tcPr>
            <w:tcW w:w="4770" w:type="dxa"/>
          </w:tcPr>
          <w:p w14:paraId="702A337E" w14:textId="030B07C2" w:rsidR="002E7640" w:rsidRDefault="00817F49" w:rsidP="00EC4D5B">
            <w:pPr>
              <w:spacing w:beforeLines="60" w:before="144" w:afterLines="60" w:after="144"/>
              <w:jc w:val="both"/>
            </w:pPr>
            <w:r>
              <w:t>This is network configuration for RTU network</w:t>
            </w:r>
            <w:r w:rsidR="00C962F7">
              <w:t xml:space="preserve"> in which the RTU slave-device resides.</w:t>
            </w:r>
          </w:p>
        </w:tc>
      </w:tr>
      <w:tr w:rsidR="00160D50" w14:paraId="1A86F349" w14:textId="77777777" w:rsidTr="00E75C84">
        <w:trPr>
          <w:trHeight w:val="339"/>
        </w:trPr>
        <w:tc>
          <w:tcPr>
            <w:tcW w:w="1310" w:type="dxa"/>
            <w:vMerge/>
          </w:tcPr>
          <w:p w14:paraId="3B32F5F5" w14:textId="77777777" w:rsidR="00160D50" w:rsidRDefault="00160D50" w:rsidP="00EC4D5B">
            <w:pPr>
              <w:spacing w:beforeLines="60" w:before="144" w:afterLines="60" w:after="144"/>
              <w:jc w:val="both"/>
            </w:pPr>
          </w:p>
        </w:tc>
        <w:tc>
          <w:tcPr>
            <w:tcW w:w="1474" w:type="dxa"/>
          </w:tcPr>
          <w:p w14:paraId="2D129CDC" w14:textId="77777777" w:rsidR="00160D50" w:rsidRDefault="00160D50" w:rsidP="00EC4D5B">
            <w:pPr>
              <w:spacing w:beforeLines="60" w:before="144" w:afterLines="60" w:after="144"/>
              <w:jc w:val="both"/>
            </w:pPr>
            <w:r>
              <w:t>file:</w:t>
            </w:r>
          </w:p>
        </w:tc>
        <w:tc>
          <w:tcPr>
            <w:tcW w:w="2166" w:type="dxa"/>
          </w:tcPr>
          <w:p w14:paraId="3E186A21" w14:textId="77777777" w:rsidR="00160D50" w:rsidRDefault="00160D50" w:rsidP="00EC4D5B">
            <w:pPr>
              <w:spacing w:beforeLines="60" w:before="144" w:afterLines="60" w:after="144"/>
              <w:jc w:val="both"/>
            </w:pPr>
          </w:p>
        </w:tc>
        <w:tc>
          <w:tcPr>
            <w:tcW w:w="1080" w:type="dxa"/>
          </w:tcPr>
          <w:p w14:paraId="49AC5565" w14:textId="77777777" w:rsidR="00160D50" w:rsidRDefault="00160D50" w:rsidP="00EC4D5B">
            <w:pPr>
              <w:spacing w:beforeLines="60" w:before="144" w:afterLines="60" w:after="144"/>
              <w:jc w:val="both"/>
            </w:pPr>
          </w:p>
        </w:tc>
        <w:tc>
          <w:tcPr>
            <w:tcW w:w="4770" w:type="dxa"/>
          </w:tcPr>
          <w:p w14:paraId="7354E29F" w14:textId="77777777" w:rsidR="00160D50" w:rsidRDefault="00160D50" w:rsidP="00EC4D5B">
            <w:pPr>
              <w:spacing w:beforeLines="60" w:before="144" w:afterLines="60" w:after="144"/>
              <w:jc w:val="both"/>
            </w:pPr>
          </w:p>
        </w:tc>
      </w:tr>
      <w:tr w:rsidR="00160D50" w14:paraId="0D39C626" w14:textId="77777777" w:rsidTr="00E75C84">
        <w:trPr>
          <w:trHeight w:val="339"/>
        </w:trPr>
        <w:tc>
          <w:tcPr>
            <w:tcW w:w="1310" w:type="dxa"/>
            <w:vMerge/>
          </w:tcPr>
          <w:p w14:paraId="4630055F" w14:textId="77777777" w:rsidR="00160D50" w:rsidRDefault="00160D50" w:rsidP="00EC4D5B">
            <w:pPr>
              <w:spacing w:beforeLines="60" w:before="144" w:afterLines="60" w:after="144"/>
              <w:jc w:val="both"/>
            </w:pPr>
          </w:p>
        </w:tc>
        <w:tc>
          <w:tcPr>
            <w:tcW w:w="1474" w:type="dxa"/>
          </w:tcPr>
          <w:p w14:paraId="3B4ADCC9" w14:textId="77777777" w:rsidR="00160D50" w:rsidRDefault="00160D50" w:rsidP="00EC4D5B">
            <w:pPr>
              <w:spacing w:beforeLines="60" w:before="144" w:afterLines="60" w:after="144"/>
              <w:jc w:val="both"/>
            </w:pPr>
            <w:r>
              <w:t>author</w:t>
            </w:r>
          </w:p>
        </w:tc>
        <w:tc>
          <w:tcPr>
            <w:tcW w:w="2166" w:type="dxa"/>
          </w:tcPr>
          <w:p w14:paraId="4204EB9A" w14:textId="77777777" w:rsidR="00160D50" w:rsidRDefault="00160D50" w:rsidP="00EC4D5B">
            <w:pPr>
              <w:spacing w:beforeLines="60" w:before="144" w:afterLines="60" w:after="144"/>
              <w:jc w:val="both"/>
            </w:pPr>
            <w:r>
              <w:t>Intel</w:t>
            </w:r>
          </w:p>
        </w:tc>
        <w:tc>
          <w:tcPr>
            <w:tcW w:w="1080" w:type="dxa"/>
          </w:tcPr>
          <w:p w14:paraId="51CF51F4" w14:textId="77777777" w:rsidR="00160D50" w:rsidRDefault="00160D50" w:rsidP="00EC4D5B">
            <w:pPr>
              <w:spacing w:beforeLines="60" w:before="144" w:afterLines="60" w:after="144"/>
              <w:jc w:val="both"/>
            </w:pPr>
            <w:r>
              <w:t>Yes</w:t>
            </w:r>
          </w:p>
        </w:tc>
        <w:tc>
          <w:tcPr>
            <w:tcW w:w="4770" w:type="dxa"/>
          </w:tcPr>
          <w:p w14:paraId="1987E3C5" w14:textId="77777777" w:rsidR="00160D50" w:rsidRDefault="00160D50" w:rsidP="00EC4D5B">
            <w:pPr>
              <w:spacing w:beforeLines="60" w:before="144" w:afterLines="60" w:after="144"/>
              <w:jc w:val="both"/>
            </w:pPr>
          </w:p>
        </w:tc>
      </w:tr>
      <w:tr w:rsidR="00160D50" w14:paraId="526500C6" w14:textId="77777777" w:rsidTr="00E75C84">
        <w:trPr>
          <w:trHeight w:val="339"/>
        </w:trPr>
        <w:tc>
          <w:tcPr>
            <w:tcW w:w="1310" w:type="dxa"/>
            <w:vMerge/>
          </w:tcPr>
          <w:p w14:paraId="7C736183" w14:textId="77777777" w:rsidR="00160D50" w:rsidRDefault="00160D50" w:rsidP="00EC4D5B">
            <w:pPr>
              <w:spacing w:beforeLines="60" w:before="144" w:afterLines="60" w:after="144"/>
              <w:jc w:val="both"/>
            </w:pPr>
          </w:p>
        </w:tc>
        <w:tc>
          <w:tcPr>
            <w:tcW w:w="1474" w:type="dxa"/>
          </w:tcPr>
          <w:p w14:paraId="7170EA41" w14:textId="77777777" w:rsidR="00160D50" w:rsidRDefault="00160D50" w:rsidP="00EC4D5B">
            <w:pPr>
              <w:spacing w:beforeLines="60" w:before="144" w:afterLines="60" w:after="144"/>
              <w:jc w:val="both"/>
            </w:pPr>
            <w:r>
              <w:t>date</w:t>
            </w:r>
          </w:p>
        </w:tc>
        <w:tc>
          <w:tcPr>
            <w:tcW w:w="2166" w:type="dxa"/>
          </w:tcPr>
          <w:p w14:paraId="13D7AFA2" w14:textId="77777777" w:rsidR="00160D50" w:rsidRDefault="00160D50" w:rsidP="00EC4D5B">
            <w:pPr>
              <w:spacing w:beforeLines="60" w:before="144" w:afterLines="60" w:after="144"/>
              <w:jc w:val="both"/>
            </w:pPr>
            <w:r>
              <w:t xml:space="preserve">Sun Sep 1 </w:t>
            </w:r>
          </w:p>
        </w:tc>
        <w:tc>
          <w:tcPr>
            <w:tcW w:w="1080" w:type="dxa"/>
          </w:tcPr>
          <w:p w14:paraId="5479A29B" w14:textId="77777777" w:rsidR="00160D50" w:rsidRDefault="00160D50" w:rsidP="00EC4D5B">
            <w:pPr>
              <w:spacing w:beforeLines="60" w:before="144" w:afterLines="60" w:after="144"/>
              <w:jc w:val="both"/>
            </w:pPr>
            <w:r>
              <w:t>Yes</w:t>
            </w:r>
          </w:p>
        </w:tc>
        <w:tc>
          <w:tcPr>
            <w:tcW w:w="4770" w:type="dxa"/>
          </w:tcPr>
          <w:p w14:paraId="595FFC75" w14:textId="77777777" w:rsidR="00160D50" w:rsidRDefault="00160D50" w:rsidP="00EC4D5B">
            <w:pPr>
              <w:spacing w:beforeLines="60" w:before="144" w:afterLines="60" w:after="144"/>
              <w:jc w:val="both"/>
            </w:pPr>
          </w:p>
        </w:tc>
      </w:tr>
      <w:tr w:rsidR="00160D50" w14:paraId="72FE74D5" w14:textId="77777777" w:rsidTr="00E75C84">
        <w:trPr>
          <w:trHeight w:val="339"/>
        </w:trPr>
        <w:tc>
          <w:tcPr>
            <w:tcW w:w="1310" w:type="dxa"/>
            <w:vMerge/>
          </w:tcPr>
          <w:p w14:paraId="07DB97D5" w14:textId="77777777" w:rsidR="00160D50" w:rsidRDefault="00160D50" w:rsidP="00EC4D5B">
            <w:pPr>
              <w:spacing w:beforeLines="60" w:before="144" w:afterLines="60" w:after="144"/>
              <w:jc w:val="both"/>
            </w:pPr>
          </w:p>
        </w:tc>
        <w:tc>
          <w:tcPr>
            <w:tcW w:w="1474" w:type="dxa"/>
          </w:tcPr>
          <w:p w14:paraId="0E5C6913" w14:textId="77777777" w:rsidR="00160D50" w:rsidRDefault="00160D50" w:rsidP="00EC4D5B">
            <w:pPr>
              <w:spacing w:beforeLines="60" w:before="144" w:afterLines="60" w:after="144"/>
              <w:jc w:val="both"/>
            </w:pPr>
            <w:r>
              <w:t>description</w:t>
            </w:r>
          </w:p>
        </w:tc>
        <w:tc>
          <w:tcPr>
            <w:tcW w:w="2166" w:type="dxa"/>
          </w:tcPr>
          <w:p w14:paraId="0A37B534" w14:textId="5C53ADC8" w:rsidR="00160D50" w:rsidRDefault="00160D50" w:rsidP="00EC4D5B">
            <w:pPr>
              <w:spacing w:beforeLines="60" w:before="144" w:afterLines="60" w:after="144"/>
              <w:jc w:val="both"/>
            </w:pPr>
            <w:r>
              <w:t>Data for well</w:t>
            </w:r>
            <w:r w:rsidR="00323BD5">
              <w:t>head</w:t>
            </w:r>
            <w:r>
              <w:t xml:space="preserve"> 1</w:t>
            </w:r>
          </w:p>
        </w:tc>
        <w:tc>
          <w:tcPr>
            <w:tcW w:w="1080" w:type="dxa"/>
          </w:tcPr>
          <w:p w14:paraId="162F4151" w14:textId="77777777" w:rsidR="00160D50" w:rsidRDefault="00160D50" w:rsidP="00EC4D5B">
            <w:pPr>
              <w:spacing w:beforeLines="60" w:before="144" w:afterLines="60" w:after="144"/>
              <w:jc w:val="both"/>
            </w:pPr>
            <w:r>
              <w:t>Yes</w:t>
            </w:r>
          </w:p>
        </w:tc>
        <w:tc>
          <w:tcPr>
            <w:tcW w:w="4770" w:type="dxa"/>
          </w:tcPr>
          <w:p w14:paraId="2DE98776" w14:textId="77777777" w:rsidR="00160D50" w:rsidRDefault="00160D50" w:rsidP="00EC4D5B">
            <w:pPr>
              <w:spacing w:beforeLines="60" w:before="144" w:afterLines="60" w:after="144"/>
              <w:jc w:val="both"/>
            </w:pPr>
          </w:p>
        </w:tc>
      </w:tr>
      <w:tr w:rsidR="00160D50" w14:paraId="2F97F406" w14:textId="77777777" w:rsidTr="00E75C84">
        <w:trPr>
          <w:trHeight w:val="339"/>
        </w:trPr>
        <w:tc>
          <w:tcPr>
            <w:tcW w:w="1310" w:type="dxa"/>
            <w:vMerge/>
          </w:tcPr>
          <w:p w14:paraId="26D50DB6" w14:textId="77777777" w:rsidR="00160D50" w:rsidRDefault="00160D50" w:rsidP="00EC4D5B">
            <w:pPr>
              <w:spacing w:beforeLines="60" w:before="144" w:afterLines="60" w:after="144"/>
              <w:jc w:val="both"/>
            </w:pPr>
          </w:p>
        </w:tc>
        <w:tc>
          <w:tcPr>
            <w:tcW w:w="1474" w:type="dxa"/>
          </w:tcPr>
          <w:p w14:paraId="567BBC2F" w14:textId="77777777" w:rsidR="00160D50" w:rsidRDefault="00160D50" w:rsidP="00EC4D5B">
            <w:pPr>
              <w:spacing w:beforeLines="60" w:before="144" w:afterLines="60" w:after="144"/>
              <w:jc w:val="both"/>
            </w:pPr>
            <w:r>
              <w:t>version</w:t>
            </w:r>
          </w:p>
        </w:tc>
        <w:tc>
          <w:tcPr>
            <w:tcW w:w="2166" w:type="dxa"/>
          </w:tcPr>
          <w:p w14:paraId="63EF3256" w14:textId="77777777" w:rsidR="00160D50" w:rsidRDefault="00160D50" w:rsidP="00EC4D5B">
            <w:pPr>
              <w:spacing w:beforeLines="60" w:before="144" w:afterLines="60" w:after="144"/>
              <w:jc w:val="both"/>
            </w:pPr>
            <w:r>
              <w:t>1.0.0</w:t>
            </w:r>
          </w:p>
        </w:tc>
        <w:tc>
          <w:tcPr>
            <w:tcW w:w="1080" w:type="dxa"/>
          </w:tcPr>
          <w:p w14:paraId="6A6AF038" w14:textId="77777777" w:rsidR="00160D50" w:rsidRDefault="00160D50" w:rsidP="00EC4D5B">
            <w:pPr>
              <w:spacing w:beforeLines="60" w:before="144" w:afterLines="60" w:after="144"/>
              <w:jc w:val="both"/>
            </w:pPr>
            <w:r>
              <w:t>Yes</w:t>
            </w:r>
          </w:p>
        </w:tc>
        <w:tc>
          <w:tcPr>
            <w:tcW w:w="4770" w:type="dxa"/>
          </w:tcPr>
          <w:p w14:paraId="238E9286" w14:textId="77777777" w:rsidR="00160D50" w:rsidRDefault="00160D50" w:rsidP="00EC4D5B">
            <w:pPr>
              <w:spacing w:beforeLines="60" w:before="144" w:afterLines="60" w:after="144"/>
              <w:jc w:val="both"/>
            </w:pPr>
          </w:p>
        </w:tc>
      </w:tr>
      <w:tr w:rsidR="00160D50" w14:paraId="0F1EA42C" w14:textId="77777777" w:rsidTr="00E75C84">
        <w:trPr>
          <w:trHeight w:val="339"/>
        </w:trPr>
        <w:tc>
          <w:tcPr>
            <w:tcW w:w="1310" w:type="dxa"/>
            <w:vMerge/>
          </w:tcPr>
          <w:p w14:paraId="73795FBF" w14:textId="77777777" w:rsidR="00160D50" w:rsidRDefault="00160D50" w:rsidP="00EC4D5B">
            <w:pPr>
              <w:spacing w:beforeLines="60" w:before="144" w:afterLines="60" w:after="144"/>
              <w:jc w:val="both"/>
            </w:pPr>
          </w:p>
        </w:tc>
        <w:tc>
          <w:tcPr>
            <w:tcW w:w="1474" w:type="dxa"/>
          </w:tcPr>
          <w:p w14:paraId="125B0CDD" w14:textId="77777777" w:rsidR="00160D50" w:rsidRDefault="00160D50" w:rsidP="00EC4D5B">
            <w:pPr>
              <w:spacing w:beforeLines="60" w:before="144" w:afterLines="60" w:after="144"/>
              <w:jc w:val="both"/>
            </w:pPr>
            <w:r>
              <w:t>Id</w:t>
            </w:r>
          </w:p>
        </w:tc>
        <w:tc>
          <w:tcPr>
            <w:tcW w:w="2166" w:type="dxa"/>
          </w:tcPr>
          <w:p w14:paraId="4A09321B" w14:textId="77777777" w:rsidR="00160D50" w:rsidRDefault="00160D50" w:rsidP="00EC4D5B">
            <w:pPr>
              <w:spacing w:beforeLines="60" w:before="144" w:afterLines="60" w:after="144"/>
              <w:jc w:val="both"/>
            </w:pPr>
            <w:r>
              <w:t>PL0</w:t>
            </w:r>
          </w:p>
        </w:tc>
        <w:tc>
          <w:tcPr>
            <w:tcW w:w="1080" w:type="dxa"/>
          </w:tcPr>
          <w:p w14:paraId="5DD41C02" w14:textId="77777777" w:rsidR="00160D50" w:rsidRDefault="00160D50" w:rsidP="00EC4D5B">
            <w:pPr>
              <w:spacing w:beforeLines="60" w:before="144" w:afterLines="60" w:after="144"/>
              <w:jc w:val="both"/>
            </w:pPr>
            <w:r>
              <w:t>No</w:t>
            </w:r>
          </w:p>
        </w:tc>
        <w:tc>
          <w:tcPr>
            <w:tcW w:w="4770" w:type="dxa"/>
          </w:tcPr>
          <w:p w14:paraId="2D436FA4" w14:textId="77777777" w:rsidR="00160D50" w:rsidRDefault="00160D50" w:rsidP="00EC4D5B">
            <w:pPr>
              <w:spacing w:beforeLines="60" w:before="144" w:afterLines="60" w:after="144"/>
              <w:jc w:val="both"/>
            </w:pPr>
          </w:p>
        </w:tc>
      </w:tr>
      <w:tr w:rsidR="00590C06" w14:paraId="31AF7026" w14:textId="77777777" w:rsidTr="00E75C84">
        <w:trPr>
          <w:trHeight w:val="339"/>
        </w:trPr>
        <w:tc>
          <w:tcPr>
            <w:tcW w:w="1310" w:type="dxa"/>
            <w:vMerge w:val="restart"/>
          </w:tcPr>
          <w:p w14:paraId="2FEDAA37" w14:textId="5EBB1EF2" w:rsidR="00590C06" w:rsidRDefault="00590C06" w:rsidP="00EC4D5B">
            <w:pPr>
              <w:spacing w:beforeLines="60" w:before="144" w:afterLines="60" w:after="144"/>
              <w:jc w:val="both"/>
            </w:pPr>
            <w:r w:rsidRPr="00590C06">
              <w:t>tcp_master_info.yml</w:t>
            </w:r>
          </w:p>
        </w:tc>
        <w:tc>
          <w:tcPr>
            <w:tcW w:w="1474" w:type="dxa"/>
          </w:tcPr>
          <w:p w14:paraId="4BA7CCA2" w14:textId="32F5184A" w:rsidR="00590C06" w:rsidRDefault="008D3237" w:rsidP="00EC4D5B">
            <w:pPr>
              <w:spacing w:beforeLines="60" w:before="144" w:afterLines="60" w:after="144"/>
              <w:jc w:val="both"/>
            </w:pPr>
            <w:r>
              <w:t>file</w:t>
            </w:r>
          </w:p>
        </w:tc>
        <w:tc>
          <w:tcPr>
            <w:tcW w:w="2166" w:type="dxa"/>
          </w:tcPr>
          <w:p w14:paraId="7F6235B8" w14:textId="77777777" w:rsidR="00590C06" w:rsidRDefault="00590C06" w:rsidP="00EC4D5B">
            <w:pPr>
              <w:spacing w:beforeLines="60" w:before="144" w:afterLines="60" w:after="144"/>
              <w:jc w:val="both"/>
            </w:pPr>
          </w:p>
        </w:tc>
        <w:tc>
          <w:tcPr>
            <w:tcW w:w="1080" w:type="dxa"/>
          </w:tcPr>
          <w:p w14:paraId="75B3CFFF" w14:textId="77777777" w:rsidR="00590C06" w:rsidRDefault="00590C06" w:rsidP="00EC4D5B">
            <w:pPr>
              <w:spacing w:beforeLines="60" w:before="144" w:afterLines="60" w:after="144"/>
              <w:jc w:val="both"/>
            </w:pPr>
          </w:p>
        </w:tc>
        <w:tc>
          <w:tcPr>
            <w:tcW w:w="4770" w:type="dxa"/>
          </w:tcPr>
          <w:p w14:paraId="0E3F6918" w14:textId="0E90D124" w:rsidR="00590C06" w:rsidRDefault="0081511B" w:rsidP="00EC4D5B">
            <w:pPr>
              <w:spacing w:beforeLines="60" w:before="144" w:afterLines="60" w:after="144"/>
              <w:jc w:val="both"/>
            </w:pPr>
            <w:r>
              <w:t>This file is used to configure TCP master container</w:t>
            </w:r>
          </w:p>
        </w:tc>
      </w:tr>
      <w:tr w:rsidR="000A626B" w14:paraId="67D88202" w14:textId="77777777" w:rsidTr="00E75C84">
        <w:trPr>
          <w:trHeight w:val="339"/>
        </w:trPr>
        <w:tc>
          <w:tcPr>
            <w:tcW w:w="1310" w:type="dxa"/>
            <w:vMerge/>
          </w:tcPr>
          <w:p w14:paraId="6973CCD7" w14:textId="77777777" w:rsidR="000A626B" w:rsidRDefault="000A626B" w:rsidP="00EC4D5B">
            <w:pPr>
              <w:spacing w:beforeLines="60" w:before="144" w:afterLines="60" w:after="144"/>
              <w:jc w:val="both"/>
            </w:pPr>
          </w:p>
        </w:tc>
        <w:tc>
          <w:tcPr>
            <w:tcW w:w="1474" w:type="dxa"/>
          </w:tcPr>
          <w:p w14:paraId="1A864A1F" w14:textId="180FE148" w:rsidR="000A626B" w:rsidRDefault="000A626B" w:rsidP="00EC4D5B">
            <w:pPr>
              <w:spacing w:beforeLines="60" w:before="144" w:afterLines="60" w:after="144"/>
              <w:jc w:val="both"/>
            </w:pPr>
            <w:r>
              <w:t>author</w:t>
            </w:r>
          </w:p>
        </w:tc>
        <w:tc>
          <w:tcPr>
            <w:tcW w:w="2166" w:type="dxa"/>
          </w:tcPr>
          <w:p w14:paraId="2CD63DF6" w14:textId="34424C77" w:rsidR="000A626B" w:rsidRDefault="000A626B" w:rsidP="00EC4D5B">
            <w:pPr>
              <w:spacing w:beforeLines="60" w:before="144" w:afterLines="60" w:after="144"/>
              <w:jc w:val="both"/>
            </w:pPr>
            <w:r>
              <w:t>Intel</w:t>
            </w:r>
          </w:p>
        </w:tc>
        <w:tc>
          <w:tcPr>
            <w:tcW w:w="1080" w:type="dxa"/>
          </w:tcPr>
          <w:p w14:paraId="3213D0C6" w14:textId="21927108" w:rsidR="000A626B" w:rsidRDefault="000A626B" w:rsidP="00EC4D5B">
            <w:pPr>
              <w:spacing w:beforeLines="60" w:before="144" w:afterLines="60" w:after="144"/>
              <w:jc w:val="both"/>
            </w:pPr>
            <w:r>
              <w:t>Yes</w:t>
            </w:r>
          </w:p>
        </w:tc>
        <w:tc>
          <w:tcPr>
            <w:tcW w:w="4770" w:type="dxa"/>
          </w:tcPr>
          <w:p w14:paraId="3D3CFD91" w14:textId="77777777" w:rsidR="000A626B" w:rsidRDefault="000A626B" w:rsidP="00EC4D5B">
            <w:pPr>
              <w:spacing w:beforeLines="60" w:before="144" w:afterLines="60" w:after="144"/>
              <w:jc w:val="both"/>
            </w:pPr>
          </w:p>
        </w:tc>
      </w:tr>
      <w:tr w:rsidR="000A626B" w14:paraId="51B8A8A9" w14:textId="77777777" w:rsidTr="00E75C84">
        <w:trPr>
          <w:trHeight w:val="339"/>
        </w:trPr>
        <w:tc>
          <w:tcPr>
            <w:tcW w:w="1310" w:type="dxa"/>
            <w:vMerge/>
          </w:tcPr>
          <w:p w14:paraId="61CE1E06" w14:textId="77777777" w:rsidR="000A626B" w:rsidRDefault="000A626B" w:rsidP="00EC4D5B">
            <w:pPr>
              <w:spacing w:beforeLines="60" w:before="144" w:afterLines="60" w:after="144"/>
              <w:jc w:val="both"/>
            </w:pPr>
          </w:p>
        </w:tc>
        <w:tc>
          <w:tcPr>
            <w:tcW w:w="1474" w:type="dxa"/>
          </w:tcPr>
          <w:p w14:paraId="3B62C6B0" w14:textId="3172A20C" w:rsidR="000A626B" w:rsidRDefault="000A626B" w:rsidP="00EC4D5B">
            <w:pPr>
              <w:spacing w:beforeLines="60" w:before="144" w:afterLines="60" w:after="144"/>
              <w:jc w:val="both"/>
            </w:pPr>
            <w:r>
              <w:t>date</w:t>
            </w:r>
          </w:p>
        </w:tc>
        <w:tc>
          <w:tcPr>
            <w:tcW w:w="2166" w:type="dxa"/>
          </w:tcPr>
          <w:p w14:paraId="576D271A" w14:textId="15BF811A" w:rsidR="000A626B" w:rsidRDefault="000A626B" w:rsidP="00EC4D5B">
            <w:pPr>
              <w:spacing w:beforeLines="60" w:before="144" w:afterLines="60" w:after="144"/>
              <w:jc w:val="both"/>
            </w:pPr>
            <w:r>
              <w:t xml:space="preserve">Sun Sep 1 </w:t>
            </w:r>
          </w:p>
        </w:tc>
        <w:tc>
          <w:tcPr>
            <w:tcW w:w="1080" w:type="dxa"/>
          </w:tcPr>
          <w:p w14:paraId="1181F022" w14:textId="3142821A" w:rsidR="000A626B" w:rsidRDefault="000A626B" w:rsidP="00EC4D5B">
            <w:pPr>
              <w:spacing w:beforeLines="60" w:before="144" w:afterLines="60" w:after="144"/>
              <w:jc w:val="both"/>
            </w:pPr>
            <w:r>
              <w:t>Yes</w:t>
            </w:r>
          </w:p>
        </w:tc>
        <w:tc>
          <w:tcPr>
            <w:tcW w:w="4770" w:type="dxa"/>
          </w:tcPr>
          <w:p w14:paraId="40E5FA1B" w14:textId="77777777" w:rsidR="000A626B" w:rsidRDefault="000A626B" w:rsidP="00EC4D5B">
            <w:pPr>
              <w:spacing w:beforeLines="60" w:before="144" w:afterLines="60" w:after="144"/>
              <w:jc w:val="both"/>
            </w:pPr>
          </w:p>
        </w:tc>
      </w:tr>
      <w:tr w:rsidR="000A626B" w14:paraId="7EF7B520" w14:textId="77777777" w:rsidTr="00E75C84">
        <w:trPr>
          <w:trHeight w:val="339"/>
        </w:trPr>
        <w:tc>
          <w:tcPr>
            <w:tcW w:w="1310" w:type="dxa"/>
            <w:vMerge/>
          </w:tcPr>
          <w:p w14:paraId="2B3C5534" w14:textId="77777777" w:rsidR="000A626B" w:rsidRDefault="000A626B" w:rsidP="00EC4D5B">
            <w:pPr>
              <w:spacing w:beforeLines="60" w:before="144" w:afterLines="60" w:after="144"/>
              <w:jc w:val="both"/>
            </w:pPr>
          </w:p>
        </w:tc>
        <w:tc>
          <w:tcPr>
            <w:tcW w:w="1474" w:type="dxa"/>
          </w:tcPr>
          <w:p w14:paraId="449D826F" w14:textId="1B2FD29B" w:rsidR="000A626B" w:rsidRDefault="000A626B" w:rsidP="00EC4D5B">
            <w:pPr>
              <w:spacing w:beforeLines="60" w:before="144" w:afterLines="60" w:after="144"/>
              <w:jc w:val="both"/>
            </w:pPr>
            <w:r>
              <w:t>description</w:t>
            </w:r>
          </w:p>
        </w:tc>
        <w:tc>
          <w:tcPr>
            <w:tcW w:w="2166" w:type="dxa"/>
          </w:tcPr>
          <w:p w14:paraId="69A1AE4B" w14:textId="1ED1318E" w:rsidR="000A626B" w:rsidRDefault="000463E4" w:rsidP="00EC4D5B">
            <w:pPr>
              <w:spacing w:beforeLines="60" w:before="144" w:afterLines="60" w:after="144"/>
              <w:jc w:val="both"/>
            </w:pPr>
            <w:r w:rsidRPr="000463E4">
              <w:t>TCP master config parameter file</w:t>
            </w:r>
          </w:p>
        </w:tc>
        <w:tc>
          <w:tcPr>
            <w:tcW w:w="1080" w:type="dxa"/>
          </w:tcPr>
          <w:p w14:paraId="7AA86881" w14:textId="5BCDF248" w:rsidR="000A626B" w:rsidRDefault="000A626B" w:rsidP="00EC4D5B">
            <w:pPr>
              <w:spacing w:beforeLines="60" w:before="144" w:afterLines="60" w:after="144"/>
              <w:jc w:val="both"/>
            </w:pPr>
            <w:r>
              <w:t>Yes</w:t>
            </w:r>
          </w:p>
        </w:tc>
        <w:tc>
          <w:tcPr>
            <w:tcW w:w="4770" w:type="dxa"/>
          </w:tcPr>
          <w:p w14:paraId="29BE2755" w14:textId="77777777" w:rsidR="000A626B" w:rsidRDefault="000A626B" w:rsidP="00EC4D5B">
            <w:pPr>
              <w:spacing w:beforeLines="60" w:before="144" w:afterLines="60" w:after="144"/>
              <w:jc w:val="both"/>
            </w:pPr>
          </w:p>
        </w:tc>
      </w:tr>
      <w:tr w:rsidR="000A626B" w14:paraId="4252E683" w14:textId="77777777" w:rsidTr="00E75C84">
        <w:trPr>
          <w:trHeight w:val="339"/>
        </w:trPr>
        <w:tc>
          <w:tcPr>
            <w:tcW w:w="1310" w:type="dxa"/>
            <w:vMerge/>
          </w:tcPr>
          <w:p w14:paraId="5ABE3FAA" w14:textId="77777777" w:rsidR="000A626B" w:rsidRDefault="000A626B" w:rsidP="00EC4D5B">
            <w:pPr>
              <w:spacing w:beforeLines="60" w:before="144" w:afterLines="60" w:after="144"/>
              <w:jc w:val="both"/>
            </w:pPr>
          </w:p>
        </w:tc>
        <w:tc>
          <w:tcPr>
            <w:tcW w:w="1474" w:type="dxa"/>
          </w:tcPr>
          <w:p w14:paraId="4F9D37CC" w14:textId="0A86A4FE" w:rsidR="000A626B" w:rsidRDefault="000A626B" w:rsidP="00EC4D5B">
            <w:pPr>
              <w:spacing w:beforeLines="60" w:before="144" w:afterLines="60" w:after="144"/>
              <w:jc w:val="both"/>
            </w:pPr>
            <w:r>
              <w:t>version</w:t>
            </w:r>
          </w:p>
        </w:tc>
        <w:tc>
          <w:tcPr>
            <w:tcW w:w="2166" w:type="dxa"/>
          </w:tcPr>
          <w:p w14:paraId="5D725B2F" w14:textId="6A744F48" w:rsidR="000A626B" w:rsidRDefault="000A626B" w:rsidP="00EC4D5B">
            <w:pPr>
              <w:spacing w:beforeLines="60" w:before="144" w:afterLines="60" w:after="144"/>
              <w:jc w:val="both"/>
            </w:pPr>
            <w:r>
              <w:t>1.0.0</w:t>
            </w:r>
          </w:p>
        </w:tc>
        <w:tc>
          <w:tcPr>
            <w:tcW w:w="1080" w:type="dxa"/>
          </w:tcPr>
          <w:p w14:paraId="0720FE42" w14:textId="456D50C1" w:rsidR="000A626B" w:rsidRDefault="000A626B" w:rsidP="00EC4D5B">
            <w:pPr>
              <w:spacing w:beforeLines="60" w:before="144" w:afterLines="60" w:after="144"/>
              <w:jc w:val="both"/>
            </w:pPr>
            <w:r>
              <w:t>Yes</w:t>
            </w:r>
          </w:p>
        </w:tc>
        <w:tc>
          <w:tcPr>
            <w:tcW w:w="4770" w:type="dxa"/>
          </w:tcPr>
          <w:p w14:paraId="17C6D7D6" w14:textId="77777777" w:rsidR="000A626B" w:rsidRDefault="000A626B" w:rsidP="00EC4D5B">
            <w:pPr>
              <w:spacing w:beforeLines="60" w:before="144" w:afterLines="60" w:after="144"/>
              <w:jc w:val="both"/>
            </w:pPr>
          </w:p>
        </w:tc>
      </w:tr>
      <w:tr w:rsidR="00590C06" w14:paraId="1B3968D8" w14:textId="77777777" w:rsidTr="00E75C84">
        <w:trPr>
          <w:trHeight w:val="339"/>
        </w:trPr>
        <w:tc>
          <w:tcPr>
            <w:tcW w:w="1310" w:type="dxa"/>
            <w:vMerge/>
          </w:tcPr>
          <w:p w14:paraId="01620B28" w14:textId="77777777" w:rsidR="00590C06" w:rsidRDefault="00590C06" w:rsidP="00EC4D5B">
            <w:pPr>
              <w:spacing w:beforeLines="60" w:before="144" w:afterLines="60" w:after="144"/>
              <w:jc w:val="both"/>
            </w:pPr>
          </w:p>
        </w:tc>
        <w:tc>
          <w:tcPr>
            <w:tcW w:w="1474" w:type="dxa"/>
          </w:tcPr>
          <w:p w14:paraId="2952AFA9" w14:textId="0B86534A" w:rsidR="00590C06" w:rsidRDefault="00912148" w:rsidP="00EC4D5B">
            <w:pPr>
              <w:spacing w:beforeLines="60" w:before="144" w:afterLines="60" w:after="144"/>
              <w:jc w:val="both"/>
            </w:pPr>
            <w:r w:rsidRPr="00912148">
              <w:t>interframe_delay</w:t>
            </w:r>
          </w:p>
        </w:tc>
        <w:tc>
          <w:tcPr>
            <w:tcW w:w="2166" w:type="dxa"/>
          </w:tcPr>
          <w:p w14:paraId="6429ADBA" w14:textId="2FC7F042" w:rsidR="00590C06" w:rsidRDefault="00912148" w:rsidP="00EC4D5B">
            <w:pPr>
              <w:spacing w:beforeLines="60" w:before="144" w:afterLines="60" w:after="144"/>
              <w:jc w:val="both"/>
            </w:pPr>
            <w:r>
              <w:t>1</w:t>
            </w:r>
          </w:p>
        </w:tc>
        <w:tc>
          <w:tcPr>
            <w:tcW w:w="1080" w:type="dxa"/>
          </w:tcPr>
          <w:p w14:paraId="2DFA9AEA" w14:textId="121724DB" w:rsidR="00590C06" w:rsidRDefault="00912148" w:rsidP="00EC4D5B">
            <w:pPr>
              <w:spacing w:beforeLines="60" w:before="144" w:afterLines="60" w:after="144"/>
              <w:jc w:val="both"/>
            </w:pPr>
            <w:r>
              <w:t>Yes</w:t>
            </w:r>
          </w:p>
        </w:tc>
        <w:tc>
          <w:tcPr>
            <w:tcW w:w="4770" w:type="dxa"/>
          </w:tcPr>
          <w:p w14:paraId="0215D92E" w14:textId="6C5FD6FD" w:rsidR="00590C06" w:rsidRDefault="00070D8C" w:rsidP="00EC4D5B">
            <w:pPr>
              <w:spacing w:beforeLines="60" w:before="144" w:afterLines="60" w:after="144"/>
              <w:jc w:val="both"/>
            </w:pPr>
            <w:r>
              <w:t xml:space="preserve">This can be used to </w:t>
            </w:r>
            <w:r w:rsidR="00C962F7">
              <w:t>add</w:t>
            </w:r>
            <w:r>
              <w:t xml:space="preserve"> delay </w:t>
            </w:r>
            <w:r w:rsidR="00C962F7">
              <w:t xml:space="preserve">(in milliseconds) </w:t>
            </w:r>
            <w:r>
              <w:t>between consecutive request</w:t>
            </w:r>
            <w:r w:rsidR="00C962F7">
              <w:t>s</w:t>
            </w:r>
            <w:r>
              <w:t xml:space="preserve"> </w:t>
            </w:r>
          </w:p>
        </w:tc>
      </w:tr>
      <w:tr w:rsidR="00590C06" w14:paraId="07446F56" w14:textId="77777777" w:rsidTr="00E75C84">
        <w:trPr>
          <w:trHeight w:val="339"/>
        </w:trPr>
        <w:tc>
          <w:tcPr>
            <w:tcW w:w="1310" w:type="dxa"/>
            <w:vMerge/>
          </w:tcPr>
          <w:p w14:paraId="0477E39E" w14:textId="77777777" w:rsidR="00590C06" w:rsidRDefault="00590C06" w:rsidP="00EC4D5B">
            <w:pPr>
              <w:spacing w:beforeLines="60" w:before="144" w:afterLines="60" w:after="144"/>
              <w:jc w:val="both"/>
            </w:pPr>
          </w:p>
        </w:tc>
        <w:tc>
          <w:tcPr>
            <w:tcW w:w="1474" w:type="dxa"/>
          </w:tcPr>
          <w:p w14:paraId="0663D0E9" w14:textId="1F372B48" w:rsidR="00590C06" w:rsidRDefault="00257DE2" w:rsidP="00EC4D5B">
            <w:pPr>
              <w:spacing w:beforeLines="60" w:before="144" w:afterLines="60" w:after="144"/>
              <w:jc w:val="both"/>
            </w:pPr>
            <w:r w:rsidRPr="00257DE2">
              <w:t>response_timeout</w:t>
            </w:r>
          </w:p>
        </w:tc>
        <w:tc>
          <w:tcPr>
            <w:tcW w:w="2166" w:type="dxa"/>
          </w:tcPr>
          <w:p w14:paraId="3E522A13" w14:textId="467796FB" w:rsidR="00590C06" w:rsidRDefault="00257DE2" w:rsidP="00EC4D5B">
            <w:pPr>
              <w:spacing w:beforeLines="60" w:before="144" w:afterLines="60" w:after="144"/>
              <w:jc w:val="both"/>
            </w:pPr>
            <w:r>
              <w:t>80</w:t>
            </w:r>
          </w:p>
        </w:tc>
        <w:tc>
          <w:tcPr>
            <w:tcW w:w="1080" w:type="dxa"/>
          </w:tcPr>
          <w:p w14:paraId="7124F3EA" w14:textId="0247AFD8" w:rsidR="00590C06" w:rsidRDefault="00257DE2" w:rsidP="00EC4D5B">
            <w:pPr>
              <w:spacing w:beforeLines="60" w:before="144" w:afterLines="60" w:after="144"/>
              <w:jc w:val="both"/>
            </w:pPr>
            <w:r>
              <w:t>Yes</w:t>
            </w:r>
          </w:p>
        </w:tc>
        <w:tc>
          <w:tcPr>
            <w:tcW w:w="4770" w:type="dxa"/>
          </w:tcPr>
          <w:p w14:paraId="31AE501E" w14:textId="5EE2223C" w:rsidR="00590C06" w:rsidRDefault="00C962F7" w:rsidP="00EC4D5B">
            <w:pPr>
              <w:spacing w:beforeLines="60" w:before="144" w:afterLines="60" w:after="144"/>
              <w:jc w:val="both"/>
            </w:pPr>
            <w:r>
              <w:t>This is the response timeout (in milliseconds) to be considered for TCP network</w:t>
            </w:r>
          </w:p>
        </w:tc>
      </w:tr>
      <w:tr w:rsidR="0048395E" w14:paraId="6875B509" w14:textId="77777777" w:rsidTr="00E75C84">
        <w:trPr>
          <w:trHeight w:val="339"/>
        </w:trPr>
        <w:tc>
          <w:tcPr>
            <w:tcW w:w="1310" w:type="dxa"/>
            <w:vMerge w:val="restart"/>
          </w:tcPr>
          <w:p w14:paraId="7BB02AB8" w14:textId="77777777" w:rsidR="0048395E" w:rsidRDefault="0048395E" w:rsidP="00EC4D5B">
            <w:pPr>
              <w:spacing w:beforeLines="60" w:before="144" w:afterLines="60" w:after="144"/>
              <w:jc w:val="both"/>
            </w:pPr>
          </w:p>
          <w:p w14:paraId="02AE8B24" w14:textId="77777777" w:rsidR="0048395E" w:rsidRPr="0048395E" w:rsidRDefault="0048395E" w:rsidP="00EC4D5B">
            <w:pPr>
              <w:spacing w:beforeLines="60" w:before="144" w:afterLines="60" w:after="144"/>
              <w:jc w:val="both"/>
            </w:pPr>
          </w:p>
          <w:p w14:paraId="4B37280C" w14:textId="77777777" w:rsidR="0048395E" w:rsidRPr="0048395E" w:rsidRDefault="0048395E" w:rsidP="00EC4D5B">
            <w:pPr>
              <w:spacing w:beforeLines="60" w:before="144" w:afterLines="60" w:after="144"/>
              <w:jc w:val="both"/>
            </w:pPr>
          </w:p>
          <w:p w14:paraId="3B03AAA6" w14:textId="77777777" w:rsidR="0048395E" w:rsidRPr="0048395E" w:rsidRDefault="0048395E" w:rsidP="00EC4D5B">
            <w:pPr>
              <w:spacing w:beforeLines="60" w:before="144" w:afterLines="60" w:after="144"/>
              <w:jc w:val="both"/>
            </w:pPr>
          </w:p>
          <w:p w14:paraId="6B51512B" w14:textId="77777777" w:rsidR="0048395E" w:rsidRDefault="0048395E" w:rsidP="00EC4D5B">
            <w:pPr>
              <w:spacing w:beforeLines="60" w:before="144" w:afterLines="60" w:after="144"/>
              <w:jc w:val="both"/>
            </w:pPr>
          </w:p>
          <w:p w14:paraId="79FD22B3" w14:textId="1C324526" w:rsidR="0048395E" w:rsidRPr="0048395E" w:rsidRDefault="0048395E" w:rsidP="00EC4D5B">
            <w:pPr>
              <w:tabs>
                <w:tab w:val="left" w:pos="530"/>
              </w:tabs>
              <w:spacing w:beforeLines="60" w:before="144" w:afterLines="60" w:after="144"/>
              <w:jc w:val="both"/>
            </w:pPr>
            <w:r>
              <w:tab/>
            </w:r>
            <w:r w:rsidRPr="0048395E">
              <w:t>rtu_network1.yml</w:t>
            </w:r>
          </w:p>
        </w:tc>
        <w:tc>
          <w:tcPr>
            <w:tcW w:w="1474" w:type="dxa"/>
          </w:tcPr>
          <w:p w14:paraId="7F29394A" w14:textId="10399387" w:rsidR="0048395E" w:rsidRPr="00257DE2" w:rsidRDefault="0048395E" w:rsidP="00EC4D5B">
            <w:pPr>
              <w:spacing w:beforeLines="60" w:before="144" w:afterLines="60" w:after="144"/>
              <w:jc w:val="both"/>
            </w:pPr>
            <w:r>
              <w:t>file</w:t>
            </w:r>
          </w:p>
        </w:tc>
        <w:tc>
          <w:tcPr>
            <w:tcW w:w="2166" w:type="dxa"/>
          </w:tcPr>
          <w:p w14:paraId="6B87CD48" w14:textId="77777777" w:rsidR="0048395E" w:rsidRDefault="0048395E" w:rsidP="00EC4D5B">
            <w:pPr>
              <w:spacing w:beforeLines="60" w:before="144" w:afterLines="60" w:after="144"/>
              <w:jc w:val="both"/>
            </w:pPr>
          </w:p>
        </w:tc>
        <w:tc>
          <w:tcPr>
            <w:tcW w:w="1080" w:type="dxa"/>
          </w:tcPr>
          <w:p w14:paraId="53DB37AB" w14:textId="77777777" w:rsidR="0048395E" w:rsidRDefault="0048395E" w:rsidP="00EC4D5B">
            <w:pPr>
              <w:spacing w:beforeLines="60" w:before="144" w:afterLines="60" w:after="144"/>
              <w:jc w:val="both"/>
            </w:pPr>
          </w:p>
        </w:tc>
        <w:tc>
          <w:tcPr>
            <w:tcW w:w="4770" w:type="dxa"/>
          </w:tcPr>
          <w:p w14:paraId="1BF38659" w14:textId="40A3E1D0" w:rsidR="0048395E" w:rsidRDefault="00251AF6" w:rsidP="00EC4D5B">
            <w:pPr>
              <w:spacing w:beforeLines="60" w:before="144" w:afterLines="60" w:after="144"/>
              <w:jc w:val="both"/>
            </w:pPr>
            <w:r>
              <w:t xml:space="preserve">This file is used to set RTU master configuration for Specific network </w:t>
            </w:r>
          </w:p>
        </w:tc>
      </w:tr>
      <w:tr w:rsidR="0048395E" w14:paraId="7491A790" w14:textId="77777777" w:rsidTr="00E75C84">
        <w:trPr>
          <w:trHeight w:val="339"/>
        </w:trPr>
        <w:tc>
          <w:tcPr>
            <w:tcW w:w="1310" w:type="dxa"/>
            <w:vMerge/>
          </w:tcPr>
          <w:p w14:paraId="7E6A7BF1" w14:textId="77777777" w:rsidR="0048395E" w:rsidRDefault="0048395E" w:rsidP="00EC4D5B">
            <w:pPr>
              <w:spacing w:beforeLines="60" w:before="144" w:afterLines="60" w:after="144"/>
              <w:jc w:val="both"/>
            </w:pPr>
          </w:p>
        </w:tc>
        <w:tc>
          <w:tcPr>
            <w:tcW w:w="1474" w:type="dxa"/>
          </w:tcPr>
          <w:p w14:paraId="5621D093" w14:textId="0BDD622F" w:rsidR="0048395E" w:rsidRPr="00257DE2" w:rsidRDefault="0048395E" w:rsidP="00EC4D5B">
            <w:pPr>
              <w:spacing w:beforeLines="60" w:before="144" w:afterLines="60" w:after="144"/>
              <w:jc w:val="both"/>
            </w:pPr>
            <w:r>
              <w:t>author</w:t>
            </w:r>
          </w:p>
        </w:tc>
        <w:tc>
          <w:tcPr>
            <w:tcW w:w="2166" w:type="dxa"/>
          </w:tcPr>
          <w:p w14:paraId="6A4B7356" w14:textId="470C6B22" w:rsidR="0048395E" w:rsidRDefault="0048395E" w:rsidP="00EC4D5B">
            <w:pPr>
              <w:spacing w:beforeLines="60" w:before="144" w:afterLines="60" w:after="144"/>
              <w:jc w:val="both"/>
            </w:pPr>
            <w:r>
              <w:t>Intel</w:t>
            </w:r>
          </w:p>
        </w:tc>
        <w:tc>
          <w:tcPr>
            <w:tcW w:w="1080" w:type="dxa"/>
          </w:tcPr>
          <w:p w14:paraId="6B94A592" w14:textId="4276CAD2" w:rsidR="0048395E" w:rsidRDefault="0048395E" w:rsidP="00EC4D5B">
            <w:pPr>
              <w:spacing w:beforeLines="60" w:before="144" w:afterLines="60" w:after="144"/>
              <w:jc w:val="both"/>
            </w:pPr>
            <w:r>
              <w:t>Yes</w:t>
            </w:r>
          </w:p>
        </w:tc>
        <w:tc>
          <w:tcPr>
            <w:tcW w:w="4770" w:type="dxa"/>
          </w:tcPr>
          <w:p w14:paraId="40A0D17E" w14:textId="77777777" w:rsidR="0048395E" w:rsidRDefault="0048395E" w:rsidP="00EC4D5B">
            <w:pPr>
              <w:spacing w:beforeLines="60" w:before="144" w:afterLines="60" w:after="144"/>
              <w:jc w:val="both"/>
            </w:pPr>
          </w:p>
        </w:tc>
      </w:tr>
      <w:tr w:rsidR="0048395E" w14:paraId="372CED23" w14:textId="77777777" w:rsidTr="00E75C84">
        <w:trPr>
          <w:trHeight w:val="339"/>
        </w:trPr>
        <w:tc>
          <w:tcPr>
            <w:tcW w:w="1310" w:type="dxa"/>
            <w:vMerge/>
          </w:tcPr>
          <w:p w14:paraId="1A05DFA6" w14:textId="77777777" w:rsidR="0048395E" w:rsidRDefault="0048395E" w:rsidP="00EC4D5B">
            <w:pPr>
              <w:spacing w:beforeLines="60" w:before="144" w:afterLines="60" w:after="144"/>
              <w:jc w:val="both"/>
            </w:pPr>
          </w:p>
        </w:tc>
        <w:tc>
          <w:tcPr>
            <w:tcW w:w="1474" w:type="dxa"/>
          </w:tcPr>
          <w:p w14:paraId="6E61A4A4" w14:textId="624FC177" w:rsidR="0048395E" w:rsidRPr="00257DE2" w:rsidRDefault="0048395E" w:rsidP="00EC4D5B">
            <w:pPr>
              <w:spacing w:beforeLines="60" w:before="144" w:afterLines="60" w:after="144"/>
              <w:jc w:val="both"/>
            </w:pPr>
            <w:r>
              <w:t>date</w:t>
            </w:r>
          </w:p>
        </w:tc>
        <w:tc>
          <w:tcPr>
            <w:tcW w:w="2166" w:type="dxa"/>
          </w:tcPr>
          <w:p w14:paraId="32F61067" w14:textId="28BDD0A4" w:rsidR="0048395E" w:rsidRDefault="0048395E" w:rsidP="00EC4D5B">
            <w:pPr>
              <w:spacing w:beforeLines="60" w:before="144" w:afterLines="60" w:after="144"/>
              <w:jc w:val="both"/>
            </w:pPr>
            <w:r>
              <w:t xml:space="preserve">Sun Sep 1 </w:t>
            </w:r>
          </w:p>
        </w:tc>
        <w:tc>
          <w:tcPr>
            <w:tcW w:w="1080" w:type="dxa"/>
          </w:tcPr>
          <w:p w14:paraId="24E01DC1" w14:textId="14F9F853" w:rsidR="0048395E" w:rsidRDefault="0048395E" w:rsidP="00EC4D5B">
            <w:pPr>
              <w:spacing w:beforeLines="60" w:before="144" w:afterLines="60" w:after="144"/>
              <w:jc w:val="both"/>
            </w:pPr>
            <w:r>
              <w:t>Yes</w:t>
            </w:r>
          </w:p>
        </w:tc>
        <w:tc>
          <w:tcPr>
            <w:tcW w:w="4770" w:type="dxa"/>
          </w:tcPr>
          <w:p w14:paraId="44E242E4" w14:textId="77777777" w:rsidR="0048395E" w:rsidRDefault="0048395E" w:rsidP="00EC4D5B">
            <w:pPr>
              <w:spacing w:beforeLines="60" w:before="144" w:afterLines="60" w:after="144"/>
              <w:jc w:val="both"/>
            </w:pPr>
          </w:p>
        </w:tc>
      </w:tr>
      <w:tr w:rsidR="0048395E" w14:paraId="73D98E48" w14:textId="77777777" w:rsidTr="00E75C84">
        <w:trPr>
          <w:trHeight w:val="339"/>
        </w:trPr>
        <w:tc>
          <w:tcPr>
            <w:tcW w:w="1310" w:type="dxa"/>
            <w:vMerge/>
          </w:tcPr>
          <w:p w14:paraId="6312CBF4" w14:textId="77777777" w:rsidR="0048395E" w:rsidRDefault="0048395E" w:rsidP="00EC4D5B">
            <w:pPr>
              <w:spacing w:beforeLines="60" w:before="144" w:afterLines="60" w:after="144"/>
              <w:jc w:val="both"/>
            </w:pPr>
          </w:p>
        </w:tc>
        <w:tc>
          <w:tcPr>
            <w:tcW w:w="1474" w:type="dxa"/>
          </w:tcPr>
          <w:p w14:paraId="63273FA8" w14:textId="54B84C56" w:rsidR="0048395E" w:rsidRPr="00257DE2" w:rsidRDefault="0048395E" w:rsidP="00EC4D5B">
            <w:pPr>
              <w:spacing w:beforeLines="60" w:before="144" w:afterLines="60" w:after="144"/>
              <w:jc w:val="both"/>
            </w:pPr>
            <w:r>
              <w:t>description</w:t>
            </w:r>
          </w:p>
        </w:tc>
        <w:tc>
          <w:tcPr>
            <w:tcW w:w="2166" w:type="dxa"/>
          </w:tcPr>
          <w:p w14:paraId="73C1FF12" w14:textId="1BCCC398" w:rsidR="0048395E" w:rsidRDefault="0048395E" w:rsidP="00EC4D5B">
            <w:pPr>
              <w:spacing w:beforeLines="60" w:before="144" w:afterLines="60" w:after="144"/>
              <w:jc w:val="both"/>
            </w:pPr>
            <w:r w:rsidRPr="002A0680">
              <w:t>RTU Network information for network 1</w:t>
            </w:r>
          </w:p>
        </w:tc>
        <w:tc>
          <w:tcPr>
            <w:tcW w:w="1080" w:type="dxa"/>
          </w:tcPr>
          <w:p w14:paraId="74635D15" w14:textId="0FF678E8" w:rsidR="0048395E" w:rsidRDefault="0048395E" w:rsidP="00EC4D5B">
            <w:pPr>
              <w:spacing w:beforeLines="60" w:before="144" w:afterLines="60" w:after="144"/>
              <w:jc w:val="both"/>
            </w:pPr>
            <w:r>
              <w:t>Yes</w:t>
            </w:r>
          </w:p>
        </w:tc>
        <w:tc>
          <w:tcPr>
            <w:tcW w:w="4770" w:type="dxa"/>
          </w:tcPr>
          <w:p w14:paraId="22F6DF19" w14:textId="77777777" w:rsidR="0048395E" w:rsidRDefault="0048395E" w:rsidP="00EC4D5B">
            <w:pPr>
              <w:spacing w:beforeLines="60" w:before="144" w:afterLines="60" w:after="144"/>
              <w:jc w:val="both"/>
            </w:pPr>
          </w:p>
        </w:tc>
      </w:tr>
      <w:tr w:rsidR="0048395E" w14:paraId="0770EE39" w14:textId="77777777" w:rsidTr="00E75C84">
        <w:trPr>
          <w:trHeight w:val="339"/>
        </w:trPr>
        <w:tc>
          <w:tcPr>
            <w:tcW w:w="1310" w:type="dxa"/>
            <w:vMerge/>
          </w:tcPr>
          <w:p w14:paraId="2B7CAEEB" w14:textId="77777777" w:rsidR="0048395E" w:rsidRDefault="0048395E" w:rsidP="00EC4D5B">
            <w:pPr>
              <w:spacing w:beforeLines="60" w:before="144" w:afterLines="60" w:after="144"/>
              <w:jc w:val="both"/>
            </w:pPr>
          </w:p>
        </w:tc>
        <w:tc>
          <w:tcPr>
            <w:tcW w:w="1474" w:type="dxa"/>
          </w:tcPr>
          <w:p w14:paraId="694F3B85" w14:textId="7D890AF5" w:rsidR="0048395E" w:rsidRPr="00257DE2" w:rsidRDefault="0048395E" w:rsidP="00EC4D5B">
            <w:pPr>
              <w:spacing w:beforeLines="60" w:before="144" w:afterLines="60" w:after="144"/>
              <w:jc w:val="both"/>
            </w:pPr>
            <w:r>
              <w:t>version</w:t>
            </w:r>
          </w:p>
        </w:tc>
        <w:tc>
          <w:tcPr>
            <w:tcW w:w="2166" w:type="dxa"/>
          </w:tcPr>
          <w:p w14:paraId="1FAB4877" w14:textId="0D765F6E" w:rsidR="0048395E" w:rsidRDefault="0048395E" w:rsidP="00EC4D5B">
            <w:pPr>
              <w:spacing w:beforeLines="60" w:before="144" w:afterLines="60" w:after="144"/>
              <w:jc w:val="both"/>
            </w:pPr>
            <w:r>
              <w:t>1.0.0</w:t>
            </w:r>
          </w:p>
        </w:tc>
        <w:tc>
          <w:tcPr>
            <w:tcW w:w="1080" w:type="dxa"/>
          </w:tcPr>
          <w:p w14:paraId="0907CD55" w14:textId="1137AD58" w:rsidR="0048395E" w:rsidRDefault="0048395E" w:rsidP="00EC4D5B">
            <w:pPr>
              <w:spacing w:beforeLines="60" w:before="144" w:afterLines="60" w:after="144"/>
              <w:jc w:val="both"/>
            </w:pPr>
            <w:r>
              <w:t>Yes</w:t>
            </w:r>
          </w:p>
        </w:tc>
        <w:tc>
          <w:tcPr>
            <w:tcW w:w="4770" w:type="dxa"/>
          </w:tcPr>
          <w:p w14:paraId="0B5CF007" w14:textId="77777777" w:rsidR="0048395E" w:rsidRDefault="0048395E" w:rsidP="00EC4D5B">
            <w:pPr>
              <w:spacing w:beforeLines="60" w:before="144" w:afterLines="60" w:after="144"/>
              <w:jc w:val="both"/>
            </w:pPr>
          </w:p>
        </w:tc>
      </w:tr>
      <w:tr w:rsidR="0048395E" w14:paraId="251E419E" w14:textId="77777777" w:rsidTr="00E75C84">
        <w:trPr>
          <w:trHeight w:val="339"/>
        </w:trPr>
        <w:tc>
          <w:tcPr>
            <w:tcW w:w="1310" w:type="dxa"/>
            <w:vMerge/>
          </w:tcPr>
          <w:p w14:paraId="73B99994" w14:textId="77777777" w:rsidR="0048395E" w:rsidRDefault="0048395E" w:rsidP="00EC4D5B">
            <w:pPr>
              <w:spacing w:beforeLines="60" w:before="144" w:afterLines="60" w:after="144"/>
              <w:jc w:val="both"/>
            </w:pPr>
          </w:p>
        </w:tc>
        <w:tc>
          <w:tcPr>
            <w:tcW w:w="1474" w:type="dxa"/>
          </w:tcPr>
          <w:p w14:paraId="3245B9AE" w14:textId="155BE424" w:rsidR="0048395E" w:rsidRPr="00257DE2" w:rsidRDefault="0048395E" w:rsidP="00EC4D5B">
            <w:pPr>
              <w:spacing w:beforeLines="60" w:before="144" w:afterLines="60" w:after="144"/>
              <w:jc w:val="both"/>
            </w:pPr>
            <w:r w:rsidRPr="00044DF9">
              <w:t>baudrate</w:t>
            </w:r>
          </w:p>
        </w:tc>
        <w:tc>
          <w:tcPr>
            <w:tcW w:w="2166" w:type="dxa"/>
          </w:tcPr>
          <w:p w14:paraId="37F105E1" w14:textId="3E2F8093" w:rsidR="0048395E" w:rsidRDefault="0048395E" w:rsidP="00EC4D5B">
            <w:pPr>
              <w:spacing w:beforeLines="60" w:before="144" w:afterLines="60" w:after="144"/>
              <w:jc w:val="both"/>
            </w:pPr>
            <w:r>
              <w:t>9600</w:t>
            </w:r>
          </w:p>
        </w:tc>
        <w:tc>
          <w:tcPr>
            <w:tcW w:w="1080" w:type="dxa"/>
          </w:tcPr>
          <w:p w14:paraId="347B4F06" w14:textId="6199A333" w:rsidR="0048395E" w:rsidRDefault="0048395E" w:rsidP="00EC4D5B">
            <w:pPr>
              <w:spacing w:beforeLines="60" w:before="144" w:afterLines="60" w:after="144"/>
              <w:jc w:val="both"/>
            </w:pPr>
            <w:r>
              <w:t>No</w:t>
            </w:r>
          </w:p>
        </w:tc>
        <w:tc>
          <w:tcPr>
            <w:tcW w:w="4770" w:type="dxa"/>
          </w:tcPr>
          <w:p w14:paraId="79935B30" w14:textId="77777777" w:rsidR="0048395E" w:rsidRDefault="0048395E" w:rsidP="00EC4D5B">
            <w:pPr>
              <w:spacing w:beforeLines="60" w:before="144" w:afterLines="60" w:after="144"/>
              <w:jc w:val="both"/>
            </w:pPr>
          </w:p>
        </w:tc>
      </w:tr>
      <w:tr w:rsidR="0048395E" w14:paraId="658E5A44" w14:textId="77777777" w:rsidTr="00E75C84">
        <w:trPr>
          <w:trHeight w:val="339"/>
        </w:trPr>
        <w:tc>
          <w:tcPr>
            <w:tcW w:w="1310" w:type="dxa"/>
            <w:vMerge/>
          </w:tcPr>
          <w:p w14:paraId="14C80392" w14:textId="77777777" w:rsidR="0048395E" w:rsidRDefault="0048395E" w:rsidP="00EC4D5B">
            <w:pPr>
              <w:spacing w:beforeLines="60" w:before="144" w:afterLines="60" w:after="144"/>
              <w:jc w:val="both"/>
            </w:pPr>
          </w:p>
        </w:tc>
        <w:tc>
          <w:tcPr>
            <w:tcW w:w="1474" w:type="dxa"/>
          </w:tcPr>
          <w:p w14:paraId="583DC238" w14:textId="347EA84A" w:rsidR="0048395E" w:rsidRPr="00257DE2" w:rsidRDefault="0048395E" w:rsidP="00EC4D5B">
            <w:pPr>
              <w:spacing w:beforeLines="60" w:before="144" w:afterLines="60" w:after="144"/>
              <w:jc w:val="both"/>
            </w:pPr>
            <w:r w:rsidRPr="00203D92">
              <w:t>parity</w:t>
            </w:r>
          </w:p>
        </w:tc>
        <w:tc>
          <w:tcPr>
            <w:tcW w:w="2166" w:type="dxa"/>
          </w:tcPr>
          <w:p w14:paraId="5450B170" w14:textId="0AA77D49" w:rsidR="0048395E" w:rsidRDefault="0048395E" w:rsidP="00EC4D5B">
            <w:pPr>
              <w:spacing w:beforeLines="60" w:before="144" w:afterLines="60" w:after="144"/>
              <w:jc w:val="both"/>
            </w:pPr>
            <w:r w:rsidRPr="00203D92">
              <w:t>N</w:t>
            </w:r>
          </w:p>
        </w:tc>
        <w:tc>
          <w:tcPr>
            <w:tcW w:w="1080" w:type="dxa"/>
          </w:tcPr>
          <w:p w14:paraId="36B40063" w14:textId="77777777" w:rsidR="0048395E" w:rsidRDefault="0048395E" w:rsidP="00EC4D5B">
            <w:pPr>
              <w:spacing w:beforeLines="60" w:before="144" w:afterLines="60" w:after="144"/>
              <w:jc w:val="both"/>
            </w:pPr>
          </w:p>
        </w:tc>
        <w:tc>
          <w:tcPr>
            <w:tcW w:w="4770" w:type="dxa"/>
          </w:tcPr>
          <w:p w14:paraId="327FA29E" w14:textId="77777777" w:rsidR="0048395E" w:rsidRDefault="0048395E" w:rsidP="00EC4D5B">
            <w:pPr>
              <w:spacing w:beforeLines="60" w:before="144" w:afterLines="60" w:after="144"/>
              <w:jc w:val="both"/>
            </w:pPr>
          </w:p>
        </w:tc>
      </w:tr>
      <w:tr w:rsidR="0048395E" w14:paraId="2FE348D7" w14:textId="77777777" w:rsidTr="00E75C84">
        <w:trPr>
          <w:trHeight w:val="339"/>
        </w:trPr>
        <w:tc>
          <w:tcPr>
            <w:tcW w:w="1310" w:type="dxa"/>
            <w:vMerge/>
          </w:tcPr>
          <w:p w14:paraId="2129DEDD" w14:textId="77777777" w:rsidR="0048395E" w:rsidRDefault="0048395E" w:rsidP="00EC4D5B">
            <w:pPr>
              <w:spacing w:beforeLines="60" w:before="144" w:afterLines="60" w:after="144"/>
              <w:jc w:val="both"/>
            </w:pPr>
          </w:p>
        </w:tc>
        <w:tc>
          <w:tcPr>
            <w:tcW w:w="1474" w:type="dxa"/>
          </w:tcPr>
          <w:p w14:paraId="5E5776EF" w14:textId="3D5718C5" w:rsidR="0048395E" w:rsidRPr="00257DE2" w:rsidRDefault="0048395E" w:rsidP="00EC4D5B">
            <w:pPr>
              <w:spacing w:beforeLines="60" w:before="144" w:afterLines="60" w:after="144"/>
              <w:jc w:val="both"/>
            </w:pPr>
            <w:r w:rsidRPr="00D81B83">
              <w:t>com_port_name</w:t>
            </w:r>
          </w:p>
        </w:tc>
        <w:tc>
          <w:tcPr>
            <w:tcW w:w="2166" w:type="dxa"/>
          </w:tcPr>
          <w:p w14:paraId="5C7AA6EF" w14:textId="65379BBB" w:rsidR="0048395E" w:rsidRDefault="0048395E" w:rsidP="00EC4D5B">
            <w:pPr>
              <w:spacing w:beforeLines="60" w:before="144" w:afterLines="60" w:after="144"/>
              <w:jc w:val="both"/>
            </w:pPr>
            <w:r w:rsidRPr="00D81B83">
              <w:t>/dev/ttyS0</w:t>
            </w:r>
          </w:p>
        </w:tc>
        <w:tc>
          <w:tcPr>
            <w:tcW w:w="1080" w:type="dxa"/>
          </w:tcPr>
          <w:p w14:paraId="6862FF2E" w14:textId="4F314349" w:rsidR="0048395E" w:rsidRDefault="0048395E" w:rsidP="00EC4D5B">
            <w:pPr>
              <w:spacing w:beforeLines="60" w:before="144" w:afterLines="60" w:after="144"/>
              <w:jc w:val="both"/>
            </w:pPr>
            <w:r>
              <w:t>No</w:t>
            </w:r>
          </w:p>
        </w:tc>
        <w:tc>
          <w:tcPr>
            <w:tcW w:w="4770" w:type="dxa"/>
          </w:tcPr>
          <w:p w14:paraId="38E4782E" w14:textId="77777777" w:rsidR="0048395E" w:rsidRDefault="0048395E" w:rsidP="00EC4D5B">
            <w:pPr>
              <w:spacing w:beforeLines="60" w:before="144" w:afterLines="60" w:after="144"/>
              <w:jc w:val="both"/>
            </w:pPr>
          </w:p>
        </w:tc>
      </w:tr>
      <w:tr w:rsidR="00C962F7" w14:paraId="66C4AFBF" w14:textId="77777777" w:rsidTr="00E75C84">
        <w:trPr>
          <w:trHeight w:val="339"/>
        </w:trPr>
        <w:tc>
          <w:tcPr>
            <w:tcW w:w="1310" w:type="dxa"/>
            <w:vMerge/>
          </w:tcPr>
          <w:p w14:paraId="3D6E2890" w14:textId="77777777" w:rsidR="00C962F7" w:rsidRDefault="00C962F7" w:rsidP="00EC4D5B">
            <w:pPr>
              <w:spacing w:beforeLines="60" w:before="144" w:afterLines="60" w:after="144"/>
              <w:jc w:val="both"/>
            </w:pPr>
          </w:p>
        </w:tc>
        <w:tc>
          <w:tcPr>
            <w:tcW w:w="1474" w:type="dxa"/>
          </w:tcPr>
          <w:p w14:paraId="4616E897" w14:textId="7CB48E8C" w:rsidR="00C962F7" w:rsidRPr="00257DE2" w:rsidRDefault="00C962F7" w:rsidP="00EC4D5B">
            <w:pPr>
              <w:spacing w:beforeLines="60" w:before="144" w:afterLines="60" w:after="144"/>
              <w:jc w:val="both"/>
            </w:pPr>
            <w:r w:rsidRPr="00912148">
              <w:t>interframe_delay</w:t>
            </w:r>
          </w:p>
        </w:tc>
        <w:tc>
          <w:tcPr>
            <w:tcW w:w="2166" w:type="dxa"/>
          </w:tcPr>
          <w:p w14:paraId="77E5BF3F" w14:textId="35CD89CB" w:rsidR="00C962F7" w:rsidRDefault="00C962F7" w:rsidP="00EC4D5B">
            <w:pPr>
              <w:spacing w:beforeLines="60" w:before="144" w:afterLines="60" w:after="144"/>
              <w:jc w:val="both"/>
            </w:pPr>
            <w:r>
              <w:t>1</w:t>
            </w:r>
          </w:p>
        </w:tc>
        <w:tc>
          <w:tcPr>
            <w:tcW w:w="1080" w:type="dxa"/>
          </w:tcPr>
          <w:p w14:paraId="43E6BE49" w14:textId="292C112E" w:rsidR="00C962F7" w:rsidRDefault="00C962F7" w:rsidP="00EC4D5B">
            <w:pPr>
              <w:spacing w:beforeLines="60" w:before="144" w:afterLines="60" w:after="144"/>
              <w:jc w:val="both"/>
            </w:pPr>
            <w:r>
              <w:t>Yes</w:t>
            </w:r>
          </w:p>
        </w:tc>
        <w:tc>
          <w:tcPr>
            <w:tcW w:w="4770" w:type="dxa"/>
          </w:tcPr>
          <w:p w14:paraId="061ECDAA" w14:textId="5D0372C0" w:rsidR="00C962F7" w:rsidRDefault="00C962F7" w:rsidP="00EC4D5B">
            <w:pPr>
              <w:spacing w:beforeLines="60" w:before="144" w:afterLines="60" w:after="144"/>
              <w:jc w:val="both"/>
            </w:pPr>
            <w:r>
              <w:t xml:space="preserve">This can be used to add delay (in milliseconds) between consecutive requests </w:t>
            </w:r>
          </w:p>
        </w:tc>
      </w:tr>
      <w:tr w:rsidR="00C962F7" w14:paraId="3895178A" w14:textId="77777777" w:rsidTr="00E75C84">
        <w:trPr>
          <w:trHeight w:val="339"/>
        </w:trPr>
        <w:tc>
          <w:tcPr>
            <w:tcW w:w="1310" w:type="dxa"/>
            <w:vMerge/>
          </w:tcPr>
          <w:p w14:paraId="22972D0C" w14:textId="77777777" w:rsidR="00C962F7" w:rsidRDefault="00C962F7" w:rsidP="00EC4D5B">
            <w:pPr>
              <w:spacing w:beforeLines="60" w:before="144" w:afterLines="60" w:after="144"/>
              <w:jc w:val="both"/>
            </w:pPr>
          </w:p>
        </w:tc>
        <w:tc>
          <w:tcPr>
            <w:tcW w:w="1474" w:type="dxa"/>
          </w:tcPr>
          <w:p w14:paraId="1CA7E61A" w14:textId="69580106" w:rsidR="00C962F7" w:rsidRPr="00257DE2" w:rsidRDefault="00C962F7" w:rsidP="00EC4D5B">
            <w:pPr>
              <w:spacing w:beforeLines="60" w:before="144" w:afterLines="60" w:after="144"/>
              <w:jc w:val="both"/>
            </w:pPr>
            <w:r w:rsidRPr="00257DE2">
              <w:t>response_timeout</w:t>
            </w:r>
          </w:p>
        </w:tc>
        <w:tc>
          <w:tcPr>
            <w:tcW w:w="2166" w:type="dxa"/>
          </w:tcPr>
          <w:p w14:paraId="70332485" w14:textId="702C325F" w:rsidR="00C962F7" w:rsidRDefault="00C962F7" w:rsidP="00EC4D5B">
            <w:pPr>
              <w:spacing w:beforeLines="60" w:before="144" w:afterLines="60" w:after="144"/>
              <w:jc w:val="both"/>
            </w:pPr>
            <w:r>
              <w:t>80</w:t>
            </w:r>
          </w:p>
        </w:tc>
        <w:tc>
          <w:tcPr>
            <w:tcW w:w="1080" w:type="dxa"/>
          </w:tcPr>
          <w:p w14:paraId="750D018B" w14:textId="6A9555A1" w:rsidR="00C962F7" w:rsidRDefault="00C962F7" w:rsidP="00EC4D5B">
            <w:pPr>
              <w:spacing w:beforeLines="60" w:before="144" w:afterLines="60" w:after="144"/>
              <w:jc w:val="both"/>
            </w:pPr>
            <w:r>
              <w:t>Yes</w:t>
            </w:r>
          </w:p>
        </w:tc>
        <w:tc>
          <w:tcPr>
            <w:tcW w:w="4770" w:type="dxa"/>
          </w:tcPr>
          <w:p w14:paraId="0F011BD3" w14:textId="55CB022E" w:rsidR="00C962F7" w:rsidRDefault="00C962F7" w:rsidP="00EC4D5B">
            <w:pPr>
              <w:spacing w:beforeLines="60" w:before="144" w:afterLines="60" w:after="144"/>
              <w:jc w:val="both"/>
            </w:pPr>
            <w:r>
              <w:t>This is the response timeout (in milliseconds) to be considered for RTU network</w:t>
            </w:r>
          </w:p>
        </w:tc>
      </w:tr>
      <w:tr w:rsidR="00C962F7" w14:paraId="1F00BAB8" w14:textId="77777777" w:rsidTr="00E75C84">
        <w:trPr>
          <w:trHeight w:val="339"/>
        </w:trPr>
        <w:tc>
          <w:tcPr>
            <w:tcW w:w="1310" w:type="dxa"/>
            <w:vMerge/>
          </w:tcPr>
          <w:p w14:paraId="04B79697" w14:textId="77777777" w:rsidR="00C962F7" w:rsidRDefault="00C962F7" w:rsidP="00EC4D5B">
            <w:pPr>
              <w:spacing w:beforeLines="60" w:before="144" w:afterLines="60" w:after="144"/>
              <w:jc w:val="both"/>
            </w:pPr>
          </w:p>
        </w:tc>
        <w:tc>
          <w:tcPr>
            <w:tcW w:w="1474" w:type="dxa"/>
          </w:tcPr>
          <w:p w14:paraId="1218CA8B" w14:textId="77777777" w:rsidR="00C962F7" w:rsidRPr="00257DE2" w:rsidRDefault="00C962F7" w:rsidP="00EC4D5B">
            <w:pPr>
              <w:spacing w:beforeLines="60" w:before="144" w:afterLines="60" w:after="144"/>
              <w:jc w:val="both"/>
            </w:pPr>
          </w:p>
        </w:tc>
        <w:tc>
          <w:tcPr>
            <w:tcW w:w="2166" w:type="dxa"/>
          </w:tcPr>
          <w:p w14:paraId="5C1EE600" w14:textId="77777777" w:rsidR="00C962F7" w:rsidRDefault="00C962F7" w:rsidP="00EC4D5B">
            <w:pPr>
              <w:spacing w:beforeLines="60" w:before="144" w:afterLines="60" w:after="144"/>
              <w:jc w:val="both"/>
            </w:pPr>
          </w:p>
        </w:tc>
        <w:tc>
          <w:tcPr>
            <w:tcW w:w="1080" w:type="dxa"/>
          </w:tcPr>
          <w:p w14:paraId="286A6DFC" w14:textId="77777777" w:rsidR="00C962F7" w:rsidRDefault="00C962F7" w:rsidP="00EC4D5B">
            <w:pPr>
              <w:spacing w:beforeLines="60" w:before="144" w:afterLines="60" w:after="144"/>
              <w:jc w:val="both"/>
            </w:pPr>
          </w:p>
        </w:tc>
        <w:tc>
          <w:tcPr>
            <w:tcW w:w="4770" w:type="dxa"/>
          </w:tcPr>
          <w:p w14:paraId="160A2A2D" w14:textId="77777777" w:rsidR="00C962F7" w:rsidRDefault="00C962F7" w:rsidP="00EC4D5B">
            <w:pPr>
              <w:spacing w:beforeLines="60" w:before="144" w:afterLines="60" w:after="144"/>
              <w:jc w:val="both"/>
            </w:pPr>
          </w:p>
        </w:tc>
      </w:tr>
      <w:tr w:rsidR="00C962F7" w14:paraId="1C32C878" w14:textId="77777777" w:rsidTr="00E75C84">
        <w:trPr>
          <w:trHeight w:val="351"/>
        </w:trPr>
        <w:tc>
          <w:tcPr>
            <w:tcW w:w="1310" w:type="dxa"/>
            <w:vMerge w:val="restart"/>
          </w:tcPr>
          <w:p w14:paraId="258CEB4D" w14:textId="77777777" w:rsidR="00C962F7" w:rsidRDefault="00C962F7" w:rsidP="00EC4D5B">
            <w:pPr>
              <w:spacing w:beforeLines="60" w:before="144" w:afterLines="60" w:after="144"/>
              <w:jc w:val="both"/>
            </w:pPr>
            <w:r>
              <w:t>flowmeter_device.yml</w:t>
            </w:r>
          </w:p>
        </w:tc>
        <w:tc>
          <w:tcPr>
            <w:tcW w:w="1474" w:type="dxa"/>
          </w:tcPr>
          <w:p w14:paraId="2A2BAF1B" w14:textId="77777777" w:rsidR="00C962F7" w:rsidRDefault="00C962F7" w:rsidP="00EC4D5B">
            <w:pPr>
              <w:spacing w:beforeLines="60" w:before="144" w:afterLines="60" w:after="144"/>
              <w:jc w:val="both"/>
            </w:pPr>
            <w:r>
              <w:t>device_info:</w:t>
            </w:r>
          </w:p>
        </w:tc>
        <w:tc>
          <w:tcPr>
            <w:tcW w:w="2166" w:type="dxa"/>
          </w:tcPr>
          <w:p w14:paraId="68E9793F" w14:textId="77777777" w:rsidR="00C962F7" w:rsidRDefault="00C962F7" w:rsidP="00EC4D5B">
            <w:pPr>
              <w:spacing w:beforeLines="60" w:before="144" w:afterLines="60" w:after="144"/>
              <w:jc w:val="both"/>
            </w:pPr>
          </w:p>
        </w:tc>
        <w:tc>
          <w:tcPr>
            <w:tcW w:w="1080" w:type="dxa"/>
          </w:tcPr>
          <w:p w14:paraId="5FDD48F1" w14:textId="77777777" w:rsidR="00C962F7" w:rsidRDefault="00C962F7" w:rsidP="00EC4D5B">
            <w:pPr>
              <w:spacing w:beforeLines="60" w:before="144" w:afterLines="60" w:after="144"/>
              <w:jc w:val="both"/>
            </w:pPr>
          </w:p>
        </w:tc>
        <w:tc>
          <w:tcPr>
            <w:tcW w:w="4770" w:type="dxa"/>
          </w:tcPr>
          <w:p w14:paraId="47442456" w14:textId="1380E7A6" w:rsidR="00C962F7" w:rsidRDefault="00C962F7" w:rsidP="00EC4D5B">
            <w:pPr>
              <w:spacing w:beforeLines="60" w:before="144" w:afterLines="60" w:after="144"/>
              <w:jc w:val="both"/>
            </w:pPr>
            <w:r>
              <w:t xml:space="preserve">This file </w:t>
            </w:r>
            <w:r w:rsidR="008D73A5">
              <w:t>contains</w:t>
            </w:r>
            <w:r>
              <w:t xml:space="preserve"> </w:t>
            </w:r>
            <w:r w:rsidR="008D73A5">
              <w:t xml:space="preserve">reference to </w:t>
            </w:r>
            <w:r>
              <w:t>datapoints.yml</w:t>
            </w:r>
          </w:p>
        </w:tc>
      </w:tr>
      <w:tr w:rsidR="00C962F7" w14:paraId="48413189" w14:textId="77777777" w:rsidTr="00E75C84">
        <w:trPr>
          <w:trHeight w:val="351"/>
        </w:trPr>
        <w:tc>
          <w:tcPr>
            <w:tcW w:w="1310" w:type="dxa"/>
            <w:vMerge/>
          </w:tcPr>
          <w:p w14:paraId="6341532C" w14:textId="77777777" w:rsidR="00C962F7" w:rsidRDefault="00C962F7" w:rsidP="00EC4D5B">
            <w:pPr>
              <w:spacing w:beforeLines="60" w:before="144" w:afterLines="60" w:after="144"/>
              <w:jc w:val="both"/>
            </w:pPr>
          </w:p>
        </w:tc>
        <w:tc>
          <w:tcPr>
            <w:tcW w:w="1474" w:type="dxa"/>
          </w:tcPr>
          <w:p w14:paraId="5C20A5EF" w14:textId="77777777" w:rsidR="00C962F7" w:rsidRDefault="00C962F7" w:rsidP="00EC4D5B">
            <w:pPr>
              <w:spacing w:beforeLines="60" w:before="144" w:afterLines="60" w:after="144"/>
              <w:jc w:val="both"/>
            </w:pPr>
            <w:r>
              <w:t>description</w:t>
            </w:r>
          </w:p>
        </w:tc>
        <w:tc>
          <w:tcPr>
            <w:tcW w:w="2166" w:type="dxa"/>
          </w:tcPr>
          <w:p w14:paraId="6B8AB1B1" w14:textId="77777777" w:rsidR="00C962F7" w:rsidRDefault="00C962F7" w:rsidP="00EC4D5B">
            <w:pPr>
              <w:spacing w:beforeLines="60" w:before="144" w:afterLines="60" w:after="144"/>
              <w:jc w:val="both"/>
            </w:pPr>
            <w:r>
              <w:t>Power Scout Meter</w:t>
            </w:r>
          </w:p>
        </w:tc>
        <w:tc>
          <w:tcPr>
            <w:tcW w:w="1080" w:type="dxa"/>
          </w:tcPr>
          <w:p w14:paraId="42CFB468" w14:textId="77777777" w:rsidR="00C962F7" w:rsidRDefault="00C962F7" w:rsidP="00EC4D5B">
            <w:pPr>
              <w:spacing w:beforeLines="60" w:before="144" w:afterLines="60" w:after="144"/>
              <w:jc w:val="both"/>
            </w:pPr>
            <w:r>
              <w:t>Yes</w:t>
            </w:r>
          </w:p>
        </w:tc>
        <w:tc>
          <w:tcPr>
            <w:tcW w:w="4770" w:type="dxa"/>
          </w:tcPr>
          <w:p w14:paraId="3548E335" w14:textId="77777777" w:rsidR="00C962F7" w:rsidRDefault="00C962F7" w:rsidP="00EC4D5B">
            <w:pPr>
              <w:spacing w:beforeLines="60" w:before="144" w:afterLines="60" w:after="144"/>
              <w:jc w:val="both"/>
            </w:pPr>
          </w:p>
        </w:tc>
      </w:tr>
      <w:tr w:rsidR="00C962F7" w14:paraId="7579DA31" w14:textId="77777777" w:rsidTr="00E75C84">
        <w:trPr>
          <w:trHeight w:val="351"/>
        </w:trPr>
        <w:tc>
          <w:tcPr>
            <w:tcW w:w="1310" w:type="dxa"/>
            <w:vMerge/>
          </w:tcPr>
          <w:p w14:paraId="081620FA" w14:textId="77777777" w:rsidR="00C962F7" w:rsidRDefault="00C962F7" w:rsidP="00EC4D5B">
            <w:pPr>
              <w:spacing w:beforeLines="60" w:before="144" w:afterLines="60" w:after="144"/>
              <w:jc w:val="both"/>
            </w:pPr>
          </w:p>
        </w:tc>
        <w:tc>
          <w:tcPr>
            <w:tcW w:w="1474" w:type="dxa"/>
          </w:tcPr>
          <w:p w14:paraId="53FBBFE1" w14:textId="77777777" w:rsidR="00C962F7" w:rsidRDefault="00C962F7" w:rsidP="00EC4D5B">
            <w:pPr>
              <w:spacing w:beforeLines="60" w:before="144" w:afterLines="60" w:after="144"/>
              <w:jc w:val="both"/>
            </w:pPr>
            <w:r>
              <w:t>manufacturer</w:t>
            </w:r>
          </w:p>
        </w:tc>
        <w:tc>
          <w:tcPr>
            <w:tcW w:w="2166" w:type="dxa"/>
          </w:tcPr>
          <w:p w14:paraId="7BFD0941" w14:textId="77777777" w:rsidR="00C962F7" w:rsidRDefault="00C962F7" w:rsidP="00EC4D5B">
            <w:pPr>
              <w:spacing w:beforeLines="60" w:before="144" w:afterLines="60" w:after="144"/>
              <w:jc w:val="both"/>
            </w:pPr>
            <w:r>
              <w:t>Dent Instruments</w:t>
            </w:r>
          </w:p>
        </w:tc>
        <w:tc>
          <w:tcPr>
            <w:tcW w:w="1080" w:type="dxa"/>
          </w:tcPr>
          <w:p w14:paraId="3558FFBF" w14:textId="77777777" w:rsidR="00C962F7" w:rsidRDefault="00C962F7" w:rsidP="00EC4D5B">
            <w:pPr>
              <w:spacing w:beforeLines="60" w:before="144" w:afterLines="60" w:after="144"/>
              <w:jc w:val="both"/>
            </w:pPr>
            <w:r>
              <w:t>Yes</w:t>
            </w:r>
          </w:p>
        </w:tc>
        <w:tc>
          <w:tcPr>
            <w:tcW w:w="4770" w:type="dxa"/>
          </w:tcPr>
          <w:p w14:paraId="3258030D" w14:textId="77777777" w:rsidR="00C962F7" w:rsidRDefault="00C962F7" w:rsidP="00EC4D5B">
            <w:pPr>
              <w:spacing w:beforeLines="60" w:before="144" w:afterLines="60" w:after="144"/>
              <w:jc w:val="both"/>
            </w:pPr>
          </w:p>
        </w:tc>
      </w:tr>
      <w:tr w:rsidR="00C962F7" w14:paraId="14EE4586" w14:textId="77777777" w:rsidTr="00E75C84">
        <w:trPr>
          <w:trHeight w:val="351"/>
        </w:trPr>
        <w:tc>
          <w:tcPr>
            <w:tcW w:w="1310" w:type="dxa"/>
            <w:vMerge/>
          </w:tcPr>
          <w:p w14:paraId="5EB48D26" w14:textId="77777777" w:rsidR="00C962F7" w:rsidRDefault="00C962F7" w:rsidP="00EC4D5B">
            <w:pPr>
              <w:spacing w:beforeLines="60" w:before="144" w:afterLines="60" w:after="144"/>
              <w:jc w:val="both"/>
            </w:pPr>
          </w:p>
        </w:tc>
        <w:tc>
          <w:tcPr>
            <w:tcW w:w="1474" w:type="dxa"/>
          </w:tcPr>
          <w:p w14:paraId="4F97D4AE" w14:textId="77777777" w:rsidR="00C962F7" w:rsidRDefault="00C962F7" w:rsidP="00EC4D5B">
            <w:pPr>
              <w:spacing w:beforeLines="60" w:before="144" w:afterLines="60" w:after="144"/>
              <w:jc w:val="both"/>
            </w:pPr>
            <w:r>
              <w:t>model</w:t>
            </w:r>
          </w:p>
        </w:tc>
        <w:tc>
          <w:tcPr>
            <w:tcW w:w="2166" w:type="dxa"/>
          </w:tcPr>
          <w:p w14:paraId="0EC6E3F1" w14:textId="77777777" w:rsidR="00C962F7" w:rsidRDefault="00C962F7" w:rsidP="00EC4D5B">
            <w:pPr>
              <w:spacing w:beforeLines="60" w:before="144" w:afterLines="60" w:after="144"/>
              <w:jc w:val="both"/>
            </w:pPr>
            <w:r>
              <w:t>PS3037</w:t>
            </w:r>
          </w:p>
        </w:tc>
        <w:tc>
          <w:tcPr>
            <w:tcW w:w="1080" w:type="dxa"/>
          </w:tcPr>
          <w:p w14:paraId="7F234806" w14:textId="77777777" w:rsidR="00C962F7" w:rsidRDefault="00C962F7" w:rsidP="00EC4D5B">
            <w:pPr>
              <w:spacing w:beforeLines="60" w:before="144" w:afterLines="60" w:after="144"/>
              <w:jc w:val="both"/>
            </w:pPr>
            <w:r>
              <w:t>Yes</w:t>
            </w:r>
          </w:p>
        </w:tc>
        <w:tc>
          <w:tcPr>
            <w:tcW w:w="4770" w:type="dxa"/>
          </w:tcPr>
          <w:p w14:paraId="078F0638" w14:textId="77777777" w:rsidR="00C962F7" w:rsidRDefault="00C962F7" w:rsidP="00EC4D5B">
            <w:pPr>
              <w:spacing w:beforeLines="60" w:before="144" w:afterLines="60" w:after="144"/>
              <w:jc w:val="both"/>
            </w:pPr>
          </w:p>
        </w:tc>
      </w:tr>
      <w:tr w:rsidR="00C962F7" w14:paraId="01997924" w14:textId="77777777" w:rsidTr="00E75C84">
        <w:trPr>
          <w:trHeight w:val="351"/>
        </w:trPr>
        <w:tc>
          <w:tcPr>
            <w:tcW w:w="1310" w:type="dxa"/>
            <w:vMerge/>
          </w:tcPr>
          <w:p w14:paraId="13EDDB7B" w14:textId="77777777" w:rsidR="00C962F7" w:rsidRDefault="00C962F7" w:rsidP="00EC4D5B">
            <w:pPr>
              <w:spacing w:beforeLines="60" w:before="144" w:afterLines="60" w:after="144"/>
              <w:jc w:val="both"/>
            </w:pPr>
          </w:p>
        </w:tc>
        <w:tc>
          <w:tcPr>
            <w:tcW w:w="1474" w:type="dxa"/>
          </w:tcPr>
          <w:p w14:paraId="2709C132" w14:textId="77777777" w:rsidR="00C962F7" w:rsidRDefault="00C962F7" w:rsidP="00EC4D5B">
            <w:pPr>
              <w:spacing w:beforeLines="60" w:before="144" w:afterLines="60" w:after="144"/>
              <w:jc w:val="both"/>
            </w:pPr>
            <w:r>
              <w:t>name</w:t>
            </w:r>
          </w:p>
        </w:tc>
        <w:tc>
          <w:tcPr>
            <w:tcW w:w="2166" w:type="dxa"/>
          </w:tcPr>
          <w:p w14:paraId="3C4567E4" w14:textId="77777777" w:rsidR="00C962F7" w:rsidRDefault="00C962F7" w:rsidP="00EC4D5B">
            <w:pPr>
              <w:spacing w:beforeLines="60" w:before="144" w:afterLines="60" w:after="144"/>
              <w:jc w:val="both"/>
            </w:pPr>
            <w:r>
              <w:t>Flowmeter Unit</w:t>
            </w:r>
          </w:p>
        </w:tc>
        <w:tc>
          <w:tcPr>
            <w:tcW w:w="1080" w:type="dxa"/>
          </w:tcPr>
          <w:p w14:paraId="4DAF6FAB" w14:textId="77777777" w:rsidR="00C962F7" w:rsidRDefault="00C962F7" w:rsidP="00EC4D5B">
            <w:pPr>
              <w:spacing w:beforeLines="60" w:before="144" w:afterLines="60" w:after="144"/>
              <w:jc w:val="both"/>
            </w:pPr>
            <w:r>
              <w:t>Yes</w:t>
            </w:r>
          </w:p>
        </w:tc>
        <w:tc>
          <w:tcPr>
            <w:tcW w:w="4770" w:type="dxa"/>
          </w:tcPr>
          <w:p w14:paraId="5E5BC4CB" w14:textId="77777777" w:rsidR="00C962F7" w:rsidRDefault="00C962F7" w:rsidP="00EC4D5B">
            <w:pPr>
              <w:spacing w:beforeLines="60" w:before="144" w:afterLines="60" w:after="144"/>
              <w:jc w:val="both"/>
            </w:pPr>
          </w:p>
        </w:tc>
      </w:tr>
      <w:tr w:rsidR="00C962F7" w14:paraId="44892028" w14:textId="77777777" w:rsidTr="00E75C84">
        <w:trPr>
          <w:trHeight w:val="351"/>
        </w:trPr>
        <w:tc>
          <w:tcPr>
            <w:tcW w:w="1310" w:type="dxa"/>
            <w:vMerge/>
          </w:tcPr>
          <w:p w14:paraId="77C901F0" w14:textId="77777777" w:rsidR="00C962F7" w:rsidRDefault="00C962F7" w:rsidP="00EC4D5B">
            <w:pPr>
              <w:spacing w:beforeLines="60" w:before="144" w:afterLines="60" w:after="144"/>
              <w:jc w:val="both"/>
            </w:pPr>
          </w:p>
        </w:tc>
        <w:tc>
          <w:tcPr>
            <w:tcW w:w="1474" w:type="dxa"/>
          </w:tcPr>
          <w:p w14:paraId="755C464D" w14:textId="77777777" w:rsidR="00C962F7" w:rsidRDefault="00C962F7" w:rsidP="00EC4D5B">
            <w:pPr>
              <w:spacing w:beforeLines="60" w:before="144" w:afterLines="60" w:after="144"/>
              <w:jc w:val="both"/>
            </w:pPr>
            <w:r>
              <w:t>file:</w:t>
            </w:r>
          </w:p>
        </w:tc>
        <w:tc>
          <w:tcPr>
            <w:tcW w:w="2166" w:type="dxa"/>
          </w:tcPr>
          <w:p w14:paraId="7001F5ED" w14:textId="77777777" w:rsidR="00C962F7" w:rsidRDefault="00C962F7" w:rsidP="00EC4D5B">
            <w:pPr>
              <w:spacing w:beforeLines="60" w:before="144" w:afterLines="60" w:after="144"/>
              <w:jc w:val="both"/>
            </w:pPr>
          </w:p>
        </w:tc>
        <w:tc>
          <w:tcPr>
            <w:tcW w:w="1080" w:type="dxa"/>
          </w:tcPr>
          <w:p w14:paraId="16446BFA" w14:textId="77777777" w:rsidR="00C962F7" w:rsidRDefault="00C962F7" w:rsidP="00EC4D5B">
            <w:pPr>
              <w:spacing w:beforeLines="60" w:before="144" w:afterLines="60" w:after="144"/>
              <w:jc w:val="both"/>
            </w:pPr>
          </w:p>
        </w:tc>
        <w:tc>
          <w:tcPr>
            <w:tcW w:w="4770" w:type="dxa"/>
          </w:tcPr>
          <w:p w14:paraId="59EF186E" w14:textId="77777777" w:rsidR="00C962F7" w:rsidRDefault="00C962F7" w:rsidP="00EC4D5B">
            <w:pPr>
              <w:spacing w:beforeLines="60" w:before="144" w:afterLines="60" w:after="144"/>
              <w:jc w:val="both"/>
            </w:pPr>
          </w:p>
        </w:tc>
      </w:tr>
      <w:tr w:rsidR="00C962F7" w14:paraId="0AC8D71C" w14:textId="77777777" w:rsidTr="00E75C84">
        <w:trPr>
          <w:trHeight w:val="351"/>
        </w:trPr>
        <w:tc>
          <w:tcPr>
            <w:tcW w:w="1310" w:type="dxa"/>
            <w:vMerge/>
          </w:tcPr>
          <w:p w14:paraId="5BA38375" w14:textId="77777777" w:rsidR="00C962F7" w:rsidRDefault="00C962F7" w:rsidP="00EC4D5B">
            <w:pPr>
              <w:spacing w:beforeLines="60" w:before="144" w:afterLines="60" w:after="144"/>
              <w:jc w:val="both"/>
            </w:pPr>
          </w:p>
        </w:tc>
        <w:tc>
          <w:tcPr>
            <w:tcW w:w="1474" w:type="dxa"/>
          </w:tcPr>
          <w:p w14:paraId="2AF7130C" w14:textId="77777777" w:rsidR="00C962F7" w:rsidRDefault="00C962F7" w:rsidP="00EC4D5B">
            <w:pPr>
              <w:spacing w:beforeLines="60" w:before="144" w:afterLines="60" w:after="144"/>
              <w:jc w:val="both"/>
            </w:pPr>
            <w:r>
              <w:t>author</w:t>
            </w:r>
          </w:p>
        </w:tc>
        <w:tc>
          <w:tcPr>
            <w:tcW w:w="2166" w:type="dxa"/>
          </w:tcPr>
          <w:p w14:paraId="63A26A48" w14:textId="77777777" w:rsidR="00C962F7" w:rsidRDefault="00C962F7" w:rsidP="00EC4D5B">
            <w:pPr>
              <w:spacing w:beforeLines="60" w:before="144" w:afterLines="60" w:after="144"/>
              <w:jc w:val="both"/>
            </w:pPr>
            <w:r>
              <w:t>Intel</w:t>
            </w:r>
          </w:p>
        </w:tc>
        <w:tc>
          <w:tcPr>
            <w:tcW w:w="1080" w:type="dxa"/>
          </w:tcPr>
          <w:p w14:paraId="68D42B76" w14:textId="77777777" w:rsidR="00C962F7" w:rsidRDefault="00C962F7" w:rsidP="00EC4D5B">
            <w:pPr>
              <w:spacing w:beforeLines="60" w:before="144" w:afterLines="60" w:after="144"/>
              <w:jc w:val="both"/>
            </w:pPr>
            <w:r>
              <w:t>Yes</w:t>
            </w:r>
          </w:p>
        </w:tc>
        <w:tc>
          <w:tcPr>
            <w:tcW w:w="4770" w:type="dxa"/>
          </w:tcPr>
          <w:p w14:paraId="2E944FDF" w14:textId="77777777" w:rsidR="00C962F7" w:rsidRDefault="00C962F7" w:rsidP="00EC4D5B">
            <w:pPr>
              <w:spacing w:beforeLines="60" w:before="144" w:afterLines="60" w:after="144"/>
              <w:jc w:val="both"/>
            </w:pPr>
          </w:p>
        </w:tc>
      </w:tr>
      <w:tr w:rsidR="00C962F7" w14:paraId="64B018C7" w14:textId="77777777" w:rsidTr="00E75C84">
        <w:trPr>
          <w:trHeight w:val="351"/>
        </w:trPr>
        <w:tc>
          <w:tcPr>
            <w:tcW w:w="1310" w:type="dxa"/>
            <w:vMerge/>
          </w:tcPr>
          <w:p w14:paraId="55F11062" w14:textId="77777777" w:rsidR="00C962F7" w:rsidRDefault="00C962F7" w:rsidP="00EC4D5B">
            <w:pPr>
              <w:spacing w:beforeLines="60" w:before="144" w:afterLines="60" w:after="144"/>
              <w:jc w:val="both"/>
            </w:pPr>
          </w:p>
        </w:tc>
        <w:tc>
          <w:tcPr>
            <w:tcW w:w="1474" w:type="dxa"/>
          </w:tcPr>
          <w:p w14:paraId="1C0E56D2" w14:textId="77777777" w:rsidR="00C962F7" w:rsidRDefault="00C962F7" w:rsidP="00EC4D5B">
            <w:pPr>
              <w:spacing w:beforeLines="60" w:before="144" w:afterLines="60" w:after="144"/>
              <w:jc w:val="both"/>
            </w:pPr>
            <w:r>
              <w:t>date</w:t>
            </w:r>
          </w:p>
        </w:tc>
        <w:tc>
          <w:tcPr>
            <w:tcW w:w="2166" w:type="dxa"/>
          </w:tcPr>
          <w:p w14:paraId="6D257A3F" w14:textId="77777777" w:rsidR="00C962F7" w:rsidRDefault="00C962F7" w:rsidP="00EC4D5B">
            <w:pPr>
              <w:spacing w:beforeLines="60" w:before="144" w:afterLines="60" w:after="144"/>
              <w:jc w:val="both"/>
            </w:pPr>
            <w:r>
              <w:t xml:space="preserve">Sun Sep 1 </w:t>
            </w:r>
          </w:p>
        </w:tc>
        <w:tc>
          <w:tcPr>
            <w:tcW w:w="1080" w:type="dxa"/>
          </w:tcPr>
          <w:p w14:paraId="51CFB96C" w14:textId="77777777" w:rsidR="00C962F7" w:rsidRDefault="00C962F7" w:rsidP="00EC4D5B">
            <w:pPr>
              <w:spacing w:beforeLines="60" w:before="144" w:afterLines="60" w:after="144"/>
              <w:jc w:val="both"/>
            </w:pPr>
            <w:r>
              <w:t>Yes</w:t>
            </w:r>
          </w:p>
        </w:tc>
        <w:tc>
          <w:tcPr>
            <w:tcW w:w="4770" w:type="dxa"/>
          </w:tcPr>
          <w:p w14:paraId="29094BDD" w14:textId="77777777" w:rsidR="00C962F7" w:rsidRDefault="00C962F7" w:rsidP="00EC4D5B">
            <w:pPr>
              <w:spacing w:beforeLines="60" w:before="144" w:afterLines="60" w:after="144"/>
              <w:jc w:val="both"/>
            </w:pPr>
          </w:p>
        </w:tc>
      </w:tr>
      <w:tr w:rsidR="00C962F7" w14:paraId="199E6BD1" w14:textId="77777777" w:rsidTr="00E75C84">
        <w:trPr>
          <w:trHeight w:val="351"/>
        </w:trPr>
        <w:tc>
          <w:tcPr>
            <w:tcW w:w="1310" w:type="dxa"/>
            <w:vMerge/>
          </w:tcPr>
          <w:p w14:paraId="52B36CAC" w14:textId="77777777" w:rsidR="00C962F7" w:rsidRDefault="00C962F7" w:rsidP="00EC4D5B">
            <w:pPr>
              <w:spacing w:beforeLines="60" w:before="144" w:afterLines="60" w:after="144"/>
              <w:jc w:val="both"/>
            </w:pPr>
          </w:p>
        </w:tc>
        <w:tc>
          <w:tcPr>
            <w:tcW w:w="1474" w:type="dxa"/>
          </w:tcPr>
          <w:p w14:paraId="485CEF48" w14:textId="77777777" w:rsidR="00C962F7" w:rsidRDefault="00C962F7" w:rsidP="00EC4D5B">
            <w:pPr>
              <w:spacing w:beforeLines="60" w:before="144" w:afterLines="60" w:after="144"/>
              <w:jc w:val="both"/>
            </w:pPr>
            <w:r>
              <w:t>description</w:t>
            </w:r>
          </w:p>
        </w:tc>
        <w:tc>
          <w:tcPr>
            <w:tcW w:w="2166" w:type="dxa"/>
          </w:tcPr>
          <w:p w14:paraId="30546D1B" w14:textId="77777777" w:rsidR="00C962F7" w:rsidRDefault="00C962F7" w:rsidP="00EC4D5B">
            <w:pPr>
              <w:spacing w:beforeLines="60" w:before="144" w:afterLines="60" w:after="144"/>
              <w:jc w:val="both"/>
            </w:pPr>
          </w:p>
        </w:tc>
        <w:tc>
          <w:tcPr>
            <w:tcW w:w="1080" w:type="dxa"/>
          </w:tcPr>
          <w:p w14:paraId="31EA7761" w14:textId="77777777" w:rsidR="00C962F7" w:rsidRDefault="00C962F7" w:rsidP="00EC4D5B">
            <w:pPr>
              <w:spacing w:beforeLines="60" w:before="144" w:afterLines="60" w:after="144"/>
              <w:jc w:val="both"/>
            </w:pPr>
          </w:p>
        </w:tc>
        <w:tc>
          <w:tcPr>
            <w:tcW w:w="4770" w:type="dxa"/>
          </w:tcPr>
          <w:p w14:paraId="0AF2A486" w14:textId="77777777" w:rsidR="00C962F7" w:rsidRDefault="00C962F7" w:rsidP="00EC4D5B">
            <w:pPr>
              <w:spacing w:beforeLines="60" w:before="144" w:afterLines="60" w:after="144"/>
              <w:jc w:val="both"/>
            </w:pPr>
          </w:p>
        </w:tc>
      </w:tr>
      <w:tr w:rsidR="00C962F7" w14:paraId="08C272BC" w14:textId="77777777" w:rsidTr="00E75C84">
        <w:trPr>
          <w:trHeight w:val="351"/>
        </w:trPr>
        <w:tc>
          <w:tcPr>
            <w:tcW w:w="1310" w:type="dxa"/>
            <w:vMerge/>
          </w:tcPr>
          <w:p w14:paraId="6D9B012C" w14:textId="77777777" w:rsidR="00C962F7" w:rsidRDefault="00C962F7" w:rsidP="00EC4D5B">
            <w:pPr>
              <w:spacing w:beforeLines="60" w:before="144" w:afterLines="60" w:after="144"/>
              <w:jc w:val="both"/>
            </w:pPr>
          </w:p>
        </w:tc>
        <w:tc>
          <w:tcPr>
            <w:tcW w:w="1474" w:type="dxa"/>
          </w:tcPr>
          <w:p w14:paraId="6E88E36D" w14:textId="77777777" w:rsidR="00C962F7" w:rsidRDefault="00C962F7" w:rsidP="00EC4D5B">
            <w:pPr>
              <w:spacing w:beforeLines="60" w:before="144" w:afterLines="60" w:after="144"/>
              <w:jc w:val="both"/>
            </w:pPr>
            <w:r>
              <w:t>version</w:t>
            </w:r>
          </w:p>
        </w:tc>
        <w:tc>
          <w:tcPr>
            <w:tcW w:w="2166" w:type="dxa"/>
          </w:tcPr>
          <w:p w14:paraId="1489C2EA" w14:textId="77777777" w:rsidR="00C962F7" w:rsidRDefault="00C962F7" w:rsidP="00EC4D5B">
            <w:pPr>
              <w:spacing w:beforeLines="60" w:before="144" w:afterLines="60" w:after="144"/>
              <w:jc w:val="both"/>
            </w:pPr>
          </w:p>
        </w:tc>
        <w:tc>
          <w:tcPr>
            <w:tcW w:w="1080" w:type="dxa"/>
          </w:tcPr>
          <w:p w14:paraId="0407374B" w14:textId="77777777" w:rsidR="00C962F7" w:rsidRDefault="00C962F7" w:rsidP="00EC4D5B">
            <w:pPr>
              <w:spacing w:beforeLines="60" w:before="144" w:afterLines="60" w:after="144"/>
              <w:jc w:val="both"/>
            </w:pPr>
          </w:p>
        </w:tc>
        <w:tc>
          <w:tcPr>
            <w:tcW w:w="4770" w:type="dxa"/>
          </w:tcPr>
          <w:p w14:paraId="23E0F923" w14:textId="77777777" w:rsidR="00C962F7" w:rsidRDefault="00C962F7" w:rsidP="00EC4D5B">
            <w:pPr>
              <w:spacing w:beforeLines="60" w:before="144" w:afterLines="60" w:after="144"/>
              <w:jc w:val="both"/>
            </w:pPr>
          </w:p>
        </w:tc>
      </w:tr>
      <w:tr w:rsidR="00C962F7" w14:paraId="2D9783D2" w14:textId="77777777" w:rsidTr="00E75C84">
        <w:trPr>
          <w:trHeight w:val="351"/>
        </w:trPr>
        <w:tc>
          <w:tcPr>
            <w:tcW w:w="1310" w:type="dxa"/>
            <w:vMerge/>
          </w:tcPr>
          <w:p w14:paraId="26B8408F" w14:textId="77777777" w:rsidR="00C962F7" w:rsidRDefault="00C962F7" w:rsidP="00EC4D5B">
            <w:pPr>
              <w:spacing w:beforeLines="60" w:before="144" w:afterLines="60" w:after="144"/>
              <w:jc w:val="both"/>
            </w:pPr>
          </w:p>
        </w:tc>
        <w:tc>
          <w:tcPr>
            <w:tcW w:w="1474" w:type="dxa"/>
          </w:tcPr>
          <w:p w14:paraId="05917283" w14:textId="77777777" w:rsidR="00C962F7" w:rsidRDefault="00C962F7" w:rsidP="00EC4D5B">
            <w:pPr>
              <w:spacing w:beforeLines="60" w:before="144" w:afterLines="60" w:after="144"/>
              <w:jc w:val="both"/>
            </w:pPr>
            <w:r>
              <w:t>pointlist</w:t>
            </w:r>
          </w:p>
        </w:tc>
        <w:tc>
          <w:tcPr>
            <w:tcW w:w="2166" w:type="dxa"/>
          </w:tcPr>
          <w:p w14:paraId="37E2C6C9" w14:textId="77777777" w:rsidR="00C962F7" w:rsidRDefault="00C962F7" w:rsidP="00EC4D5B">
            <w:pPr>
              <w:spacing w:beforeLines="60" w:before="144" w:afterLines="60" w:after="144"/>
              <w:jc w:val="both"/>
            </w:pPr>
            <w:r>
              <w:t>flowmeter_datapoints.yml</w:t>
            </w:r>
          </w:p>
        </w:tc>
        <w:tc>
          <w:tcPr>
            <w:tcW w:w="1080" w:type="dxa"/>
          </w:tcPr>
          <w:p w14:paraId="11F0D388" w14:textId="77777777" w:rsidR="00C962F7" w:rsidRDefault="00C962F7" w:rsidP="00EC4D5B">
            <w:pPr>
              <w:spacing w:beforeLines="60" w:before="144" w:afterLines="60" w:after="144"/>
              <w:jc w:val="both"/>
            </w:pPr>
            <w:r>
              <w:t>No</w:t>
            </w:r>
          </w:p>
        </w:tc>
        <w:tc>
          <w:tcPr>
            <w:tcW w:w="4770" w:type="dxa"/>
          </w:tcPr>
          <w:p w14:paraId="5EEFB8F5" w14:textId="77777777" w:rsidR="00C962F7" w:rsidRDefault="00C962F7" w:rsidP="00EC4D5B">
            <w:pPr>
              <w:spacing w:beforeLines="60" w:before="144" w:afterLines="60" w:after="144"/>
              <w:jc w:val="both"/>
            </w:pPr>
          </w:p>
        </w:tc>
      </w:tr>
      <w:tr w:rsidR="00C962F7" w14:paraId="5231FCF1" w14:textId="77777777" w:rsidTr="00E75C84">
        <w:trPr>
          <w:trHeight w:val="339"/>
        </w:trPr>
        <w:tc>
          <w:tcPr>
            <w:tcW w:w="1310" w:type="dxa"/>
            <w:vMerge w:val="restart"/>
          </w:tcPr>
          <w:p w14:paraId="28A8C996" w14:textId="77777777" w:rsidR="00C962F7" w:rsidRDefault="00C962F7" w:rsidP="00EC4D5B">
            <w:pPr>
              <w:spacing w:beforeLines="60" w:before="144" w:afterLines="60" w:after="144"/>
              <w:jc w:val="both"/>
            </w:pPr>
            <w:r>
              <w:t>flowmeter_datapoints.yml</w:t>
            </w:r>
          </w:p>
        </w:tc>
        <w:tc>
          <w:tcPr>
            <w:tcW w:w="1474" w:type="dxa"/>
          </w:tcPr>
          <w:p w14:paraId="6E4A3F1B" w14:textId="12C950A5" w:rsidR="00C962F7" w:rsidRDefault="008D1035" w:rsidP="00EC4D5B">
            <w:pPr>
              <w:spacing w:beforeLines="60" w:before="144" w:afterLines="60" w:after="144"/>
              <w:jc w:val="both"/>
            </w:pPr>
            <w:r>
              <w:t>File</w:t>
            </w:r>
          </w:p>
        </w:tc>
        <w:tc>
          <w:tcPr>
            <w:tcW w:w="2166" w:type="dxa"/>
          </w:tcPr>
          <w:p w14:paraId="3163D0D1" w14:textId="77777777" w:rsidR="00C962F7" w:rsidRDefault="00C962F7" w:rsidP="00EC4D5B">
            <w:pPr>
              <w:spacing w:beforeLines="60" w:before="144" w:afterLines="60" w:after="144"/>
              <w:jc w:val="both"/>
            </w:pPr>
          </w:p>
        </w:tc>
        <w:tc>
          <w:tcPr>
            <w:tcW w:w="1080" w:type="dxa"/>
          </w:tcPr>
          <w:p w14:paraId="5D4EABE1" w14:textId="77777777" w:rsidR="00C962F7" w:rsidRDefault="00C962F7" w:rsidP="00EC4D5B">
            <w:pPr>
              <w:spacing w:beforeLines="60" w:before="144" w:afterLines="60" w:after="144"/>
              <w:jc w:val="both"/>
            </w:pPr>
          </w:p>
        </w:tc>
        <w:tc>
          <w:tcPr>
            <w:tcW w:w="4770" w:type="dxa"/>
          </w:tcPr>
          <w:p w14:paraId="2E24BB4B" w14:textId="2117000B" w:rsidR="00C962F7" w:rsidRDefault="00C962F7" w:rsidP="00EC4D5B">
            <w:pPr>
              <w:spacing w:beforeLines="60" w:before="144" w:afterLines="60" w:after="144"/>
              <w:jc w:val="both"/>
            </w:pPr>
            <w:r>
              <w:t>This file contains all information of datapoint</w:t>
            </w:r>
            <w:r w:rsidR="008059CB">
              <w:t xml:space="preserve">. One datapoint YML file corresponds to </w:t>
            </w:r>
            <w:r w:rsidR="006F3C8C">
              <w:t xml:space="preserve">one </w:t>
            </w:r>
            <w:r w:rsidR="00907451">
              <w:t xml:space="preserve">SparkPlug template definition. The YML file name (without extension) corresponds to </w:t>
            </w:r>
            <w:r w:rsidR="005E3B81">
              <w:t>SparkPlug template name.</w:t>
            </w:r>
          </w:p>
        </w:tc>
      </w:tr>
      <w:tr w:rsidR="008D1035" w14:paraId="53E1F7F3" w14:textId="77777777" w:rsidTr="00E75C84">
        <w:trPr>
          <w:trHeight w:val="363"/>
        </w:trPr>
        <w:tc>
          <w:tcPr>
            <w:tcW w:w="1310" w:type="dxa"/>
            <w:vMerge/>
          </w:tcPr>
          <w:p w14:paraId="2DBFB93C" w14:textId="77777777" w:rsidR="008D1035" w:rsidRDefault="008D1035" w:rsidP="00EC4D5B">
            <w:pPr>
              <w:spacing w:beforeLines="60" w:before="144" w:afterLines="60" w:after="144"/>
              <w:jc w:val="both"/>
            </w:pPr>
          </w:p>
        </w:tc>
        <w:tc>
          <w:tcPr>
            <w:tcW w:w="1474" w:type="dxa"/>
          </w:tcPr>
          <w:p w14:paraId="2F320F1C" w14:textId="301D8180" w:rsidR="008D1035" w:rsidRDefault="008D1035" w:rsidP="00EC4D5B">
            <w:pPr>
              <w:spacing w:beforeLines="60" w:before="144" w:afterLines="60" w:after="144"/>
              <w:jc w:val="both"/>
            </w:pPr>
            <w:r>
              <w:t>version</w:t>
            </w:r>
          </w:p>
        </w:tc>
        <w:tc>
          <w:tcPr>
            <w:tcW w:w="2166" w:type="dxa"/>
          </w:tcPr>
          <w:p w14:paraId="2E7A769F" w14:textId="77777777" w:rsidR="008D1035" w:rsidRDefault="008D1035" w:rsidP="00EC4D5B">
            <w:pPr>
              <w:spacing w:beforeLines="60" w:before="144" w:afterLines="60" w:after="144"/>
              <w:jc w:val="both"/>
            </w:pPr>
          </w:p>
        </w:tc>
        <w:tc>
          <w:tcPr>
            <w:tcW w:w="1080" w:type="dxa"/>
          </w:tcPr>
          <w:p w14:paraId="2B25763F" w14:textId="775FCEA3" w:rsidR="008D1035" w:rsidRDefault="008D1035" w:rsidP="00EC4D5B">
            <w:pPr>
              <w:spacing w:beforeLines="60" w:before="144" w:afterLines="60" w:after="144"/>
              <w:jc w:val="both"/>
            </w:pPr>
            <w:r>
              <w:t>No</w:t>
            </w:r>
          </w:p>
        </w:tc>
        <w:tc>
          <w:tcPr>
            <w:tcW w:w="4770" w:type="dxa"/>
          </w:tcPr>
          <w:p w14:paraId="57362979" w14:textId="3B142F05" w:rsidR="008D1035" w:rsidRDefault="008D1035" w:rsidP="00EC4D5B">
            <w:pPr>
              <w:spacing w:beforeLines="60" w:before="144" w:afterLines="60" w:after="144"/>
              <w:jc w:val="both"/>
            </w:pPr>
            <w:r>
              <w:t>This is a mandatory field</w:t>
            </w:r>
            <w:r w:rsidR="008059CB">
              <w:t>. It is mapped to version of SparkPlug template.</w:t>
            </w:r>
          </w:p>
        </w:tc>
      </w:tr>
      <w:tr w:rsidR="00C962F7" w14:paraId="6134CD6B" w14:textId="77777777" w:rsidTr="00E75C84">
        <w:trPr>
          <w:trHeight w:val="363"/>
        </w:trPr>
        <w:tc>
          <w:tcPr>
            <w:tcW w:w="1310" w:type="dxa"/>
            <w:vMerge/>
          </w:tcPr>
          <w:p w14:paraId="62C19B71" w14:textId="77777777" w:rsidR="00C962F7" w:rsidRDefault="00C962F7" w:rsidP="00EC4D5B">
            <w:pPr>
              <w:spacing w:beforeLines="60" w:before="144" w:afterLines="60" w:after="144"/>
              <w:jc w:val="both"/>
            </w:pPr>
          </w:p>
        </w:tc>
        <w:tc>
          <w:tcPr>
            <w:tcW w:w="1474" w:type="dxa"/>
          </w:tcPr>
          <w:p w14:paraId="38751B7D" w14:textId="77777777" w:rsidR="00C962F7" w:rsidRDefault="00C962F7" w:rsidP="00EC4D5B">
            <w:pPr>
              <w:spacing w:beforeLines="60" w:before="144" w:afterLines="60" w:after="144"/>
              <w:jc w:val="both"/>
            </w:pPr>
            <w:r>
              <w:t>-attributes:</w:t>
            </w:r>
          </w:p>
        </w:tc>
        <w:tc>
          <w:tcPr>
            <w:tcW w:w="2166" w:type="dxa"/>
          </w:tcPr>
          <w:p w14:paraId="7FAC514A" w14:textId="77777777" w:rsidR="00C962F7" w:rsidRDefault="00C962F7" w:rsidP="00EC4D5B">
            <w:pPr>
              <w:spacing w:beforeLines="60" w:before="144" w:afterLines="60" w:after="144"/>
              <w:jc w:val="both"/>
            </w:pPr>
          </w:p>
        </w:tc>
        <w:tc>
          <w:tcPr>
            <w:tcW w:w="1080" w:type="dxa"/>
          </w:tcPr>
          <w:p w14:paraId="10B77DA5" w14:textId="77777777" w:rsidR="00C962F7" w:rsidRDefault="00C962F7" w:rsidP="00EC4D5B">
            <w:pPr>
              <w:spacing w:beforeLines="60" w:before="144" w:afterLines="60" w:after="144"/>
              <w:jc w:val="both"/>
            </w:pPr>
          </w:p>
        </w:tc>
        <w:tc>
          <w:tcPr>
            <w:tcW w:w="4770" w:type="dxa"/>
          </w:tcPr>
          <w:p w14:paraId="6A5BDCDC" w14:textId="77777777" w:rsidR="00C962F7" w:rsidRDefault="00C962F7" w:rsidP="00EC4D5B">
            <w:pPr>
              <w:spacing w:beforeLines="60" w:before="144" w:afterLines="60" w:after="144"/>
              <w:jc w:val="both"/>
            </w:pPr>
          </w:p>
        </w:tc>
      </w:tr>
      <w:tr w:rsidR="00C962F7" w14:paraId="7DDA5903" w14:textId="77777777" w:rsidTr="00E75C84">
        <w:trPr>
          <w:trHeight w:val="351"/>
        </w:trPr>
        <w:tc>
          <w:tcPr>
            <w:tcW w:w="1310" w:type="dxa"/>
            <w:vMerge/>
          </w:tcPr>
          <w:p w14:paraId="41B9787C" w14:textId="77777777" w:rsidR="00C962F7" w:rsidRDefault="00C962F7" w:rsidP="00EC4D5B">
            <w:pPr>
              <w:spacing w:beforeLines="60" w:before="144" w:afterLines="60" w:after="144"/>
              <w:jc w:val="both"/>
            </w:pPr>
          </w:p>
        </w:tc>
        <w:tc>
          <w:tcPr>
            <w:tcW w:w="1474" w:type="dxa"/>
          </w:tcPr>
          <w:p w14:paraId="034FF522" w14:textId="77777777" w:rsidR="00C962F7" w:rsidRDefault="00C962F7" w:rsidP="00EC4D5B">
            <w:pPr>
              <w:spacing w:beforeLines="60" w:before="144" w:afterLines="60" w:after="144"/>
              <w:jc w:val="both"/>
            </w:pPr>
            <w:r>
              <w:t>addr</w:t>
            </w:r>
          </w:p>
        </w:tc>
        <w:tc>
          <w:tcPr>
            <w:tcW w:w="2166" w:type="dxa"/>
          </w:tcPr>
          <w:p w14:paraId="2D7BC2CA" w14:textId="77777777" w:rsidR="00C962F7" w:rsidRDefault="00C962F7" w:rsidP="00EC4D5B">
            <w:pPr>
              <w:spacing w:beforeLines="60" w:before="144" w:afterLines="60" w:after="144"/>
              <w:jc w:val="both"/>
            </w:pPr>
            <w:r>
              <w:t>1</w:t>
            </w:r>
          </w:p>
        </w:tc>
        <w:tc>
          <w:tcPr>
            <w:tcW w:w="1080" w:type="dxa"/>
          </w:tcPr>
          <w:p w14:paraId="7FEC8404" w14:textId="77777777" w:rsidR="00C962F7" w:rsidRDefault="00C962F7" w:rsidP="00EC4D5B">
            <w:pPr>
              <w:spacing w:beforeLines="60" w:before="144" w:afterLines="60" w:after="144"/>
              <w:jc w:val="both"/>
            </w:pPr>
            <w:r>
              <w:t>No</w:t>
            </w:r>
          </w:p>
        </w:tc>
        <w:tc>
          <w:tcPr>
            <w:tcW w:w="4770" w:type="dxa"/>
          </w:tcPr>
          <w:p w14:paraId="2F918CFB" w14:textId="77777777" w:rsidR="00C962F7" w:rsidRDefault="00C962F7" w:rsidP="00EC4D5B">
            <w:pPr>
              <w:spacing w:beforeLines="60" w:before="144" w:afterLines="60" w:after="144"/>
              <w:jc w:val="both"/>
            </w:pPr>
            <w:r>
              <w:t>Address of Slave device (Range 0- 65535)</w:t>
            </w:r>
          </w:p>
        </w:tc>
      </w:tr>
      <w:tr w:rsidR="00C962F7" w14:paraId="3E53A663" w14:textId="77777777" w:rsidTr="00E75C84">
        <w:trPr>
          <w:trHeight w:val="1743"/>
        </w:trPr>
        <w:tc>
          <w:tcPr>
            <w:tcW w:w="1310" w:type="dxa"/>
            <w:vMerge/>
          </w:tcPr>
          <w:p w14:paraId="3C95D482" w14:textId="77777777" w:rsidR="00C962F7" w:rsidRDefault="00C962F7" w:rsidP="00EC4D5B">
            <w:pPr>
              <w:spacing w:beforeLines="60" w:before="144" w:afterLines="60" w:after="144"/>
              <w:jc w:val="both"/>
            </w:pPr>
          </w:p>
        </w:tc>
        <w:tc>
          <w:tcPr>
            <w:tcW w:w="1474" w:type="dxa"/>
          </w:tcPr>
          <w:p w14:paraId="5B0641FD" w14:textId="77777777" w:rsidR="00C962F7" w:rsidRDefault="00C962F7" w:rsidP="00EC4D5B">
            <w:pPr>
              <w:spacing w:beforeLines="60" w:before="144" w:afterLines="60" w:after="144"/>
              <w:jc w:val="both"/>
            </w:pPr>
            <w:r>
              <w:t>type</w:t>
            </w:r>
          </w:p>
        </w:tc>
        <w:tc>
          <w:tcPr>
            <w:tcW w:w="2166" w:type="dxa"/>
          </w:tcPr>
          <w:p w14:paraId="1A1E5AAF" w14:textId="77777777" w:rsidR="00C962F7" w:rsidRDefault="00C962F7" w:rsidP="00EC4D5B">
            <w:pPr>
              <w:spacing w:beforeLines="60" w:before="144" w:afterLines="60" w:after="144"/>
              <w:jc w:val="both"/>
            </w:pPr>
            <w:r>
              <w:t>COIL</w:t>
            </w:r>
          </w:p>
        </w:tc>
        <w:tc>
          <w:tcPr>
            <w:tcW w:w="1080" w:type="dxa"/>
          </w:tcPr>
          <w:p w14:paraId="1989A1E6" w14:textId="77777777" w:rsidR="00C962F7" w:rsidRDefault="00C962F7" w:rsidP="00EC4D5B">
            <w:pPr>
              <w:spacing w:beforeLines="60" w:before="144" w:afterLines="60" w:after="144"/>
              <w:jc w:val="both"/>
            </w:pPr>
            <w:r>
              <w:t>No</w:t>
            </w:r>
          </w:p>
        </w:tc>
        <w:tc>
          <w:tcPr>
            <w:tcW w:w="4770" w:type="dxa"/>
          </w:tcPr>
          <w:p w14:paraId="5014C27B" w14:textId="77777777" w:rsidR="00C962F7" w:rsidRDefault="00C962F7" w:rsidP="00EC4D5B">
            <w:pPr>
              <w:spacing w:beforeLines="60" w:before="144" w:afterLines="60" w:after="144"/>
              <w:jc w:val="both"/>
            </w:pPr>
            <w:r>
              <w:t>Function code String.</w:t>
            </w:r>
          </w:p>
          <w:p w14:paraId="4775BEED" w14:textId="77777777" w:rsidR="00C962F7" w:rsidRDefault="00C962F7" w:rsidP="00EC4D5B">
            <w:pPr>
              <w:spacing w:beforeLines="60" w:before="144" w:afterLines="60" w:after="144"/>
              <w:jc w:val="both"/>
            </w:pPr>
            <w:r>
              <w:t>F.C. 0x01= COIL</w:t>
            </w:r>
          </w:p>
          <w:p w14:paraId="0B2A6690" w14:textId="77777777" w:rsidR="00C962F7" w:rsidRDefault="00C962F7" w:rsidP="00EC4D5B">
            <w:pPr>
              <w:spacing w:beforeLines="60" w:before="144" w:afterLines="60" w:after="144"/>
              <w:jc w:val="both"/>
            </w:pPr>
            <w:r>
              <w:t>F.C. 0x02=DISCRETE_INPUT</w:t>
            </w:r>
          </w:p>
          <w:p w14:paraId="74AD5B54" w14:textId="77777777" w:rsidR="00C962F7" w:rsidRDefault="00C962F7" w:rsidP="00EC4D5B">
            <w:pPr>
              <w:spacing w:beforeLines="60" w:before="144" w:afterLines="60" w:after="144"/>
              <w:jc w:val="both"/>
            </w:pPr>
            <w:r>
              <w:t>F.C. 0x03=HOLDING_REGISTER</w:t>
            </w:r>
          </w:p>
          <w:p w14:paraId="3995AE7C" w14:textId="77777777" w:rsidR="00C962F7" w:rsidRDefault="00C962F7" w:rsidP="00EC4D5B">
            <w:pPr>
              <w:spacing w:beforeLines="60" w:before="144" w:afterLines="60" w:after="144"/>
              <w:jc w:val="both"/>
            </w:pPr>
            <w:r>
              <w:t>F.C. 0x04=INPUT_REGISTER</w:t>
            </w:r>
          </w:p>
        </w:tc>
      </w:tr>
      <w:tr w:rsidR="00C962F7" w14:paraId="63849580" w14:textId="77777777" w:rsidTr="00E75C84">
        <w:trPr>
          <w:trHeight w:val="351"/>
        </w:trPr>
        <w:tc>
          <w:tcPr>
            <w:tcW w:w="1310" w:type="dxa"/>
            <w:vMerge/>
          </w:tcPr>
          <w:p w14:paraId="2A22E78D" w14:textId="77777777" w:rsidR="00C962F7" w:rsidRDefault="00C962F7" w:rsidP="00EC4D5B">
            <w:pPr>
              <w:spacing w:beforeLines="60" w:before="144" w:afterLines="60" w:after="144"/>
              <w:jc w:val="both"/>
            </w:pPr>
          </w:p>
        </w:tc>
        <w:tc>
          <w:tcPr>
            <w:tcW w:w="1474" w:type="dxa"/>
          </w:tcPr>
          <w:p w14:paraId="1819DFEC" w14:textId="77777777" w:rsidR="00C962F7" w:rsidRDefault="00C962F7" w:rsidP="00EC4D5B">
            <w:pPr>
              <w:spacing w:beforeLines="60" w:before="144" w:afterLines="60" w:after="144"/>
              <w:jc w:val="both"/>
            </w:pPr>
            <w:r>
              <w:t>width</w:t>
            </w:r>
          </w:p>
        </w:tc>
        <w:tc>
          <w:tcPr>
            <w:tcW w:w="2166" w:type="dxa"/>
          </w:tcPr>
          <w:p w14:paraId="33B01017" w14:textId="77777777" w:rsidR="00C962F7" w:rsidRDefault="00C962F7" w:rsidP="00EC4D5B">
            <w:pPr>
              <w:spacing w:beforeLines="60" w:before="144" w:afterLines="60" w:after="144"/>
              <w:jc w:val="both"/>
            </w:pPr>
            <w:r>
              <w:t>1</w:t>
            </w:r>
          </w:p>
        </w:tc>
        <w:tc>
          <w:tcPr>
            <w:tcW w:w="1080" w:type="dxa"/>
          </w:tcPr>
          <w:p w14:paraId="04661468" w14:textId="77777777" w:rsidR="00C962F7" w:rsidRDefault="00C962F7" w:rsidP="00EC4D5B">
            <w:pPr>
              <w:spacing w:beforeLines="60" w:before="144" w:afterLines="60" w:after="144"/>
              <w:jc w:val="both"/>
            </w:pPr>
            <w:r>
              <w:t>No</w:t>
            </w:r>
          </w:p>
        </w:tc>
        <w:tc>
          <w:tcPr>
            <w:tcW w:w="4770" w:type="dxa"/>
          </w:tcPr>
          <w:p w14:paraId="5B298949" w14:textId="2CD7C9E7" w:rsidR="00CA509B" w:rsidRDefault="00C962F7" w:rsidP="00EC4D5B">
            <w:pPr>
              <w:spacing w:beforeLines="60" w:before="144" w:afterLines="60" w:after="144"/>
              <w:jc w:val="both"/>
            </w:pPr>
            <w:r>
              <w:t>Number of Registers (Range 1 to 125)</w:t>
            </w:r>
          </w:p>
        </w:tc>
      </w:tr>
      <w:tr w:rsidR="00C962F7" w14:paraId="41440EFD" w14:textId="77777777" w:rsidTr="00E75C84">
        <w:trPr>
          <w:trHeight w:val="363"/>
        </w:trPr>
        <w:tc>
          <w:tcPr>
            <w:tcW w:w="1310" w:type="dxa"/>
            <w:vMerge/>
          </w:tcPr>
          <w:p w14:paraId="7068437D" w14:textId="77777777" w:rsidR="00C962F7" w:rsidRDefault="00C962F7" w:rsidP="00EC4D5B">
            <w:pPr>
              <w:spacing w:beforeLines="60" w:before="144" w:afterLines="60" w:after="144"/>
              <w:jc w:val="both"/>
            </w:pPr>
          </w:p>
        </w:tc>
        <w:tc>
          <w:tcPr>
            <w:tcW w:w="1474" w:type="dxa"/>
          </w:tcPr>
          <w:p w14:paraId="6AF1F324" w14:textId="77777777" w:rsidR="00C962F7" w:rsidRDefault="00C962F7" w:rsidP="00EC4D5B">
            <w:pPr>
              <w:spacing w:beforeLines="60" w:before="144" w:afterLines="60" w:after="144"/>
              <w:jc w:val="both"/>
            </w:pPr>
            <w:r>
              <w:t>Id</w:t>
            </w:r>
          </w:p>
        </w:tc>
        <w:tc>
          <w:tcPr>
            <w:tcW w:w="2166" w:type="dxa"/>
          </w:tcPr>
          <w:p w14:paraId="5F099919" w14:textId="77777777" w:rsidR="00C962F7" w:rsidRDefault="00C962F7" w:rsidP="00EC4D5B">
            <w:pPr>
              <w:spacing w:beforeLines="60" w:before="144" w:afterLines="60" w:after="144"/>
              <w:jc w:val="both"/>
            </w:pPr>
            <w:r>
              <w:t>Flow</w:t>
            </w:r>
          </w:p>
        </w:tc>
        <w:tc>
          <w:tcPr>
            <w:tcW w:w="1080" w:type="dxa"/>
          </w:tcPr>
          <w:p w14:paraId="0E433904" w14:textId="77777777" w:rsidR="00C962F7" w:rsidRDefault="00C962F7" w:rsidP="00EC4D5B">
            <w:pPr>
              <w:spacing w:beforeLines="60" w:before="144" w:afterLines="60" w:after="144"/>
              <w:jc w:val="both"/>
            </w:pPr>
            <w:r>
              <w:t>No</w:t>
            </w:r>
          </w:p>
        </w:tc>
        <w:tc>
          <w:tcPr>
            <w:tcW w:w="4770" w:type="dxa"/>
          </w:tcPr>
          <w:p w14:paraId="43EEF544" w14:textId="77777777" w:rsidR="00C962F7" w:rsidRDefault="00C962F7" w:rsidP="00EC4D5B">
            <w:pPr>
              <w:spacing w:beforeLines="60" w:before="144" w:afterLines="60" w:after="144"/>
              <w:jc w:val="both"/>
            </w:pPr>
            <w:r>
              <w:t>Endpoint name of the Slave device.</w:t>
            </w:r>
          </w:p>
        </w:tc>
      </w:tr>
      <w:tr w:rsidR="00C962F7" w14:paraId="275D5A05" w14:textId="77777777" w:rsidTr="00E75C84">
        <w:trPr>
          <w:trHeight w:val="351"/>
        </w:trPr>
        <w:tc>
          <w:tcPr>
            <w:tcW w:w="1310" w:type="dxa"/>
            <w:vMerge/>
          </w:tcPr>
          <w:p w14:paraId="6AFFDF37" w14:textId="77777777" w:rsidR="00C962F7" w:rsidRDefault="00C962F7" w:rsidP="00EC4D5B">
            <w:pPr>
              <w:spacing w:beforeLines="60" w:before="144" w:afterLines="60" w:after="144"/>
              <w:jc w:val="both"/>
            </w:pPr>
          </w:p>
        </w:tc>
        <w:tc>
          <w:tcPr>
            <w:tcW w:w="1474" w:type="dxa"/>
          </w:tcPr>
          <w:p w14:paraId="752342FA" w14:textId="77777777" w:rsidR="00C962F7" w:rsidRDefault="00C962F7" w:rsidP="00EC4D5B">
            <w:pPr>
              <w:spacing w:beforeLines="60" w:before="144" w:afterLines="60" w:after="144"/>
              <w:jc w:val="both"/>
            </w:pPr>
            <w:r>
              <w:t>wordswap</w:t>
            </w:r>
          </w:p>
        </w:tc>
        <w:tc>
          <w:tcPr>
            <w:tcW w:w="2166" w:type="dxa"/>
          </w:tcPr>
          <w:p w14:paraId="64CD76B7" w14:textId="77777777" w:rsidR="00C962F7" w:rsidRDefault="00C962F7" w:rsidP="00EC4D5B">
            <w:pPr>
              <w:spacing w:beforeLines="60" w:before="144" w:afterLines="60" w:after="144"/>
              <w:jc w:val="both"/>
            </w:pPr>
            <w:r>
              <w:t>true</w:t>
            </w:r>
          </w:p>
        </w:tc>
        <w:tc>
          <w:tcPr>
            <w:tcW w:w="1080" w:type="dxa"/>
          </w:tcPr>
          <w:p w14:paraId="39503B19" w14:textId="77777777" w:rsidR="00C962F7" w:rsidRDefault="00C962F7" w:rsidP="00EC4D5B">
            <w:pPr>
              <w:spacing w:beforeLines="60" w:before="144" w:afterLines="60" w:after="144"/>
              <w:jc w:val="both"/>
            </w:pPr>
            <w:r>
              <w:t>No</w:t>
            </w:r>
          </w:p>
        </w:tc>
        <w:tc>
          <w:tcPr>
            <w:tcW w:w="4770" w:type="dxa"/>
          </w:tcPr>
          <w:p w14:paraId="55F80825" w14:textId="77777777" w:rsidR="00C962F7" w:rsidRDefault="00C962F7" w:rsidP="00EC4D5B">
            <w:pPr>
              <w:spacing w:beforeLines="60" w:before="144" w:afterLines="60" w:after="144"/>
              <w:jc w:val="both"/>
            </w:pPr>
            <w:r>
              <w:t>Swapping of Registers (2 Byte)</w:t>
            </w:r>
          </w:p>
        </w:tc>
      </w:tr>
      <w:tr w:rsidR="00C962F7" w14:paraId="71768250" w14:textId="77777777" w:rsidTr="00E75C84">
        <w:trPr>
          <w:trHeight w:val="351"/>
        </w:trPr>
        <w:tc>
          <w:tcPr>
            <w:tcW w:w="1310" w:type="dxa"/>
            <w:vMerge/>
          </w:tcPr>
          <w:p w14:paraId="43533ED8" w14:textId="77777777" w:rsidR="00C962F7" w:rsidRDefault="00C962F7" w:rsidP="00EC4D5B">
            <w:pPr>
              <w:spacing w:beforeLines="60" w:before="144" w:afterLines="60" w:after="144"/>
              <w:jc w:val="both"/>
            </w:pPr>
          </w:p>
        </w:tc>
        <w:tc>
          <w:tcPr>
            <w:tcW w:w="1474" w:type="dxa"/>
          </w:tcPr>
          <w:p w14:paraId="6B9EB3D1" w14:textId="77777777" w:rsidR="00C962F7" w:rsidRDefault="00C962F7" w:rsidP="00EC4D5B">
            <w:pPr>
              <w:spacing w:beforeLines="60" w:before="144" w:afterLines="60" w:after="144"/>
              <w:jc w:val="both"/>
            </w:pPr>
            <w:r>
              <w:t>byteswap</w:t>
            </w:r>
          </w:p>
        </w:tc>
        <w:tc>
          <w:tcPr>
            <w:tcW w:w="2166" w:type="dxa"/>
          </w:tcPr>
          <w:p w14:paraId="4265407A" w14:textId="77777777" w:rsidR="00C962F7" w:rsidRDefault="00C962F7" w:rsidP="00EC4D5B">
            <w:pPr>
              <w:spacing w:beforeLines="60" w:before="144" w:afterLines="60" w:after="144"/>
              <w:jc w:val="both"/>
            </w:pPr>
            <w:r>
              <w:t>false</w:t>
            </w:r>
          </w:p>
        </w:tc>
        <w:tc>
          <w:tcPr>
            <w:tcW w:w="1080" w:type="dxa"/>
          </w:tcPr>
          <w:p w14:paraId="4167635C" w14:textId="77777777" w:rsidR="00C962F7" w:rsidRDefault="00C962F7" w:rsidP="00EC4D5B">
            <w:pPr>
              <w:spacing w:beforeLines="60" w:before="144" w:afterLines="60" w:after="144"/>
              <w:jc w:val="both"/>
            </w:pPr>
            <w:r>
              <w:t>No</w:t>
            </w:r>
          </w:p>
        </w:tc>
        <w:tc>
          <w:tcPr>
            <w:tcW w:w="4770" w:type="dxa"/>
          </w:tcPr>
          <w:p w14:paraId="365B8E80" w14:textId="77777777" w:rsidR="00C962F7" w:rsidRDefault="00C962F7" w:rsidP="00EC4D5B">
            <w:pPr>
              <w:spacing w:beforeLines="60" w:before="144" w:afterLines="60" w:after="144"/>
              <w:jc w:val="both"/>
            </w:pPr>
            <w:r>
              <w:t>Swapping of Byte in a Register.</w:t>
            </w:r>
          </w:p>
        </w:tc>
      </w:tr>
      <w:tr w:rsidR="00C962F7" w14:paraId="67F454EB" w14:textId="77777777" w:rsidTr="00E75C84">
        <w:trPr>
          <w:trHeight w:val="363"/>
        </w:trPr>
        <w:tc>
          <w:tcPr>
            <w:tcW w:w="1310" w:type="dxa"/>
            <w:vMerge/>
          </w:tcPr>
          <w:p w14:paraId="6A7231A5" w14:textId="77777777" w:rsidR="00C962F7" w:rsidRDefault="00C962F7" w:rsidP="00EC4D5B">
            <w:pPr>
              <w:spacing w:beforeLines="60" w:before="144" w:afterLines="60" w:after="144"/>
              <w:jc w:val="both"/>
            </w:pPr>
          </w:p>
        </w:tc>
        <w:tc>
          <w:tcPr>
            <w:tcW w:w="1474" w:type="dxa"/>
          </w:tcPr>
          <w:p w14:paraId="39E76713" w14:textId="77777777" w:rsidR="00C962F7" w:rsidRDefault="00C962F7" w:rsidP="00EC4D5B">
            <w:pPr>
              <w:spacing w:beforeLines="60" w:before="144" w:afterLines="60" w:after="144"/>
              <w:jc w:val="both"/>
            </w:pPr>
            <w:r>
              <w:t>polling:</w:t>
            </w:r>
          </w:p>
        </w:tc>
        <w:tc>
          <w:tcPr>
            <w:tcW w:w="2166" w:type="dxa"/>
          </w:tcPr>
          <w:p w14:paraId="7D6A1F76" w14:textId="77777777" w:rsidR="00C962F7" w:rsidRDefault="00C962F7" w:rsidP="00EC4D5B">
            <w:pPr>
              <w:spacing w:beforeLines="60" w:before="144" w:afterLines="60" w:after="144"/>
              <w:jc w:val="both"/>
            </w:pPr>
          </w:p>
        </w:tc>
        <w:tc>
          <w:tcPr>
            <w:tcW w:w="1080" w:type="dxa"/>
          </w:tcPr>
          <w:p w14:paraId="6B45F0B8" w14:textId="77777777" w:rsidR="00C962F7" w:rsidRDefault="00C962F7" w:rsidP="00EC4D5B">
            <w:pPr>
              <w:spacing w:beforeLines="60" w:before="144" w:afterLines="60" w:after="144"/>
              <w:jc w:val="both"/>
            </w:pPr>
          </w:p>
        </w:tc>
        <w:tc>
          <w:tcPr>
            <w:tcW w:w="4770" w:type="dxa"/>
          </w:tcPr>
          <w:p w14:paraId="7530B09C" w14:textId="77777777" w:rsidR="00C962F7" w:rsidRDefault="00C962F7" w:rsidP="00EC4D5B">
            <w:pPr>
              <w:spacing w:beforeLines="60" w:before="144" w:afterLines="60" w:after="144"/>
              <w:jc w:val="both"/>
            </w:pPr>
          </w:p>
        </w:tc>
      </w:tr>
      <w:tr w:rsidR="00C962F7" w14:paraId="178BB95F" w14:textId="77777777" w:rsidTr="00E75C84">
        <w:trPr>
          <w:trHeight w:val="351"/>
        </w:trPr>
        <w:tc>
          <w:tcPr>
            <w:tcW w:w="1310" w:type="dxa"/>
            <w:vMerge/>
          </w:tcPr>
          <w:p w14:paraId="236AAC24" w14:textId="77777777" w:rsidR="00C962F7" w:rsidRDefault="00C962F7" w:rsidP="00EC4D5B">
            <w:pPr>
              <w:spacing w:beforeLines="60" w:before="144" w:afterLines="60" w:after="144"/>
              <w:jc w:val="both"/>
            </w:pPr>
          </w:p>
        </w:tc>
        <w:tc>
          <w:tcPr>
            <w:tcW w:w="1474" w:type="dxa"/>
          </w:tcPr>
          <w:p w14:paraId="4E5AA2B7" w14:textId="77777777" w:rsidR="00C962F7" w:rsidRDefault="00C962F7" w:rsidP="00EC4D5B">
            <w:pPr>
              <w:spacing w:beforeLines="60" w:before="144" w:afterLines="60" w:after="144"/>
              <w:jc w:val="both"/>
            </w:pPr>
            <w:r>
              <w:t>pollinginterval</w:t>
            </w:r>
          </w:p>
        </w:tc>
        <w:tc>
          <w:tcPr>
            <w:tcW w:w="2166" w:type="dxa"/>
          </w:tcPr>
          <w:p w14:paraId="062124D2" w14:textId="77777777" w:rsidR="00C962F7" w:rsidRDefault="00C962F7" w:rsidP="00EC4D5B">
            <w:pPr>
              <w:spacing w:beforeLines="60" w:before="144" w:afterLines="60" w:after="144"/>
              <w:jc w:val="both"/>
            </w:pPr>
            <w:r>
              <w:t>250</w:t>
            </w:r>
          </w:p>
        </w:tc>
        <w:tc>
          <w:tcPr>
            <w:tcW w:w="1080" w:type="dxa"/>
          </w:tcPr>
          <w:p w14:paraId="408E33B4" w14:textId="77777777" w:rsidR="00C962F7" w:rsidRDefault="00C962F7" w:rsidP="00EC4D5B">
            <w:pPr>
              <w:spacing w:beforeLines="60" w:before="144" w:afterLines="60" w:after="144"/>
              <w:jc w:val="both"/>
            </w:pPr>
            <w:r>
              <w:t>No</w:t>
            </w:r>
          </w:p>
        </w:tc>
        <w:tc>
          <w:tcPr>
            <w:tcW w:w="4770" w:type="dxa"/>
          </w:tcPr>
          <w:p w14:paraId="2A6248B3" w14:textId="77777777" w:rsidR="00C962F7" w:rsidRDefault="00C962F7" w:rsidP="00EC4D5B">
            <w:pPr>
              <w:spacing w:beforeLines="60" w:before="144" w:afterLines="60" w:after="144"/>
              <w:jc w:val="both"/>
            </w:pPr>
            <w:r>
              <w:t xml:space="preserve">Polling interval in milliseconds. </w:t>
            </w:r>
          </w:p>
        </w:tc>
      </w:tr>
      <w:tr w:rsidR="00C962F7" w14:paraId="2205B951" w14:textId="77777777" w:rsidTr="00E75C84">
        <w:trPr>
          <w:trHeight w:val="351"/>
        </w:trPr>
        <w:tc>
          <w:tcPr>
            <w:tcW w:w="1310" w:type="dxa"/>
            <w:vMerge/>
          </w:tcPr>
          <w:p w14:paraId="665329C8" w14:textId="77777777" w:rsidR="00C962F7" w:rsidRDefault="00C962F7" w:rsidP="00EC4D5B">
            <w:pPr>
              <w:spacing w:beforeLines="60" w:before="144" w:afterLines="60" w:after="144"/>
              <w:jc w:val="both"/>
            </w:pPr>
          </w:p>
        </w:tc>
        <w:tc>
          <w:tcPr>
            <w:tcW w:w="1474" w:type="dxa"/>
          </w:tcPr>
          <w:p w14:paraId="1F76C74F" w14:textId="77777777" w:rsidR="00C962F7" w:rsidRDefault="00C962F7" w:rsidP="00EC4D5B">
            <w:pPr>
              <w:spacing w:beforeLines="60" w:before="144" w:afterLines="60" w:after="144"/>
              <w:jc w:val="both"/>
            </w:pPr>
            <w:r>
              <w:t>realtime</w:t>
            </w:r>
          </w:p>
        </w:tc>
        <w:tc>
          <w:tcPr>
            <w:tcW w:w="2166" w:type="dxa"/>
          </w:tcPr>
          <w:p w14:paraId="2AC8D986" w14:textId="77777777" w:rsidR="00C962F7" w:rsidRDefault="00C962F7" w:rsidP="00EC4D5B">
            <w:pPr>
              <w:spacing w:beforeLines="60" w:before="144" w:afterLines="60" w:after="144"/>
              <w:jc w:val="both"/>
            </w:pPr>
            <w:r>
              <w:t>true</w:t>
            </w:r>
          </w:p>
        </w:tc>
        <w:tc>
          <w:tcPr>
            <w:tcW w:w="1080" w:type="dxa"/>
          </w:tcPr>
          <w:p w14:paraId="764DA984" w14:textId="77777777" w:rsidR="00C962F7" w:rsidRDefault="00C962F7" w:rsidP="00EC4D5B">
            <w:pPr>
              <w:spacing w:beforeLines="60" w:before="144" w:afterLines="60" w:after="144"/>
              <w:jc w:val="both"/>
            </w:pPr>
            <w:r>
              <w:t>Yes</w:t>
            </w:r>
          </w:p>
        </w:tc>
        <w:tc>
          <w:tcPr>
            <w:tcW w:w="4770" w:type="dxa"/>
          </w:tcPr>
          <w:p w14:paraId="1C6D23DE" w14:textId="66761440" w:rsidR="00C962F7" w:rsidRDefault="00C962F7" w:rsidP="00EC4D5B">
            <w:pPr>
              <w:spacing w:beforeLines="60" w:before="144" w:afterLines="60" w:after="144"/>
              <w:jc w:val="both"/>
            </w:pPr>
            <w:r>
              <w:t>Value of this field defines whether a point to be polled in realtime or non-realtime mode.</w:t>
            </w:r>
          </w:p>
        </w:tc>
      </w:tr>
      <w:tr w:rsidR="00C962F7" w14:paraId="71570B92" w14:textId="77777777" w:rsidTr="00E75C84">
        <w:trPr>
          <w:trHeight w:val="351"/>
        </w:trPr>
        <w:tc>
          <w:tcPr>
            <w:tcW w:w="1310" w:type="dxa"/>
            <w:vMerge/>
          </w:tcPr>
          <w:p w14:paraId="75C64892" w14:textId="77777777" w:rsidR="00C962F7" w:rsidRDefault="00C962F7" w:rsidP="00EC4D5B">
            <w:pPr>
              <w:spacing w:beforeLines="60" w:before="144" w:afterLines="60" w:after="144"/>
              <w:jc w:val="both"/>
            </w:pPr>
          </w:p>
        </w:tc>
        <w:tc>
          <w:tcPr>
            <w:tcW w:w="1474" w:type="dxa"/>
          </w:tcPr>
          <w:p w14:paraId="52DAFC0E" w14:textId="77777777" w:rsidR="00C962F7" w:rsidRDefault="00C962F7" w:rsidP="00EC4D5B">
            <w:pPr>
              <w:spacing w:beforeLines="60" w:before="144" w:afterLines="60" w:after="144"/>
              <w:jc w:val="both"/>
            </w:pPr>
            <w:r>
              <w:t>file:</w:t>
            </w:r>
          </w:p>
        </w:tc>
        <w:tc>
          <w:tcPr>
            <w:tcW w:w="2166" w:type="dxa"/>
          </w:tcPr>
          <w:p w14:paraId="36047808" w14:textId="77777777" w:rsidR="00C962F7" w:rsidRDefault="00C962F7" w:rsidP="00EC4D5B">
            <w:pPr>
              <w:spacing w:beforeLines="60" w:before="144" w:afterLines="60" w:after="144"/>
              <w:jc w:val="both"/>
            </w:pPr>
          </w:p>
        </w:tc>
        <w:tc>
          <w:tcPr>
            <w:tcW w:w="1080" w:type="dxa"/>
          </w:tcPr>
          <w:p w14:paraId="647DA7AA" w14:textId="77777777" w:rsidR="00C962F7" w:rsidRDefault="00C962F7" w:rsidP="00EC4D5B">
            <w:pPr>
              <w:spacing w:beforeLines="60" w:before="144" w:afterLines="60" w:after="144"/>
              <w:jc w:val="both"/>
            </w:pPr>
          </w:p>
        </w:tc>
        <w:tc>
          <w:tcPr>
            <w:tcW w:w="4770" w:type="dxa"/>
          </w:tcPr>
          <w:p w14:paraId="43962004" w14:textId="77777777" w:rsidR="00C962F7" w:rsidRDefault="00C962F7" w:rsidP="00EC4D5B">
            <w:pPr>
              <w:spacing w:beforeLines="60" w:before="144" w:afterLines="60" w:after="144"/>
              <w:jc w:val="both"/>
            </w:pPr>
          </w:p>
        </w:tc>
      </w:tr>
      <w:tr w:rsidR="00C962F7" w14:paraId="483F6208" w14:textId="77777777" w:rsidTr="00E75C84">
        <w:trPr>
          <w:trHeight w:val="351"/>
        </w:trPr>
        <w:tc>
          <w:tcPr>
            <w:tcW w:w="1310" w:type="dxa"/>
            <w:vMerge/>
          </w:tcPr>
          <w:p w14:paraId="3363E33D" w14:textId="77777777" w:rsidR="00C962F7" w:rsidRDefault="00C962F7" w:rsidP="00EC4D5B">
            <w:pPr>
              <w:spacing w:beforeLines="60" w:before="144" w:afterLines="60" w:after="144"/>
              <w:jc w:val="both"/>
            </w:pPr>
          </w:p>
        </w:tc>
        <w:tc>
          <w:tcPr>
            <w:tcW w:w="1474" w:type="dxa"/>
          </w:tcPr>
          <w:p w14:paraId="1A11771A" w14:textId="77777777" w:rsidR="00C962F7" w:rsidRDefault="00C962F7" w:rsidP="00EC4D5B">
            <w:pPr>
              <w:spacing w:beforeLines="60" w:before="144" w:afterLines="60" w:after="144"/>
              <w:jc w:val="both"/>
            </w:pPr>
            <w:r>
              <w:t>author</w:t>
            </w:r>
          </w:p>
        </w:tc>
        <w:tc>
          <w:tcPr>
            <w:tcW w:w="2166" w:type="dxa"/>
          </w:tcPr>
          <w:p w14:paraId="2B12CF0D" w14:textId="77777777" w:rsidR="00C962F7" w:rsidRDefault="00C962F7" w:rsidP="00EC4D5B">
            <w:pPr>
              <w:spacing w:beforeLines="60" w:before="144" w:afterLines="60" w:after="144"/>
              <w:jc w:val="both"/>
            </w:pPr>
            <w:r>
              <w:t>Intel</w:t>
            </w:r>
          </w:p>
        </w:tc>
        <w:tc>
          <w:tcPr>
            <w:tcW w:w="1080" w:type="dxa"/>
          </w:tcPr>
          <w:p w14:paraId="0B9DFED1" w14:textId="77777777" w:rsidR="00C962F7" w:rsidRDefault="00C962F7" w:rsidP="00EC4D5B">
            <w:pPr>
              <w:spacing w:beforeLines="60" w:before="144" w:afterLines="60" w:after="144"/>
              <w:jc w:val="both"/>
            </w:pPr>
            <w:r>
              <w:t>Yes</w:t>
            </w:r>
          </w:p>
        </w:tc>
        <w:tc>
          <w:tcPr>
            <w:tcW w:w="4770" w:type="dxa"/>
          </w:tcPr>
          <w:p w14:paraId="47454A47" w14:textId="77777777" w:rsidR="00C962F7" w:rsidRDefault="00C962F7" w:rsidP="00EC4D5B">
            <w:pPr>
              <w:spacing w:beforeLines="60" w:before="144" w:afterLines="60" w:after="144"/>
              <w:jc w:val="both"/>
            </w:pPr>
          </w:p>
        </w:tc>
      </w:tr>
      <w:tr w:rsidR="00C962F7" w14:paraId="61790402" w14:textId="77777777" w:rsidTr="00E75C84">
        <w:trPr>
          <w:trHeight w:val="363"/>
        </w:trPr>
        <w:tc>
          <w:tcPr>
            <w:tcW w:w="1310" w:type="dxa"/>
            <w:vMerge/>
          </w:tcPr>
          <w:p w14:paraId="42A09763" w14:textId="77777777" w:rsidR="00C962F7" w:rsidRDefault="00C962F7" w:rsidP="00EC4D5B">
            <w:pPr>
              <w:spacing w:beforeLines="60" w:before="144" w:afterLines="60" w:after="144"/>
              <w:jc w:val="both"/>
            </w:pPr>
          </w:p>
        </w:tc>
        <w:tc>
          <w:tcPr>
            <w:tcW w:w="1474" w:type="dxa"/>
          </w:tcPr>
          <w:p w14:paraId="25DC7993" w14:textId="77777777" w:rsidR="00C962F7" w:rsidRDefault="00C962F7" w:rsidP="00EC4D5B">
            <w:pPr>
              <w:spacing w:beforeLines="60" w:before="144" w:afterLines="60" w:after="144"/>
              <w:jc w:val="both"/>
            </w:pPr>
            <w:r>
              <w:t>date</w:t>
            </w:r>
          </w:p>
        </w:tc>
        <w:tc>
          <w:tcPr>
            <w:tcW w:w="2166" w:type="dxa"/>
          </w:tcPr>
          <w:p w14:paraId="1630B041" w14:textId="77777777" w:rsidR="00C962F7" w:rsidRDefault="00C962F7" w:rsidP="00EC4D5B">
            <w:pPr>
              <w:spacing w:beforeLines="60" w:before="144" w:afterLines="60" w:after="144"/>
              <w:jc w:val="both"/>
            </w:pPr>
            <w:r>
              <w:t xml:space="preserve">Sun Sep 1 </w:t>
            </w:r>
          </w:p>
        </w:tc>
        <w:tc>
          <w:tcPr>
            <w:tcW w:w="1080" w:type="dxa"/>
          </w:tcPr>
          <w:p w14:paraId="64E67BC3" w14:textId="77777777" w:rsidR="00C962F7" w:rsidRDefault="00C962F7" w:rsidP="00EC4D5B">
            <w:pPr>
              <w:spacing w:beforeLines="60" w:before="144" w:afterLines="60" w:after="144"/>
              <w:jc w:val="both"/>
            </w:pPr>
            <w:r>
              <w:t>Yes</w:t>
            </w:r>
          </w:p>
        </w:tc>
        <w:tc>
          <w:tcPr>
            <w:tcW w:w="4770" w:type="dxa"/>
          </w:tcPr>
          <w:p w14:paraId="7926D2FC" w14:textId="77777777" w:rsidR="00C962F7" w:rsidRDefault="00C962F7" w:rsidP="00EC4D5B">
            <w:pPr>
              <w:spacing w:beforeLines="60" w:before="144" w:afterLines="60" w:after="144"/>
              <w:jc w:val="both"/>
            </w:pPr>
          </w:p>
        </w:tc>
      </w:tr>
      <w:tr w:rsidR="00C962F7" w14:paraId="786E0ED2" w14:textId="77777777" w:rsidTr="00E75C84">
        <w:trPr>
          <w:trHeight w:val="351"/>
        </w:trPr>
        <w:tc>
          <w:tcPr>
            <w:tcW w:w="1310" w:type="dxa"/>
            <w:vMerge/>
          </w:tcPr>
          <w:p w14:paraId="7A9BA14E" w14:textId="77777777" w:rsidR="00C962F7" w:rsidRDefault="00C962F7" w:rsidP="00EC4D5B">
            <w:pPr>
              <w:spacing w:beforeLines="60" w:before="144" w:afterLines="60" w:after="144"/>
              <w:jc w:val="both"/>
            </w:pPr>
          </w:p>
        </w:tc>
        <w:tc>
          <w:tcPr>
            <w:tcW w:w="1474" w:type="dxa"/>
          </w:tcPr>
          <w:p w14:paraId="3F8832B5" w14:textId="77777777" w:rsidR="00C962F7" w:rsidRDefault="00C962F7" w:rsidP="00EC4D5B">
            <w:pPr>
              <w:spacing w:beforeLines="60" w:before="144" w:afterLines="60" w:after="144"/>
              <w:jc w:val="both"/>
            </w:pPr>
            <w:r>
              <w:t>description</w:t>
            </w:r>
          </w:p>
        </w:tc>
        <w:tc>
          <w:tcPr>
            <w:tcW w:w="2166" w:type="dxa"/>
          </w:tcPr>
          <w:p w14:paraId="670E2FE1" w14:textId="77777777" w:rsidR="00C962F7" w:rsidRDefault="00C962F7" w:rsidP="00EC4D5B">
            <w:pPr>
              <w:spacing w:beforeLines="60" w:before="144" w:afterLines="60" w:after="144"/>
              <w:jc w:val="both"/>
            </w:pPr>
          </w:p>
        </w:tc>
        <w:tc>
          <w:tcPr>
            <w:tcW w:w="1080" w:type="dxa"/>
          </w:tcPr>
          <w:p w14:paraId="264FBAAF" w14:textId="77777777" w:rsidR="00C962F7" w:rsidRDefault="00C962F7" w:rsidP="00EC4D5B">
            <w:pPr>
              <w:spacing w:beforeLines="60" w:before="144" w:afterLines="60" w:after="144"/>
              <w:jc w:val="both"/>
            </w:pPr>
          </w:p>
        </w:tc>
        <w:tc>
          <w:tcPr>
            <w:tcW w:w="4770" w:type="dxa"/>
          </w:tcPr>
          <w:p w14:paraId="5BB98D49" w14:textId="77777777" w:rsidR="00C962F7" w:rsidRDefault="00C962F7" w:rsidP="00EC4D5B">
            <w:pPr>
              <w:spacing w:beforeLines="60" w:before="144" w:afterLines="60" w:after="144"/>
              <w:jc w:val="both"/>
            </w:pPr>
          </w:p>
        </w:tc>
      </w:tr>
      <w:tr w:rsidR="00C962F7" w14:paraId="761FCB3A" w14:textId="77777777" w:rsidTr="00E75C84">
        <w:trPr>
          <w:trHeight w:val="351"/>
        </w:trPr>
        <w:tc>
          <w:tcPr>
            <w:tcW w:w="1310" w:type="dxa"/>
            <w:vMerge/>
          </w:tcPr>
          <w:p w14:paraId="313B7E4F" w14:textId="77777777" w:rsidR="00C962F7" w:rsidRDefault="00C962F7" w:rsidP="00EC4D5B">
            <w:pPr>
              <w:spacing w:beforeLines="60" w:before="144" w:afterLines="60" w:after="144"/>
              <w:jc w:val="both"/>
            </w:pPr>
          </w:p>
        </w:tc>
        <w:tc>
          <w:tcPr>
            <w:tcW w:w="1474" w:type="dxa"/>
          </w:tcPr>
          <w:p w14:paraId="52696574" w14:textId="77777777" w:rsidR="00C962F7" w:rsidRDefault="00C962F7" w:rsidP="00EC4D5B">
            <w:pPr>
              <w:spacing w:beforeLines="60" w:before="144" w:afterLines="60" w:after="144"/>
              <w:jc w:val="both"/>
            </w:pPr>
            <w:r>
              <w:t>version</w:t>
            </w:r>
          </w:p>
        </w:tc>
        <w:tc>
          <w:tcPr>
            <w:tcW w:w="2166" w:type="dxa"/>
          </w:tcPr>
          <w:p w14:paraId="3065FB4B" w14:textId="77777777" w:rsidR="00C962F7" w:rsidRDefault="00C962F7" w:rsidP="00EC4D5B">
            <w:pPr>
              <w:spacing w:beforeLines="60" w:before="144" w:afterLines="60" w:after="144"/>
              <w:jc w:val="both"/>
            </w:pPr>
          </w:p>
        </w:tc>
        <w:tc>
          <w:tcPr>
            <w:tcW w:w="1080" w:type="dxa"/>
          </w:tcPr>
          <w:p w14:paraId="53663227" w14:textId="77777777" w:rsidR="00C962F7" w:rsidRDefault="00C962F7" w:rsidP="00EC4D5B">
            <w:pPr>
              <w:spacing w:beforeLines="60" w:before="144" w:afterLines="60" w:after="144"/>
              <w:jc w:val="both"/>
            </w:pPr>
          </w:p>
        </w:tc>
        <w:tc>
          <w:tcPr>
            <w:tcW w:w="4770" w:type="dxa"/>
          </w:tcPr>
          <w:p w14:paraId="129EEE11" w14:textId="77777777" w:rsidR="00C962F7" w:rsidRDefault="00C962F7" w:rsidP="00EC4D5B">
            <w:pPr>
              <w:spacing w:beforeLines="60" w:before="144" w:afterLines="60" w:after="144"/>
              <w:jc w:val="both"/>
            </w:pPr>
          </w:p>
        </w:tc>
      </w:tr>
    </w:tbl>
    <w:p w14:paraId="1B37B07A" w14:textId="247AA42F" w:rsidR="00160D50" w:rsidRDefault="00160D50" w:rsidP="00160D50">
      <w:pPr>
        <w:pStyle w:val="Body"/>
        <w:spacing w:before="0"/>
        <w:rPr>
          <w:rFonts w:ascii="Courier New" w:hAnsi="Courier New" w:cs="Courier New"/>
          <w:iCs/>
        </w:rPr>
      </w:pPr>
    </w:p>
    <w:p w14:paraId="772C7812" w14:textId="365C3A0C" w:rsidR="00561C8B" w:rsidRDefault="00561C8B" w:rsidP="00561C8B">
      <w:pPr>
        <w:pStyle w:val="Heading2"/>
      </w:pPr>
      <w:bookmarkStart w:id="73" w:name="_Toc59562016"/>
      <w:r>
        <w:t xml:space="preserve">How to add/edit/delete new </w:t>
      </w:r>
      <w:r w:rsidR="00CB57F9">
        <w:t>wellhead</w:t>
      </w:r>
      <w:r>
        <w:t>/device/point configurations</w:t>
      </w:r>
      <w:bookmarkEnd w:id="73"/>
    </w:p>
    <w:p w14:paraId="2DB460ED" w14:textId="0B94B9CA" w:rsidR="00561C8B" w:rsidRDefault="00561C8B" w:rsidP="00C253D1">
      <w:pPr>
        <w:pStyle w:val="Body"/>
        <w:numPr>
          <w:ilvl w:val="2"/>
          <w:numId w:val="20"/>
        </w:numPr>
        <w:ind w:left="360"/>
        <w:jc w:val="both"/>
      </w:pPr>
      <w:r>
        <w:t xml:space="preserve">User can add/update/edit/delete </w:t>
      </w:r>
      <w:r w:rsidR="00EA36CD">
        <w:t>Oil well configurations files (</w:t>
      </w:r>
      <w:r>
        <w:t>YML files</w:t>
      </w:r>
      <w:r w:rsidR="00EA36CD">
        <w:t>)</w:t>
      </w:r>
      <w:r>
        <w:t xml:space="preserve"> from /opt/intel/eis/uwc_data directory</w:t>
      </w:r>
    </w:p>
    <w:p w14:paraId="2671E51A" w14:textId="3EFF520E" w:rsidR="00EA36CD" w:rsidRDefault="00EA36CD" w:rsidP="00C253D1">
      <w:pPr>
        <w:pStyle w:val="ListParagraph"/>
        <w:numPr>
          <w:ilvl w:val="2"/>
          <w:numId w:val="20"/>
        </w:numPr>
        <w:spacing w:before="60" w:after="60" w:line="276" w:lineRule="auto"/>
        <w:ind w:left="360"/>
        <w:jc w:val="both"/>
      </w:pPr>
      <w:r w:rsidRPr="00E57FC5">
        <w:t>Open a terminal and go to EdgeInsightsSoftware-v2.1-PV/IEdgeInsights directory</w:t>
      </w:r>
    </w:p>
    <w:p w14:paraId="6335B329" w14:textId="77777777" w:rsidR="00EA36CD" w:rsidRDefault="00EA36CD" w:rsidP="00C253D1">
      <w:pPr>
        <w:pStyle w:val="Body"/>
        <w:numPr>
          <w:ilvl w:val="2"/>
          <w:numId w:val="20"/>
        </w:numPr>
        <w:ind w:left="360"/>
        <w:jc w:val="both"/>
      </w:pPr>
      <w:r>
        <w:t xml:space="preserve">Run below command to apply new Oil well site configurations </w:t>
      </w:r>
    </w:p>
    <w:p w14:paraId="73D6F8DD" w14:textId="06821CAA" w:rsidR="00EA36CD" w:rsidRDefault="00EA36CD" w:rsidP="00C253D1">
      <w:pPr>
        <w:pStyle w:val="Body"/>
        <w:ind w:firstLine="360"/>
        <w:jc w:val="both"/>
        <w:rPr>
          <w:rFonts w:ascii="Courier New" w:hAnsi="Courier New" w:cs="Courier New"/>
          <w:color w:val="auto"/>
        </w:rPr>
      </w:pPr>
      <w:r w:rsidRPr="009F4C2C">
        <w:rPr>
          <w:rFonts w:ascii="Courier New" w:hAnsi="Courier New" w:cs="Courier New"/>
          <w:color w:val="auto"/>
        </w:rPr>
        <w:t>sudo ./05_applyConfigChanges.sh</w:t>
      </w:r>
    </w:p>
    <w:p w14:paraId="4892563C" w14:textId="574D3FA9" w:rsidR="00EA36CD" w:rsidRDefault="00EA36CD" w:rsidP="00C253D1">
      <w:pPr>
        <w:pStyle w:val="Body"/>
        <w:ind w:firstLine="360"/>
        <w:jc w:val="both"/>
        <w:rPr>
          <w:rFonts w:ascii="Courier New" w:hAnsi="Courier New" w:cs="Courier New"/>
          <w:color w:val="auto"/>
        </w:rPr>
      </w:pPr>
      <w:r>
        <w:rPr>
          <w:rFonts w:ascii="Courier New" w:hAnsi="Courier New" w:cs="Courier New"/>
          <w:color w:val="auto"/>
        </w:rPr>
        <w:t>Note: this script will restart all UWC docker containers</w:t>
      </w:r>
    </w:p>
    <w:p w14:paraId="2760A44C" w14:textId="05AC9FA3" w:rsidR="00931149" w:rsidRDefault="00931149" w:rsidP="00931149">
      <w:pPr>
        <w:pStyle w:val="Heading2"/>
      </w:pPr>
      <w:bookmarkStart w:id="74" w:name="_Toc59562017"/>
      <w:r>
        <w:t>KPI App Configuration</w:t>
      </w:r>
      <w:bookmarkEnd w:id="74"/>
      <w:r>
        <w:t xml:space="preserve"> </w:t>
      </w:r>
    </w:p>
    <w:p w14:paraId="418BBB6B" w14:textId="67E9187C" w:rsidR="00931149" w:rsidRDefault="00C13A48" w:rsidP="00931149">
      <w:pPr>
        <w:pStyle w:val="Body"/>
        <w:jc w:val="both"/>
      </w:pPr>
      <w:r>
        <w:t>Following is a sample configuration file for KPI App.</w:t>
      </w:r>
    </w:p>
    <w:p w14:paraId="1F1AB049" w14:textId="61012764" w:rsidR="00C13A48" w:rsidRDefault="00C13A48" w:rsidP="00931149">
      <w:pPr>
        <w:pStyle w:val="Body"/>
        <w:spacing w:before="0"/>
        <w:jc w:val="both"/>
        <w:rPr>
          <w:rFonts w:ascii="Courier New" w:hAnsi="Courier New" w:cs="Courier New"/>
          <w:iCs/>
        </w:rPr>
      </w:pPr>
    </w:p>
    <w:p w14:paraId="51E857D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w:t>
      </w:r>
    </w:p>
    <w:p w14:paraId="597E777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file:</w:t>
      </w:r>
    </w:p>
    <w:p w14:paraId="63B92DEC"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version: "1.0.0"</w:t>
      </w:r>
    </w:p>
    <w:p w14:paraId="5223AAF3"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author: "Intel"</w:t>
      </w:r>
    </w:p>
    <w:p w14:paraId="3D61FB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date: "Sun Sep 1 13:34:13 PDT 2020"</w:t>
      </w:r>
    </w:p>
    <w:p w14:paraId="72FC30C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description: "KPI App Config File"</w:t>
      </w:r>
    </w:p>
    <w:p w14:paraId="4FE92DD8" w14:textId="77777777" w:rsidR="00C13A48" w:rsidRPr="00C13A48" w:rsidRDefault="00C13A48" w:rsidP="00C13A48">
      <w:pPr>
        <w:pStyle w:val="Body"/>
        <w:spacing w:before="0"/>
        <w:jc w:val="both"/>
        <w:rPr>
          <w:rFonts w:ascii="Courier New" w:hAnsi="Courier New" w:cs="Courier New"/>
          <w:iCs/>
        </w:rPr>
      </w:pPr>
    </w:p>
    <w:p w14:paraId="1A862B6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isMQTTModeApp: false</w:t>
      </w:r>
    </w:p>
    <w:p w14:paraId="283BB1B6" w14:textId="77777777" w:rsidR="00C13A48" w:rsidRPr="00C13A48" w:rsidRDefault="00C13A48" w:rsidP="00C13A48">
      <w:pPr>
        <w:pStyle w:val="Body"/>
        <w:spacing w:before="0"/>
        <w:jc w:val="both"/>
        <w:rPr>
          <w:rFonts w:ascii="Courier New" w:hAnsi="Courier New" w:cs="Courier New"/>
          <w:iCs/>
        </w:rPr>
      </w:pPr>
    </w:p>
    <w:p w14:paraId="138B05F4"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timeToRun_Minutes: 10</w:t>
      </w:r>
    </w:p>
    <w:p w14:paraId="57702E37" w14:textId="77777777" w:rsidR="00C13A48" w:rsidRPr="00C13A48" w:rsidRDefault="00C13A48" w:rsidP="00C13A48">
      <w:pPr>
        <w:pStyle w:val="Body"/>
        <w:spacing w:before="0"/>
        <w:jc w:val="both"/>
        <w:rPr>
          <w:rFonts w:ascii="Courier New" w:hAnsi="Courier New" w:cs="Courier New"/>
          <w:iCs/>
        </w:rPr>
      </w:pPr>
    </w:p>
    <w:p w14:paraId="45CD079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isRTModeForPolledPoints: true</w:t>
      </w:r>
    </w:p>
    <w:p w14:paraId="65A8E73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isRTModeForWriteOp: true</w:t>
      </w:r>
    </w:p>
    <w:p w14:paraId="1BBA63F9" w14:textId="77777777" w:rsidR="00C13A48" w:rsidRPr="00C13A48" w:rsidRDefault="00C13A48" w:rsidP="00C13A48">
      <w:pPr>
        <w:pStyle w:val="Body"/>
        <w:spacing w:before="0"/>
        <w:jc w:val="both"/>
        <w:rPr>
          <w:rFonts w:ascii="Courier New" w:hAnsi="Courier New" w:cs="Courier New"/>
          <w:iCs/>
        </w:rPr>
      </w:pPr>
    </w:p>
    <w:p w14:paraId="2A4FE5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This section lists down number of control loops. </w:t>
      </w:r>
    </w:p>
    <w:p w14:paraId="56262BD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For each control loop, following information is presented:</w:t>
      </w:r>
    </w:p>
    <w:p w14:paraId="116C93E0"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lastRenderedPageBreak/>
        <w:t xml:space="preserve"># 1. Point being polled </w:t>
      </w:r>
    </w:p>
    <w:p w14:paraId="0D71B7C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2. Point and value to be used for writing </w:t>
      </w:r>
    </w:p>
    <w:p w14:paraId="5EA3A74E"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3. Delay to be used before sending a write operation. </w:t>
      </w:r>
    </w:p>
    <w:p w14:paraId="50BBB719"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controlLoopDataPointMapping:</w:t>
      </w:r>
    </w:p>
    <w:p w14:paraId="4C6C155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polled_point: "/flowmeter/PL0/P1"</w:t>
      </w:r>
    </w:p>
    <w:p w14:paraId="697BB3F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5</w:t>
      </w:r>
    </w:p>
    <w:p w14:paraId="49B3491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7E07F30F"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datapoint: "/iou/PL0/D1"</w:t>
      </w:r>
    </w:p>
    <w:p w14:paraId="1204826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dataval: "0x01"</w:t>
      </w:r>
    </w:p>
    <w:p w14:paraId="520AADDC" w14:textId="77777777" w:rsidR="00C13A48" w:rsidRPr="00C13A48" w:rsidRDefault="00C13A48" w:rsidP="00C13A48">
      <w:pPr>
        <w:pStyle w:val="Body"/>
        <w:spacing w:before="0"/>
        <w:jc w:val="both"/>
        <w:rPr>
          <w:rFonts w:ascii="Courier New" w:hAnsi="Courier New" w:cs="Courier New"/>
          <w:iCs/>
        </w:rPr>
      </w:pPr>
    </w:p>
    <w:p w14:paraId="7EBCBCF7"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polled_point: "/flowmeter/PL0/P2"</w:t>
      </w:r>
    </w:p>
    <w:p w14:paraId="29AA4D1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15</w:t>
      </w:r>
    </w:p>
    <w:p w14:paraId="055C1A7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3970EA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datapoint: "/flowmeter/PL0/D2"</w:t>
      </w:r>
    </w:p>
    <w:p w14:paraId="04510897" w14:textId="3BE30574" w:rsidR="00C13A48" w:rsidRPr="009D7C8A"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dataval: "0x1234"</w:t>
      </w:r>
    </w:p>
    <w:p w14:paraId="4CFD5FE9" w14:textId="5C812067" w:rsidR="00931149" w:rsidRDefault="00931149" w:rsidP="00516139">
      <w:pPr>
        <w:pStyle w:val="Body"/>
      </w:pPr>
    </w:p>
    <w:p w14:paraId="760D2A20" w14:textId="77777777" w:rsidR="006A00B8" w:rsidRDefault="006A00B8" w:rsidP="006A00B8">
      <w:pPr>
        <w:pStyle w:val="Body"/>
        <w:jc w:val="both"/>
      </w:pPr>
      <w:r>
        <w:t>Following is a description of each field.</w:t>
      </w:r>
    </w:p>
    <w:p w14:paraId="72160F40" w14:textId="77777777" w:rsidR="006A00B8" w:rsidRDefault="006A00B8" w:rsidP="006A00B8">
      <w:pPr>
        <w:pStyle w:val="Body"/>
        <w:jc w:val="both"/>
      </w:pPr>
    </w:p>
    <w:tbl>
      <w:tblPr>
        <w:tblStyle w:val="TableGrid"/>
        <w:tblW w:w="0" w:type="auto"/>
        <w:tblLook w:val="04A0" w:firstRow="1" w:lastRow="0" w:firstColumn="1" w:lastColumn="0" w:noHBand="0" w:noVBand="1"/>
      </w:tblPr>
      <w:tblGrid>
        <w:gridCol w:w="2977"/>
        <w:gridCol w:w="1312"/>
        <w:gridCol w:w="3601"/>
      </w:tblGrid>
      <w:tr w:rsidR="006A00B8" w14:paraId="108489E8" w14:textId="77777777" w:rsidTr="00321B3F">
        <w:tc>
          <w:tcPr>
            <w:tcW w:w="2377" w:type="dxa"/>
            <w:vAlign w:val="center"/>
          </w:tcPr>
          <w:p w14:paraId="5353F8C5" w14:textId="77777777" w:rsidR="006A00B8" w:rsidRDefault="006A00B8" w:rsidP="00321B3F">
            <w:pPr>
              <w:pStyle w:val="Body"/>
              <w:spacing w:before="60" w:after="60"/>
              <w:jc w:val="both"/>
            </w:pPr>
            <w:r>
              <w:t>Field</w:t>
            </w:r>
          </w:p>
        </w:tc>
        <w:tc>
          <w:tcPr>
            <w:tcW w:w="1398" w:type="dxa"/>
            <w:vAlign w:val="center"/>
          </w:tcPr>
          <w:p w14:paraId="577B7468" w14:textId="77777777" w:rsidR="006A00B8" w:rsidRDefault="006A00B8" w:rsidP="00321B3F">
            <w:pPr>
              <w:pStyle w:val="Body"/>
              <w:spacing w:before="60" w:after="60"/>
              <w:jc w:val="both"/>
            </w:pPr>
            <w:r>
              <w:t>Values</w:t>
            </w:r>
          </w:p>
        </w:tc>
        <w:tc>
          <w:tcPr>
            <w:tcW w:w="4115" w:type="dxa"/>
            <w:vAlign w:val="center"/>
          </w:tcPr>
          <w:p w14:paraId="362DA7A1" w14:textId="77777777" w:rsidR="006A00B8" w:rsidRDefault="006A00B8" w:rsidP="00321B3F">
            <w:pPr>
              <w:pStyle w:val="Body"/>
              <w:spacing w:before="60" w:after="60"/>
              <w:jc w:val="both"/>
            </w:pPr>
            <w:r>
              <w:t>Description</w:t>
            </w:r>
          </w:p>
        </w:tc>
      </w:tr>
      <w:tr w:rsidR="006A00B8" w14:paraId="35B02B39" w14:textId="77777777" w:rsidTr="00321B3F">
        <w:tc>
          <w:tcPr>
            <w:tcW w:w="2377" w:type="dxa"/>
            <w:vAlign w:val="center"/>
          </w:tcPr>
          <w:p w14:paraId="47AB4885" w14:textId="56A652CD" w:rsidR="006A00B8" w:rsidRDefault="006A00B8" w:rsidP="00321B3F">
            <w:pPr>
              <w:pStyle w:val="Body"/>
              <w:spacing w:before="60" w:after="60"/>
              <w:jc w:val="both"/>
            </w:pPr>
            <w:r w:rsidRPr="00C13A48">
              <w:rPr>
                <w:rFonts w:ascii="Courier New" w:hAnsi="Courier New" w:cs="Courier New"/>
                <w:iCs/>
              </w:rPr>
              <w:t>isMQTTModeApp</w:t>
            </w:r>
          </w:p>
        </w:tc>
        <w:tc>
          <w:tcPr>
            <w:tcW w:w="1398" w:type="dxa"/>
            <w:vAlign w:val="center"/>
          </w:tcPr>
          <w:p w14:paraId="1109FBD9" w14:textId="5DF66938" w:rsidR="006A00B8" w:rsidRDefault="006A00B8" w:rsidP="00321B3F">
            <w:pPr>
              <w:pStyle w:val="Body"/>
              <w:spacing w:before="60" w:after="60"/>
              <w:jc w:val="both"/>
            </w:pPr>
            <w:r>
              <w:t>boolean</w:t>
            </w:r>
          </w:p>
        </w:tc>
        <w:tc>
          <w:tcPr>
            <w:tcW w:w="4115" w:type="dxa"/>
            <w:vAlign w:val="center"/>
          </w:tcPr>
          <w:p w14:paraId="408E357D" w14:textId="77777777" w:rsidR="006A00B8" w:rsidRDefault="006A00B8" w:rsidP="006A00B8">
            <w:pPr>
              <w:pStyle w:val="Body"/>
              <w:spacing w:before="60" w:after="60"/>
              <w:jc w:val="both"/>
            </w:pPr>
            <w:r>
              <w:t>This field tells whether application runs based on ZMQ or MQTT</w:t>
            </w:r>
          </w:p>
          <w:p w14:paraId="2AA6D1AE" w14:textId="77777777" w:rsidR="006A00B8" w:rsidRDefault="006A00B8" w:rsidP="006A00B8">
            <w:pPr>
              <w:pStyle w:val="Body"/>
              <w:spacing w:before="60" w:after="60"/>
              <w:jc w:val="both"/>
            </w:pPr>
            <w:r>
              <w:t>Default value is false i.e. ZMQ based app.</w:t>
            </w:r>
          </w:p>
          <w:p w14:paraId="470F6C07" w14:textId="530E12E5" w:rsidR="006A00B8" w:rsidRDefault="006A00B8" w:rsidP="006A00B8">
            <w:pPr>
              <w:pStyle w:val="Body"/>
              <w:spacing w:before="60" w:after="60"/>
              <w:jc w:val="both"/>
            </w:pPr>
            <w:r>
              <w:t>Value can be true or false. Set to true for using MQTT based model.</w:t>
            </w:r>
          </w:p>
        </w:tc>
      </w:tr>
      <w:tr w:rsidR="006A00B8" w14:paraId="0E591466" w14:textId="77777777" w:rsidTr="00321B3F">
        <w:tc>
          <w:tcPr>
            <w:tcW w:w="2377" w:type="dxa"/>
            <w:vAlign w:val="center"/>
          </w:tcPr>
          <w:p w14:paraId="42770C03" w14:textId="30D1CE4E" w:rsidR="006A00B8" w:rsidRPr="007D19B3" w:rsidRDefault="006A00B8" w:rsidP="00321B3F">
            <w:pPr>
              <w:pStyle w:val="Body"/>
              <w:spacing w:before="60" w:after="60"/>
              <w:jc w:val="both"/>
              <w:rPr>
                <w:rFonts w:ascii="Courier New" w:hAnsi="Courier New" w:cs="Courier New"/>
                <w:iCs/>
              </w:rPr>
            </w:pPr>
            <w:r w:rsidRPr="00C13A48">
              <w:rPr>
                <w:rFonts w:ascii="Courier New" w:hAnsi="Courier New" w:cs="Courier New"/>
                <w:iCs/>
              </w:rPr>
              <w:t>timeToRun_Minutes</w:t>
            </w:r>
          </w:p>
        </w:tc>
        <w:tc>
          <w:tcPr>
            <w:tcW w:w="1398" w:type="dxa"/>
            <w:vAlign w:val="center"/>
          </w:tcPr>
          <w:p w14:paraId="6C14B4EA" w14:textId="184D47C8" w:rsidR="006A00B8" w:rsidRDefault="006A00B8" w:rsidP="00321B3F">
            <w:pPr>
              <w:pStyle w:val="Body"/>
              <w:spacing w:before="60" w:after="60"/>
              <w:jc w:val="both"/>
            </w:pPr>
            <w:r>
              <w:t>Number</w:t>
            </w:r>
          </w:p>
        </w:tc>
        <w:tc>
          <w:tcPr>
            <w:tcW w:w="4115" w:type="dxa"/>
            <w:vAlign w:val="center"/>
          </w:tcPr>
          <w:p w14:paraId="5F4BB4A8" w14:textId="77777777" w:rsidR="006A00B8" w:rsidRDefault="006A00B8" w:rsidP="006A00B8">
            <w:pPr>
              <w:pStyle w:val="Body"/>
              <w:spacing w:before="60" w:after="60"/>
              <w:jc w:val="both"/>
            </w:pPr>
            <w:r>
              <w:t>This field tells the duration (in minutes) for which this app will run.</w:t>
            </w:r>
          </w:p>
          <w:p w14:paraId="765E6E17" w14:textId="77777777" w:rsidR="006A00B8" w:rsidRDefault="006A00B8" w:rsidP="006A00B8">
            <w:pPr>
              <w:pStyle w:val="Body"/>
              <w:spacing w:before="60" w:after="60"/>
              <w:jc w:val="both"/>
            </w:pPr>
            <w:r>
              <w:t xml:space="preserve">Set to 0 for no limit. </w:t>
            </w:r>
          </w:p>
          <w:p w14:paraId="716D6F70" w14:textId="1FB25920" w:rsidR="006A00B8" w:rsidRPr="00DD3E2D" w:rsidRDefault="006A00B8" w:rsidP="006A00B8">
            <w:pPr>
              <w:pStyle w:val="Body"/>
              <w:spacing w:before="60" w:after="60"/>
              <w:jc w:val="both"/>
            </w:pPr>
            <w:r>
              <w:t>Default value is 0 if this field is missing or has incorrect value.</w:t>
            </w:r>
          </w:p>
        </w:tc>
      </w:tr>
      <w:tr w:rsidR="006A00B8" w14:paraId="6BA08C79" w14:textId="77777777" w:rsidTr="00321B3F">
        <w:tc>
          <w:tcPr>
            <w:tcW w:w="2377" w:type="dxa"/>
            <w:vAlign w:val="center"/>
          </w:tcPr>
          <w:p w14:paraId="1A63858B" w14:textId="0B76AE96"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isRTModeForPolledPoints</w:t>
            </w:r>
          </w:p>
        </w:tc>
        <w:tc>
          <w:tcPr>
            <w:tcW w:w="1398" w:type="dxa"/>
            <w:vAlign w:val="center"/>
          </w:tcPr>
          <w:p w14:paraId="7706E1CF" w14:textId="45F115DD" w:rsidR="006A00B8" w:rsidRDefault="006A00B8" w:rsidP="00321B3F">
            <w:pPr>
              <w:pStyle w:val="Body"/>
              <w:spacing w:before="60" w:after="60"/>
              <w:jc w:val="both"/>
            </w:pPr>
            <w:r>
              <w:t>boolean</w:t>
            </w:r>
          </w:p>
        </w:tc>
        <w:tc>
          <w:tcPr>
            <w:tcW w:w="4115" w:type="dxa"/>
            <w:vAlign w:val="center"/>
          </w:tcPr>
          <w:p w14:paraId="118EA7C3" w14:textId="5A52307F" w:rsidR="006A00B8" w:rsidRDefault="006A00B8" w:rsidP="006A00B8">
            <w:pPr>
              <w:pStyle w:val="Body"/>
              <w:spacing w:before="60" w:after="60"/>
              <w:jc w:val="both"/>
            </w:pPr>
            <w:r>
              <w:t>This field tells which mode (RT or Non-RT) is used to monitor "polling" in control loop.</w:t>
            </w:r>
          </w:p>
          <w:p w14:paraId="28C68F73" w14:textId="77777777" w:rsidR="006A00B8" w:rsidRDefault="006A00B8" w:rsidP="006A00B8">
            <w:pPr>
              <w:pStyle w:val="Body"/>
              <w:spacing w:before="60" w:after="60"/>
              <w:jc w:val="both"/>
            </w:pPr>
            <w:r>
              <w:t>For ZMQ-based app, RT polling topics will be scanned if set to true.</w:t>
            </w:r>
          </w:p>
          <w:p w14:paraId="5E11CADE" w14:textId="6479FDAD" w:rsidR="006A00B8" w:rsidRDefault="006A00B8" w:rsidP="006A00B8">
            <w:pPr>
              <w:pStyle w:val="Body"/>
              <w:spacing w:before="60" w:after="60"/>
              <w:jc w:val="both"/>
            </w:pPr>
            <w:r>
              <w:t>This field has no effect in case of MQTT-based app.</w:t>
            </w:r>
          </w:p>
        </w:tc>
      </w:tr>
      <w:tr w:rsidR="006A00B8" w14:paraId="26EE01D9" w14:textId="77777777" w:rsidTr="00321B3F">
        <w:tc>
          <w:tcPr>
            <w:tcW w:w="2377" w:type="dxa"/>
            <w:vAlign w:val="center"/>
          </w:tcPr>
          <w:p w14:paraId="0A705883" w14:textId="58EDEF4F" w:rsidR="006A00B8" w:rsidRDefault="006A00B8" w:rsidP="00321B3F">
            <w:pPr>
              <w:pStyle w:val="Body"/>
              <w:spacing w:before="60" w:after="60"/>
              <w:jc w:val="both"/>
            </w:pPr>
            <w:r w:rsidRPr="00C13A48">
              <w:rPr>
                <w:rFonts w:ascii="Courier New" w:hAnsi="Courier New" w:cs="Courier New"/>
                <w:iCs/>
              </w:rPr>
              <w:t>isRTModeForWriteOp</w:t>
            </w:r>
          </w:p>
        </w:tc>
        <w:tc>
          <w:tcPr>
            <w:tcW w:w="1398" w:type="dxa"/>
            <w:vAlign w:val="center"/>
          </w:tcPr>
          <w:p w14:paraId="130049B2" w14:textId="17260A30" w:rsidR="006A00B8" w:rsidRDefault="006A00B8" w:rsidP="00321B3F">
            <w:pPr>
              <w:pStyle w:val="Body"/>
              <w:spacing w:before="60" w:after="60"/>
              <w:jc w:val="both"/>
            </w:pPr>
            <w:r>
              <w:t>boolean</w:t>
            </w:r>
          </w:p>
        </w:tc>
        <w:tc>
          <w:tcPr>
            <w:tcW w:w="4115" w:type="dxa"/>
            <w:vAlign w:val="center"/>
          </w:tcPr>
          <w:p w14:paraId="23D9BBDF" w14:textId="77777777" w:rsidR="006A00B8" w:rsidRDefault="006A00B8" w:rsidP="006A00B8">
            <w:pPr>
              <w:pStyle w:val="Body"/>
              <w:spacing w:before="60" w:after="60"/>
              <w:jc w:val="both"/>
            </w:pPr>
            <w:r>
              <w:t>This field tells which mode (RT or Non-RT) needs to be used for "write operation" in control loop.</w:t>
            </w:r>
          </w:p>
          <w:p w14:paraId="73093173" w14:textId="77777777" w:rsidR="006A00B8" w:rsidRDefault="006A00B8" w:rsidP="006A00B8">
            <w:pPr>
              <w:pStyle w:val="Body"/>
              <w:spacing w:before="60" w:after="60"/>
              <w:jc w:val="both"/>
            </w:pPr>
            <w:r>
              <w:t>When initiatiating a write request, "realtime" field in JSON payload will be set if RT is needed.</w:t>
            </w:r>
          </w:p>
          <w:p w14:paraId="25D2E6D3" w14:textId="42BB0801" w:rsidR="006A00B8" w:rsidRDefault="006A00B8" w:rsidP="006A00B8">
            <w:pPr>
              <w:pStyle w:val="Body"/>
              <w:spacing w:before="60" w:after="60"/>
              <w:jc w:val="both"/>
            </w:pPr>
            <w:r>
              <w:lastRenderedPageBreak/>
              <w:t>For ZMQ-based app, RT write-reponse topics will be scanned if set to true.</w:t>
            </w:r>
          </w:p>
        </w:tc>
      </w:tr>
      <w:tr w:rsidR="006A00B8" w14:paraId="3A770695" w14:textId="77777777" w:rsidTr="00321B3F">
        <w:tc>
          <w:tcPr>
            <w:tcW w:w="7890" w:type="dxa"/>
            <w:gridSpan w:val="3"/>
            <w:vAlign w:val="center"/>
          </w:tcPr>
          <w:p w14:paraId="13C9A977" w14:textId="4C22DE9B" w:rsidR="006A00B8" w:rsidRDefault="006A00B8" w:rsidP="00321B3F">
            <w:pPr>
              <w:pStyle w:val="Body"/>
              <w:spacing w:before="60" w:after="60"/>
              <w:jc w:val="both"/>
            </w:pPr>
            <w:r>
              <w:lastRenderedPageBreak/>
              <w:t>Sub fields for “</w:t>
            </w:r>
            <w:r w:rsidRPr="00C13A48">
              <w:rPr>
                <w:rFonts w:ascii="Courier New" w:hAnsi="Courier New" w:cs="Courier New"/>
                <w:iCs/>
              </w:rPr>
              <w:t>controlLoopDataPointMapping</w:t>
            </w:r>
            <w:r>
              <w:t>” group</w:t>
            </w:r>
          </w:p>
        </w:tc>
      </w:tr>
      <w:tr w:rsidR="006A00B8" w14:paraId="56C7980D" w14:textId="77777777" w:rsidTr="00321B3F">
        <w:tc>
          <w:tcPr>
            <w:tcW w:w="2377" w:type="dxa"/>
            <w:vAlign w:val="center"/>
          </w:tcPr>
          <w:p w14:paraId="03445F7E" w14:textId="1A04AA0F" w:rsidR="006A00B8" w:rsidRDefault="006A00B8" w:rsidP="00321B3F">
            <w:pPr>
              <w:pStyle w:val="Body"/>
              <w:spacing w:before="60" w:after="60"/>
              <w:jc w:val="both"/>
            </w:pPr>
            <w:r w:rsidRPr="00C13A48">
              <w:rPr>
                <w:rFonts w:ascii="Courier New" w:hAnsi="Courier New" w:cs="Courier New"/>
                <w:iCs/>
              </w:rPr>
              <w:t>polled_point</w:t>
            </w:r>
          </w:p>
        </w:tc>
        <w:tc>
          <w:tcPr>
            <w:tcW w:w="1398" w:type="dxa"/>
            <w:vAlign w:val="center"/>
          </w:tcPr>
          <w:p w14:paraId="711024AF" w14:textId="77777777" w:rsidR="006A00B8" w:rsidRDefault="006A00B8" w:rsidP="00321B3F">
            <w:pPr>
              <w:pStyle w:val="Body"/>
              <w:spacing w:before="60" w:after="60"/>
              <w:jc w:val="both"/>
            </w:pPr>
            <w:r>
              <w:t>String</w:t>
            </w:r>
          </w:p>
        </w:tc>
        <w:tc>
          <w:tcPr>
            <w:tcW w:w="4115" w:type="dxa"/>
            <w:vAlign w:val="center"/>
          </w:tcPr>
          <w:p w14:paraId="135C4B76" w14:textId="2D8F168E" w:rsidR="006A00B8" w:rsidRDefault="006A00B8" w:rsidP="00321B3F">
            <w:pPr>
              <w:pStyle w:val="Body"/>
              <w:spacing w:before="60" w:after="60"/>
              <w:jc w:val="both"/>
            </w:pPr>
            <w:r>
              <w:t xml:space="preserve">It defines point to be monitored for “polling” in the control loop. </w:t>
            </w:r>
          </w:p>
        </w:tc>
      </w:tr>
      <w:tr w:rsidR="006A00B8" w14:paraId="2C511DCA" w14:textId="77777777" w:rsidTr="00321B3F">
        <w:tc>
          <w:tcPr>
            <w:tcW w:w="2377" w:type="dxa"/>
            <w:vAlign w:val="center"/>
          </w:tcPr>
          <w:p w14:paraId="42210EAD" w14:textId="4ED3D1E9" w:rsidR="006A00B8" w:rsidRDefault="006A00B8" w:rsidP="00321B3F">
            <w:pPr>
              <w:pStyle w:val="Body"/>
              <w:spacing w:before="60" w:after="60"/>
              <w:jc w:val="both"/>
            </w:pPr>
            <w:r w:rsidRPr="00C13A48">
              <w:rPr>
                <w:rFonts w:ascii="Courier New" w:hAnsi="Courier New" w:cs="Courier New"/>
                <w:iCs/>
              </w:rPr>
              <w:t>delay_msec</w:t>
            </w:r>
          </w:p>
        </w:tc>
        <w:tc>
          <w:tcPr>
            <w:tcW w:w="1398" w:type="dxa"/>
            <w:vAlign w:val="center"/>
          </w:tcPr>
          <w:p w14:paraId="093CE887" w14:textId="0104F12B" w:rsidR="006A00B8" w:rsidRDefault="006A00B8" w:rsidP="00321B3F">
            <w:pPr>
              <w:pStyle w:val="Body"/>
              <w:spacing w:before="60" w:after="60"/>
              <w:jc w:val="both"/>
            </w:pPr>
            <w:r>
              <w:rPr>
                <w:rFonts w:ascii="Courier New" w:hAnsi="Courier New" w:cs="Courier New"/>
                <w:iCs/>
              </w:rPr>
              <w:t xml:space="preserve">Number </w:t>
            </w:r>
          </w:p>
        </w:tc>
        <w:tc>
          <w:tcPr>
            <w:tcW w:w="4115" w:type="dxa"/>
            <w:vAlign w:val="center"/>
          </w:tcPr>
          <w:p w14:paraId="765EAAD2" w14:textId="77777777" w:rsidR="006A00B8" w:rsidRDefault="006A00B8" w:rsidP="006A00B8">
            <w:pPr>
              <w:pStyle w:val="Body"/>
              <w:spacing w:before="60" w:after="60"/>
              <w:jc w:val="both"/>
            </w:pPr>
            <w:r>
              <w:t xml:space="preserve">It defines delay (in milliseconds) to be used before sending a write operation once polling data is available in a control loop. </w:t>
            </w:r>
          </w:p>
          <w:p w14:paraId="00B1492E" w14:textId="28CC2523" w:rsidR="006A00B8" w:rsidRDefault="006A00B8" w:rsidP="006A00B8">
            <w:pPr>
              <w:pStyle w:val="Body"/>
              <w:spacing w:before="60" w:after="60"/>
              <w:jc w:val="both"/>
            </w:pPr>
            <w:r>
              <w:t>Default value of delay is 5 msec if this field is missing or has incorrect value.</w:t>
            </w:r>
          </w:p>
        </w:tc>
      </w:tr>
      <w:tr w:rsidR="006A00B8" w14:paraId="04A2B35D" w14:textId="77777777" w:rsidTr="00321B3F">
        <w:tc>
          <w:tcPr>
            <w:tcW w:w="2377" w:type="dxa"/>
            <w:vAlign w:val="center"/>
          </w:tcPr>
          <w:p w14:paraId="2EA8A4DC" w14:textId="2C69BF88"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write_operation</w:t>
            </w:r>
          </w:p>
        </w:tc>
        <w:tc>
          <w:tcPr>
            <w:tcW w:w="1398" w:type="dxa"/>
            <w:vAlign w:val="center"/>
          </w:tcPr>
          <w:p w14:paraId="16C95042" w14:textId="77777777" w:rsidR="006A00B8" w:rsidRPr="00DD3E2D" w:rsidRDefault="006A00B8" w:rsidP="00321B3F">
            <w:pPr>
              <w:pStyle w:val="Body"/>
              <w:spacing w:before="60" w:after="60"/>
              <w:jc w:val="both"/>
              <w:rPr>
                <w:rFonts w:ascii="Courier New" w:hAnsi="Courier New" w:cs="Courier New"/>
                <w:iCs/>
              </w:rPr>
            </w:pPr>
          </w:p>
        </w:tc>
        <w:tc>
          <w:tcPr>
            <w:tcW w:w="4115" w:type="dxa"/>
            <w:vAlign w:val="center"/>
          </w:tcPr>
          <w:p w14:paraId="4418C0A1" w14:textId="40A5D592" w:rsidR="006A00B8" w:rsidRPr="00DD3E2D" w:rsidRDefault="006A00B8" w:rsidP="00321B3F">
            <w:pPr>
              <w:pStyle w:val="Body"/>
              <w:spacing w:before="60" w:after="60"/>
              <w:jc w:val="both"/>
            </w:pPr>
            <w:r>
              <w:t xml:space="preserve">This is a group field. It defines all the parameters required to </w:t>
            </w:r>
            <w:r w:rsidR="00DC742F">
              <w:t>initiate a write request for the control loop.</w:t>
            </w:r>
          </w:p>
        </w:tc>
      </w:tr>
      <w:tr w:rsidR="006A00B8" w14:paraId="5DB81DE8" w14:textId="77777777" w:rsidTr="00321B3F">
        <w:tc>
          <w:tcPr>
            <w:tcW w:w="2377" w:type="dxa"/>
            <w:vAlign w:val="center"/>
          </w:tcPr>
          <w:p w14:paraId="283A01E6" w14:textId="4B428139"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datapoint</w:t>
            </w:r>
          </w:p>
        </w:tc>
        <w:tc>
          <w:tcPr>
            <w:tcW w:w="1398" w:type="dxa"/>
            <w:vAlign w:val="center"/>
          </w:tcPr>
          <w:p w14:paraId="54678BA0" w14:textId="077142C5"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364665F" w14:textId="05D43076" w:rsidR="006A00B8" w:rsidRPr="00DD3E2D" w:rsidRDefault="00DC742F" w:rsidP="00321B3F">
            <w:pPr>
              <w:pStyle w:val="Body"/>
              <w:spacing w:before="60" w:after="60"/>
              <w:jc w:val="both"/>
            </w:pPr>
            <w:r>
              <w:t>It defines point to be used for sending “write request” in the control loop.</w:t>
            </w:r>
          </w:p>
        </w:tc>
      </w:tr>
      <w:tr w:rsidR="006A00B8" w14:paraId="64D60931" w14:textId="77777777" w:rsidTr="00321B3F">
        <w:tc>
          <w:tcPr>
            <w:tcW w:w="2377" w:type="dxa"/>
            <w:vAlign w:val="center"/>
          </w:tcPr>
          <w:p w14:paraId="73937196" w14:textId="1736F84A"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dataval</w:t>
            </w:r>
          </w:p>
        </w:tc>
        <w:tc>
          <w:tcPr>
            <w:tcW w:w="1398" w:type="dxa"/>
            <w:vAlign w:val="center"/>
          </w:tcPr>
          <w:p w14:paraId="7A797782" w14:textId="6F0CEBB8"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0EAA559" w14:textId="7A3406CF" w:rsidR="006A00B8" w:rsidRPr="00DD3E2D" w:rsidRDefault="00DC742F" w:rsidP="00321B3F">
            <w:pPr>
              <w:pStyle w:val="Body"/>
              <w:spacing w:before="60" w:after="60"/>
              <w:jc w:val="both"/>
            </w:pPr>
            <w:r>
              <w:t>It defines value to be used in “write request” in the control loop.</w:t>
            </w:r>
          </w:p>
        </w:tc>
      </w:tr>
    </w:tbl>
    <w:p w14:paraId="3EF08B14" w14:textId="77777777" w:rsidR="006A00B8" w:rsidRDefault="006A00B8" w:rsidP="006A00B8">
      <w:pPr>
        <w:pStyle w:val="Body"/>
      </w:pPr>
    </w:p>
    <w:p w14:paraId="60C4F52B" w14:textId="58849103" w:rsidR="006A00B8" w:rsidRDefault="00DC742F" w:rsidP="00516139">
      <w:pPr>
        <w:pStyle w:val="Body"/>
      </w:pPr>
      <w:r>
        <w:t>Please note following: This configuration file should be created manually with following considerations:</w:t>
      </w:r>
    </w:p>
    <w:p w14:paraId="3DC34EA4" w14:textId="1B877017" w:rsidR="00DC742F" w:rsidRDefault="00DC742F" w:rsidP="00DC742F">
      <w:pPr>
        <w:pStyle w:val="Body"/>
        <w:numPr>
          <w:ilvl w:val="0"/>
          <w:numId w:val="67"/>
        </w:numPr>
      </w:pPr>
      <w:r>
        <w:t>The points in “</w:t>
      </w:r>
      <w:r w:rsidR="001E57F5" w:rsidRPr="00C13A48">
        <w:rPr>
          <w:rFonts w:ascii="Courier New" w:hAnsi="Courier New" w:cs="Courier New"/>
          <w:iCs/>
        </w:rPr>
        <w:t>polled_point</w:t>
      </w:r>
      <w:r>
        <w:t>” and “</w:t>
      </w:r>
      <w:r w:rsidR="001E57F5" w:rsidRPr="00C13A48">
        <w:rPr>
          <w:rFonts w:ascii="Courier New" w:hAnsi="Courier New" w:cs="Courier New"/>
          <w:iCs/>
        </w:rPr>
        <w:t>datapoint</w:t>
      </w:r>
      <w:r>
        <w:t>” fields in this file should be configured as per actual configuration in wellhead, device and datapoints config files.</w:t>
      </w:r>
    </w:p>
    <w:p w14:paraId="1A759592" w14:textId="54FDAB6F" w:rsidR="00DC742F" w:rsidRDefault="00DC742F" w:rsidP="008D30C4">
      <w:pPr>
        <w:pStyle w:val="Body"/>
        <w:ind w:left="720"/>
      </w:pPr>
      <w:r>
        <w:t xml:space="preserve">E.g. If a point to be polled is not present in </w:t>
      </w:r>
      <w:r w:rsidR="001E57F5">
        <w:t>datapoints config file, then data for that control loop will not be collected.</w:t>
      </w:r>
    </w:p>
    <w:p w14:paraId="3625444A" w14:textId="2B32D3F7" w:rsidR="00DC742F" w:rsidRDefault="001E57F5" w:rsidP="00DC742F">
      <w:pPr>
        <w:pStyle w:val="Body"/>
        <w:numPr>
          <w:ilvl w:val="0"/>
          <w:numId w:val="67"/>
        </w:numPr>
      </w:pPr>
      <w:r>
        <w:t>If the points being polled are configured as “realtime” in datapoints config file, then “</w:t>
      </w:r>
      <w:r w:rsidRPr="00C13A48">
        <w:rPr>
          <w:rFonts w:ascii="Courier New" w:hAnsi="Courier New" w:cs="Courier New"/>
          <w:iCs/>
        </w:rPr>
        <w:t>isRTModeForPolledPoints</w:t>
      </w:r>
      <w:r>
        <w:t>” should be set to “</w:t>
      </w:r>
      <w:r>
        <w:rPr>
          <w:rFonts w:ascii="Courier New" w:hAnsi="Courier New" w:cs="Courier New"/>
          <w:iCs/>
        </w:rPr>
        <w:t>true</w:t>
      </w:r>
      <w:r>
        <w:t>”. It should be set to “</w:t>
      </w:r>
      <w:r>
        <w:rPr>
          <w:rFonts w:ascii="Courier New" w:hAnsi="Courier New" w:cs="Courier New"/>
          <w:iCs/>
        </w:rPr>
        <w:t>false</w:t>
      </w:r>
      <w:r>
        <w:t>” otherwise.</w:t>
      </w:r>
    </w:p>
    <w:p w14:paraId="57B7260B" w14:textId="77777777" w:rsidR="001E57F5" w:rsidRDefault="001E57F5" w:rsidP="00DC742F">
      <w:pPr>
        <w:pStyle w:val="Body"/>
        <w:numPr>
          <w:ilvl w:val="0"/>
          <w:numId w:val="67"/>
        </w:numPr>
      </w:pPr>
      <w:r>
        <w:t>ZMQ-based KPI App can monitor either RT or Non-RT points at a time.</w:t>
      </w:r>
    </w:p>
    <w:p w14:paraId="57FA7B21" w14:textId="18AC025B" w:rsidR="001E57F5" w:rsidRPr="00AE3D29" w:rsidRDefault="001E57F5" w:rsidP="008D30C4">
      <w:pPr>
        <w:pStyle w:val="Body"/>
        <w:numPr>
          <w:ilvl w:val="0"/>
          <w:numId w:val="67"/>
        </w:numPr>
      </w:pPr>
      <w:r>
        <w:t xml:space="preserve">KPI App container can run either in ZMQ mode or in MQTT mode at a time.  </w:t>
      </w:r>
    </w:p>
    <w:p w14:paraId="6186C778" w14:textId="4BDFF7DD" w:rsidR="001518C7" w:rsidRDefault="001518C7" w:rsidP="001518C7">
      <w:pPr>
        <w:pStyle w:val="Heading1"/>
      </w:pPr>
      <w:bookmarkStart w:id="75" w:name="_Toc33476605"/>
      <w:bookmarkStart w:id="76" w:name="_Toc59562018"/>
      <w:bookmarkEnd w:id="75"/>
      <w:r>
        <w:lastRenderedPageBreak/>
        <w:t xml:space="preserve">UWC </w:t>
      </w:r>
      <w:r w:rsidR="000C2BD2">
        <w:t xml:space="preserve">Modbus </w:t>
      </w:r>
      <w:r w:rsidR="008E15EE">
        <w:t>Operations</w:t>
      </w:r>
      <w:bookmarkEnd w:id="76"/>
    </w:p>
    <w:p w14:paraId="0A9F23A9" w14:textId="44FF8D18" w:rsidR="001518C7" w:rsidRDefault="001518C7" w:rsidP="00C253D1">
      <w:pPr>
        <w:jc w:val="both"/>
      </w:pPr>
      <w:r>
        <w:t>This section provides configurations required to read and write data from sensors and actuators connected over Modbus TCP or RTU on UWC gateway.</w:t>
      </w:r>
    </w:p>
    <w:p w14:paraId="1AD4B18E" w14:textId="38DE15D8" w:rsidR="001518C7" w:rsidRDefault="001518C7" w:rsidP="00C253D1">
      <w:pPr>
        <w:jc w:val="both"/>
      </w:pPr>
      <w:r>
        <w:t>An application can perform following operations using UWC containers:</w:t>
      </w:r>
    </w:p>
    <w:p w14:paraId="3AF8C142" w14:textId="2F791814" w:rsidR="001518C7" w:rsidRDefault="001518C7" w:rsidP="00C253D1">
      <w:pPr>
        <w:pStyle w:val="ListParagraph"/>
        <w:numPr>
          <w:ilvl w:val="0"/>
          <w:numId w:val="27"/>
        </w:numPr>
        <w:jc w:val="both"/>
      </w:pPr>
      <w:r>
        <w:t>Data Polling</w:t>
      </w:r>
    </w:p>
    <w:p w14:paraId="539D7B13" w14:textId="5E6463D7" w:rsidR="001518C7" w:rsidRDefault="001518C7" w:rsidP="00C253D1">
      <w:pPr>
        <w:pStyle w:val="ListParagraph"/>
        <w:numPr>
          <w:ilvl w:val="0"/>
          <w:numId w:val="27"/>
        </w:numPr>
        <w:jc w:val="both"/>
      </w:pPr>
      <w:r>
        <w:t>On-Demand Write</w:t>
      </w:r>
    </w:p>
    <w:p w14:paraId="4C570B6B" w14:textId="56AC89E3" w:rsidR="001518C7" w:rsidRDefault="001518C7" w:rsidP="00C253D1">
      <w:pPr>
        <w:pStyle w:val="ListParagraph"/>
        <w:numPr>
          <w:ilvl w:val="0"/>
          <w:numId w:val="27"/>
        </w:numPr>
        <w:jc w:val="both"/>
      </w:pPr>
      <w:r>
        <w:t>On-Demand Read</w:t>
      </w:r>
    </w:p>
    <w:p w14:paraId="3432BA4F" w14:textId="194BB948" w:rsidR="001518C7" w:rsidRDefault="001518C7" w:rsidP="00C253D1">
      <w:pPr>
        <w:jc w:val="both"/>
      </w:pPr>
      <w:r>
        <w:t>Following section explains how to use MQTT topics to perform above operations.</w:t>
      </w:r>
      <w:r w:rsidR="00DC3C1C">
        <w:t xml:space="preserve"> Further these operations can be performed in </w:t>
      </w:r>
      <w:r w:rsidR="008F4368">
        <w:t>realtime (RT) and non-realtime (Non-RT) mode.</w:t>
      </w:r>
    </w:p>
    <w:p w14:paraId="090FBC14" w14:textId="51F61010" w:rsidR="00795EB8" w:rsidRDefault="00795EB8" w:rsidP="00C253D1">
      <w:pPr>
        <w:jc w:val="both"/>
      </w:pPr>
      <w:r>
        <w:t xml:space="preserve">Multiple </w:t>
      </w:r>
      <w:r w:rsidR="00501662">
        <w:t>modules</w:t>
      </w:r>
      <w:r>
        <w:t xml:space="preserve"> are involved in processing </w:t>
      </w:r>
      <w:r w:rsidR="009A195C">
        <w:t>the</w:t>
      </w:r>
      <w:r>
        <w:t xml:space="preserve"> operation. </w:t>
      </w:r>
      <w:r w:rsidR="00501662">
        <w:t>To capture the time taken by each module (i.e. a step)</w:t>
      </w:r>
      <w:r w:rsidR="00483522">
        <w:t xml:space="preserve">, </w:t>
      </w:r>
      <w:r w:rsidR="00081BDA">
        <w:t xml:space="preserve">epoch </w:t>
      </w:r>
      <w:r w:rsidR="00483522">
        <w:t xml:space="preserve">timestamps </w:t>
      </w:r>
      <w:r w:rsidR="00081BDA">
        <w:t xml:space="preserve">in </w:t>
      </w:r>
      <w:r w:rsidR="00A26C5B">
        <w:t>micro</w:t>
      </w:r>
      <w:r w:rsidR="00081BDA">
        <w:t xml:space="preserve">seconds </w:t>
      </w:r>
      <w:r w:rsidR="00483522">
        <w:t>are added at various levels. These timestamps are present in JSON message.</w:t>
      </w:r>
      <w:r w:rsidR="000C0E6A">
        <w:t xml:space="preserve"> </w:t>
      </w:r>
    </w:p>
    <w:p w14:paraId="320A4820" w14:textId="41884CC4" w:rsidR="007D44BD" w:rsidRDefault="007D44BD" w:rsidP="00C253D1">
      <w:pPr>
        <w:jc w:val="both"/>
      </w:pPr>
      <w:r>
        <w:t>The table of terms here is useful for interpreting the JSON payloads of the messages.</w:t>
      </w:r>
      <w:r w:rsidR="008F7280">
        <w:t xml:space="preserve"> </w:t>
      </w:r>
    </w:p>
    <w:p w14:paraId="1E259E26" w14:textId="77777777" w:rsidR="00CE1DEF" w:rsidRDefault="00CE1DEF" w:rsidP="00C253D1">
      <w:pPr>
        <w:jc w:val="both"/>
      </w:pPr>
    </w:p>
    <w:tbl>
      <w:tblPr>
        <w:tblStyle w:val="TableGrid"/>
        <w:tblW w:w="0" w:type="auto"/>
        <w:tblLook w:val="04A0" w:firstRow="1" w:lastRow="0" w:firstColumn="1" w:lastColumn="0" w:noHBand="0" w:noVBand="1"/>
      </w:tblPr>
      <w:tblGrid>
        <w:gridCol w:w="2695"/>
        <w:gridCol w:w="5130"/>
      </w:tblGrid>
      <w:tr w:rsidR="00F25EC1" w:rsidRPr="000029D9" w14:paraId="65B7433E" w14:textId="77777777" w:rsidTr="006A209F">
        <w:trPr>
          <w:tblHeader/>
        </w:trPr>
        <w:tc>
          <w:tcPr>
            <w:tcW w:w="2695" w:type="dxa"/>
            <w:shd w:val="clear" w:color="auto" w:fill="C6D9F1" w:themeFill="text2" w:themeFillTint="33"/>
          </w:tcPr>
          <w:p w14:paraId="49FAA441" w14:textId="7E046C5E" w:rsidR="00F25EC1" w:rsidRPr="007D44BD" w:rsidRDefault="006A209F" w:rsidP="00C253D1">
            <w:pPr>
              <w:pStyle w:val="Body"/>
              <w:spacing w:before="120" w:after="120"/>
              <w:jc w:val="both"/>
              <w:rPr>
                <w:b/>
              </w:rPr>
            </w:pPr>
            <w:r>
              <w:rPr>
                <w:b/>
              </w:rPr>
              <w:t>K</w:t>
            </w:r>
            <w:r w:rsidR="00F25EC1" w:rsidRPr="007D44BD">
              <w:rPr>
                <w:b/>
              </w:rPr>
              <w:t xml:space="preserve">ey in </w:t>
            </w:r>
            <w:r w:rsidR="003428DE">
              <w:rPr>
                <w:b/>
              </w:rPr>
              <w:t>JSON</w:t>
            </w:r>
            <w:r w:rsidR="00F25EC1" w:rsidRPr="007D44BD">
              <w:rPr>
                <w:b/>
              </w:rPr>
              <w:t xml:space="preserve"> </w:t>
            </w:r>
            <w:r w:rsidR="003428DE">
              <w:rPr>
                <w:b/>
              </w:rPr>
              <w:t>messa</w:t>
            </w:r>
            <w:r>
              <w:rPr>
                <w:b/>
              </w:rPr>
              <w:t>g</w:t>
            </w:r>
            <w:r w:rsidR="003428DE">
              <w:rPr>
                <w:b/>
              </w:rPr>
              <w:t>e</w:t>
            </w:r>
          </w:p>
        </w:tc>
        <w:tc>
          <w:tcPr>
            <w:tcW w:w="5130" w:type="dxa"/>
            <w:shd w:val="clear" w:color="auto" w:fill="C6D9F1" w:themeFill="text2" w:themeFillTint="33"/>
          </w:tcPr>
          <w:p w14:paraId="2F7C412F" w14:textId="77777777" w:rsidR="00F25EC1" w:rsidRPr="007D44BD" w:rsidRDefault="00F25EC1" w:rsidP="00C253D1">
            <w:pPr>
              <w:pStyle w:val="Body"/>
              <w:spacing w:before="120" w:after="120"/>
              <w:jc w:val="both"/>
              <w:rPr>
                <w:b/>
              </w:rPr>
            </w:pPr>
            <w:r w:rsidRPr="007D44BD">
              <w:rPr>
                <w:b/>
              </w:rPr>
              <w:t>Definition</w:t>
            </w:r>
          </w:p>
        </w:tc>
      </w:tr>
      <w:tr w:rsidR="00F25EC1" w:rsidRPr="000029D9" w14:paraId="2307335E" w14:textId="77777777" w:rsidTr="006A209F">
        <w:tc>
          <w:tcPr>
            <w:tcW w:w="2695" w:type="dxa"/>
          </w:tcPr>
          <w:p w14:paraId="429B8FAB" w14:textId="3762615E" w:rsidR="00F25EC1" w:rsidRPr="000029D9" w:rsidRDefault="00F25EC1" w:rsidP="00C253D1">
            <w:pPr>
              <w:pStyle w:val="Body"/>
              <w:spacing w:before="120" w:after="120"/>
              <w:jc w:val="both"/>
              <w:rPr>
                <w:sz w:val="18"/>
                <w:szCs w:val="18"/>
              </w:rPr>
            </w:pPr>
            <w:r w:rsidRPr="00D125DA">
              <w:rPr>
                <w:sz w:val="18"/>
                <w:szCs w:val="18"/>
              </w:rPr>
              <w:t>version</w:t>
            </w:r>
          </w:p>
        </w:tc>
        <w:tc>
          <w:tcPr>
            <w:tcW w:w="5130" w:type="dxa"/>
          </w:tcPr>
          <w:p w14:paraId="64E36D68" w14:textId="19756DDA" w:rsidR="00F25EC1" w:rsidRPr="000029D9" w:rsidRDefault="00F25EC1" w:rsidP="00C253D1">
            <w:pPr>
              <w:pStyle w:val="Body"/>
              <w:spacing w:before="120" w:after="120"/>
              <w:jc w:val="both"/>
              <w:rPr>
                <w:sz w:val="18"/>
                <w:szCs w:val="18"/>
              </w:rPr>
            </w:pPr>
            <w:r>
              <w:rPr>
                <w:sz w:val="18"/>
                <w:szCs w:val="18"/>
              </w:rPr>
              <w:t>MQTT message format. Value “2.0”</w:t>
            </w:r>
          </w:p>
        </w:tc>
      </w:tr>
      <w:tr w:rsidR="00F25EC1" w:rsidRPr="000029D9" w14:paraId="4B5E36D0" w14:textId="77777777" w:rsidTr="006A209F">
        <w:tc>
          <w:tcPr>
            <w:tcW w:w="2695" w:type="dxa"/>
          </w:tcPr>
          <w:p w14:paraId="1F61062E" w14:textId="399E1A1F" w:rsidR="00F25EC1" w:rsidRDefault="00C962F7" w:rsidP="00C253D1">
            <w:pPr>
              <w:pStyle w:val="Body"/>
              <w:spacing w:before="120" w:after="120"/>
              <w:jc w:val="both"/>
              <w:rPr>
                <w:sz w:val="18"/>
                <w:szCs w:val="18"/>
              </w:rPr>
            </w:pPr>
            <w:r>
              <w:rPr>
                <w:sz w:val="18"/>
                <w:szCs w:val="18"/>
              </w:rPr>
              <w:t>data_</w:t>
            </w:r>
            <w:r w:rsidR="00F25EC1">
              <w:rPr>
                <w:sz w:val="18"/>
                <w:szCs w:val="18"/>
              </w:rPr>
              <w:t>topic</w:t>
            </w:r>
          </w:p>
        </w:tc>
        <w:tc>
          <w:tcPr>
            <w:tcW w:w="5130" w:type="dxa"/>
          </w:tcPr>
          <w:p w14:paraId="6836C762" w14:textId="1AB5A9FB" w:rsidR="00F25EC1" w:rsidRDefault="00F25EC1" w:rsidP="00C253D1">
            <w:pPr>
              <w:pStyle w:val="Body"/>
              <w:spacing w:before="120" w:after="120"/>
              <w:jc w:val="both"/>
              <w:rPr>
                <w:sz w:val="18"/>
                <w:szCs w:val="18"/>
              </w:rPr>
            </w:pPr>
            <w:r>
              <w:rPr>
                <w:sz w:val="18"/>
                <w:szCs w:val="18"/>
              </w:rPr>
              <w:t xml:space="preserve">This is the MQTT bus topic name. MQTT bus topic is a combination of number of parameters. Topic is explained in respective operation sections – 6.1, 6.2, 6.3 </w:t>
            </w:r>
          </w:p>
        </w:tc>
      </w:tr>
      <w:tr w:rsidR="00F25EC1" w:rsidRPr="000029D9" w14:paraId="54DB0D32" w14:textId="77777777" w:rsidTr="006A209F">
        <w:tc>
          <w:tcPr>
            <w:tcW w:w="2695" w:type="dxa"/>
          </w:tcPr>
          <w:p w14:paraId="664A6D9F" w14:textId="391B2B88" w:rsidR="00F25EC1" w:rsidRPr="000029D9" w:rsidRDefault="00F25EC1" w:rsidP="00C253D1">
            <w:pPr>
              <w:pStyle w:val="Body"/>
              <w:spacing w:before="120" w:after="120"/>
              <w:jc w:val="both"/>
              <w:rPr>
                <w:sz w:val="18"/>
                <w:szCs w:val="18"/>
              </w:rPr>
            </w:pPr>
            <w:r>
              <w:rPr>
                <w:sz w:val="18"/>
                <w:szCs w:val="18"/>
              </w:rPr>
              <w:t>w</w:t>
            </w:r>
            <w:r w:rsidRPr="005A342C">
              <w:rPr>
                <w:sz w:val="18"/>
                <w:szCs w:val="18"/>
              </w:rPr>
              <w:t>ellhead</w:t>
            </w:r>
          </w:p>
        </w:tc>
        <w:tc>
          <w:tcPr>
            <w:tcW w:w="5130" w:type="dxa"/>
          </w:tcPr>
          <w:p w14:paraId="505C49BF" w14:textId="030BDA42" w:rsidR="00F25EC1" w:rsidRPr="000029D9" w:rsidRDefault="00F25EC1" w:rsidP="00C253D1">
            <w:pPr>
              <w:pStyle w:val="Body"/>
              <w:spacing w:before="120" w:after="120"/>
              <w:jc w:val="both"/>
              <w:rPr>
                <w:sz w:val="18"/>
                <w:szCs w:val="18"/>
              </w:rPr>
            </w:pPr>
            <w:r>
              <w:rPr>
                <w:sz w:val="18"/>
                <w:szCs w:val="18"/>
              </w:rPr>
              <w:t>Well identifier e.g. PL0</w:t>
            </w:r>
          </w:p>
        </w:tc>
      </w:tr>
      <w:tr w:rsidR="00F25EC1" w14:paraId="18EEA3B9" w14:textId="77777777" w:rsidTr="006A209F">
        <w:tc>
          <w:tcPr>
            <w:tcW w:w="2695" w:type="dxa"/>
          </w:tcPr>
          <w:p w14:paraId="72961532" w14:textId="25C2D0D4" w:rsidR="00F25EC1" w:rsidRDefault="00F25EC1" w:rsidP="00C253D1">
            <w:pPr>
              <w:pStyle w:val="Body"/>
              <w:spacing w:before="120" w:after="120"/>
              <w:jc w:val="both"/>
              <w:rPr>
                <w:sz w:val="18"/>
                <w:szCs w:val="18"/>
              </w:rPr>
            </w:pPr>
            <w:r w:rsidRPr="00845D6D">
              <w:rPr>
                <w:sz w:val="18"/>
                <w:szCs w:val="18"/>
              </w:rPr>
              <w:t>metric</w:t>
            </w:r>
          </w:p>
        </w:tc>
        <w:tc>
          <w:tcPr>
            <w:tcW w:w="5130" w:type="dxa"/>
          </w:tcPr>
          <w:p w14:paraId="02B81DCC" w14:textId="620DA549" w:rsidR="00F25EC1" w:rsidRDefault="00F25EC1" w:rsidP="00C253D1">
            <w:pPr>
              <w:pStyle w:val="Body"/>
              <w:spacing w:before="120" w:after="120"/>
              <w:jc w:val="both"/>
              <w:rPr>
                <w:sz w:val="18"/>
                <w:szCs w:val="18"/>
              </w:rPr>
            </w:pPr>
            <w:r>
              <w:rPr>
                <w:sz w:val="18"/>
                <w:szCs w:val="18"/>
              </w:rPr>
              <w:t xml:space="preserve">Modbus point e.g. </w:t>
            </w:r>
            <w:r w:rsidRPr="00B06DD1">
              <w:rPr>
                <w:sz w:val="18"/>
                <w:szCs w:val="18"/>
              </w:rPr>
              <w:t>TubingPressure</w:t>
            </w:r>
          </w:p>
        </w:tc>
      </w:tr>
      <w:tr w:rsidR="00F25EC1" w14:paraId="01A1B578" w14:textId="77777777" w:rsidTr="006A209F">
        <w:tc>
          <w:tcPr>
            <w:tcW w:w="2695" w:type="dxa"/>
          </w:tcPr>
          <w:p w14:paraId="7C11022F" w14:textId="1ED04E86" w:rsidR="00F25EC1" w:rsidRPr="00845D6D" w:rsidRDefault="00F25EC1" w:rsidP="00C253D1">
            <w:pPr>
              <w:pStyle w:val="Body"/>
              <w:spacing w:before="120" w:after="120"/>
              <w:jc w:val="both"/>
              <w:rPr>
                <w:sz w:val="18"/>
                <w:szCs w:val="18"/>
              </w:rPr>
            </w:pPr>
            <w:r w:rsidRPr="00A70F5A">
              <w:rPr>
                <w:sz w:val="18"/>
                <w:szCs w:val="18"/>
              </w:rPr>
              <w:t>realtime</w:t>
            </w:r>
          </w:p>
        </w:tc>
        <w:tc>
          <w:tcPr>
            <w:tcW w:w="5130" w:type="dxa"/>
          </w:tcPr>
          <w:p w14:paraId="261C7ACC" w14:textId="77777777" w:rsidR="00F25EC1" w:rsidRDefault="00F25EC1" w:rsidP="00C253D1">
            <w:pPr>
              <w:pStyle w:val="Body"/>
              <w:spacing w:before="120" w:after="120"/>
              <w:jc w:val="both"/>
              <w:rPr>
                <w:sz w:val="18"/>
                <w:szCs w:val="18"/>
              </w:rPr>
            </w:pPr>
            <w:r>
              <w:rPr>
                <w:sz w:val="18"/>
                <w:szCs w:val="18"/>
              </w:rPr>
              <w:t>It indicates whether the operation to be handled in real-time manner. Values are:</w:t>
            </w:r>
          </w:p>
          <w:p w14:paraId="1422C1FD" w14:textId="5C179AB3" w:rsidR="00F25EC1" w:rsidRDefault="00F25EC1" w:rsidP="00C253D1">
            <w:pPr>
              <w:pStyle w:val="Body"/>
              <w:spacing w:before="120" w:after="120"/>
              <w:jc w:val="both"/>
              <w:rPr>
                <w:sz w:val="18"/>
                <w:szCs w:val="18"/>
              </w:rPr>
            </w:pPr>
            <w:r>
              <w:rPr>
                <w:sz w:val="18"/>
                <w:szCs w:val="18"/>
              </w:rPr>
              <w:t xml:space="preserve">1: Yes </w:t>
            </w:r>
          </w:p>
          <w:p w14:paraId="338DD251" w14:textId="50ECE584" w:rsidR="00F25EC1" w:rsidRDefault="00F25EC1" w:rsidP="00C253D1">
            <w:pPr>
              <w:pStyle w:val="Body"/>
              <w:spacing w:before="120" w:after="120"/>
              <w:jc w:val="both"/>
              <w:rPr>
                <w:sz w:val="18"/>
                <w:szCs w:val="18"/>
              </w:rPr>
            </w:pPr>
            <w:r>
              <w:rPr>
                <w:sz w:val="18"/>
                <w:szCs w:val="18"/>
              </w:rPr>
              <w:t>0: No</w:t>
            </w:r>
          </w:p>
        </w:tc>
      </w:tr>
      <w:tr w:rsidR="00F25EC1" w14:paraId="7984CDD0" w14:textId="77777777" w:rsidTr="006A209F">
        <w:tc>
          <w:tcPr>
            <w:tcW w:w="2695" w:type="dxa"/>
          </w:tcPr>
          <w:p w14:paraId="56E10A43" w14:textId="6C530692" w:rsidR="00F25EC1" w:rsidRDefault="00F25EC1" w:rsidP="00C253D1">
            <w:pPr>
              <w:pStyle w:val="Body"/>
              <w:spacing w:before="120" w:after="120"/>
              <w:jc w:val="both"/>
              <w:rPr>
                <w:sz w:val="18"/>
                <w:szCs w:val="18"/>
              </w:rPr>
            </w:pPr>
            <w:r w:rsidRPr="000E002F">
              <w:rPr>
                <w:sz w:val="18"/>
                <w:szCs w:val="18"/>
              </w:rPr>
              <w:t>status</w:t>
            </w:r>
          </w:p>
        </w:tc>
        <w:tc>
          <w:tcPr>
            <w:tcW w:w="5130" w:type="dxa"/>
          </w:tcPr>
          <w:p w14:paraId="743ABCAF" w14:textId="77777777" w:rsidR="00F25EC1" w:rsidRDefault="00F25EC1" w:rsidP="00C253D1">
            <w:pPr>
              <w:pStyle w:val="Body"/>
              <w:spacing w:before="120" w:after="120"/>
              <w:jc w:val="both"/>
              <w:rPr>
                <w:sz w:val="18"/>
                <w:szCs w:val="18"/>
              </w:rPr>
            </w:pPr>
            <w:r>
              <w:rPr>
                <w:sz w:val="18"/>
                <w:szCs w:val="18"/>
              </w:rPr>
              <w:t>Response status: Good or Bad</w:t>
            </w:r>
          </w:p>
          <w:p w14:paraId="1A2D1514" w14:textId="77777777" w:rsidR="00F25EC1" w:rsidRDefault="00F25EC1" w:rsidP="00C253D1">
            <w:pPr>
              <w:pStyle w:val="Body"/>
              <w:spacing w:before="120" w:after="120"/>
              <w:jc w:val="both"/>
              <w:rPr>
                <w:sz w:val="18"/>
                <w:szCs w:val="18"/>
              </w:rPr>
            </w:pPr>
            <w:r w:rsidRPr="003428DE">
              <w:rPr>
                <w:b/>
                <w:bCs/>
                <w:sz w:val="18"/>
                <w:szCs w:val="18"/>
              </w:rPr>
              <w:t>Good</w:t>
            </w:r>
            <w:r>
              <w:rPr>
                <w:sz w:val="18"/>
                <w:szCs w:val="18"/>
              </w:rPr>
              <w:t>: Success response</w:t>
            </w:r>
          </w:p>
          <w:p w14:paraId="12539F0F" w14:textId="128E71BA" w:rsidR="00F25EC1" w:rsidRDefault="00F25EC1" w:rsidP="00C253D1">
            <w:pPr>
              <w:pStyle w:val="Body"/>
              <w:spacing w:before="120" w:after="120"/>
              <w:jc w:val="both"/>
              <w:rPr>
                <w:sz w:val="18"/>
                <w:szCs w:val="18"/>
              </w:rPr>
            </w:pPr>
            <w:r w:rsidRPr="003428DE">
              <w:rPr>
                <w:b/>
                <w:bCs/>
                <w:sz w:val="18"/>
                <w:szCs w:val="18"/>
              </w:rPr>
              <w:t>Bad</w:t>
            </w:r>
            <w:r>
              <w:rPr>
                <w:sz w:val="18"/>
                <w:szCs w:val="18"/>
              </w:rPr>
              <w:t>: Error response. In case of error response, keys “error_code”, “</w:t>
            </w:r>
            <w:r w:rsidRPr="00600D50">
              <w:rPr>
                <w:sz w:val="18"/>
                <w:szCs w:val="18"/>
              </w:rPr>
              <w:t>lastGoodUsec</w:t>
            </w:r>
            <w:r>
              <w:rPr>
                <w:sz w:val="18"/>
                <w:szCs w:val="18"/>
              </w:rPr>
              <w:t xml:space="preserve">” will be present in json message. Also “value” key will have last known good value, if any. </w:t>
            </w:r>
          </w:p>
        </w:tc>
      </w:tr>
      <w:tr w:rsidR="00F25EC1" w14:paraId="5CCFED7C" w14:textId="77777777" w:rsidTr="006A209F">
        <w:tc>
          <w:tcPr>
            <w:tcW w:w="2695" w:type="dxa"/>
          </w:tcPr>
          <w:p w14:paraId="76D8AAC2" w14:textId="3EB21B0E" w:rsidR="00F25EC1" w:rsidRDefault="00F25EC1" w:rsidP="00C253D1">
            <w:pPr>
              <w:pStyle w:val="Body"/>
              <w:spacing w:before="120" w:after="120"/>
              <w:jc w:val="both"/>
              <w:rPr>
                <w:sz w:val="18"/>
                <w:szCs w:val="18"/>
              </w:rPr>
            </w:pPr>
            <w:r w:rsidRPr="0065579E">
              <w:rPr>
                <w:sz w:val="18"/>
                <w:szCs w:val="18"/>
              </w:rPr>
              <w:t>value</w:t>
            </w:r>
          </w:p>
        </w:tc>
        <w:tc>
          <w:tcPr>
            <w:tcW w:w="5130" w:type="dxa"/>
          </w:tcPr>
          <w:p w14:paraId="7D36271E" w14:textId="77777777" w:rsidR="00F25EC1" w:rsidRDefault="00F25EC1" w:rsidP="00C253D1">
            <w:pPr>
              <w:pStyle w:val="Body"/>
              <w:spacing w:before="120" w:after="120"/>
              <w:jc w:val="both"/>
              <w:rPr>
                <w:sz w:val="18"/>
                <w:szCs w:val="18"/>
              </w:rPr>
            </w:pPr>
            <w:r>
              <w:rPr>
                <w:sz w:val="18"/>
                <w:szCs w:val="18"/>
              </w:rPr>
              <w:t>Hex string response for a read operation.</w:t>
            </w:r>
          </w:p>
          <w:p w14:paraId="106D7554" w14:textId="77777777" w:rsidR="00F25EC1" w:rsidRDefault="00F25EC1" w:rsidP="00C253D1">
            <w:pPr>
              <w:pStyle w:val="Body"/>
              <w:spacing w:before="120" w:after="120"/>
              <w:jc w:val="both"/>
              <w:rPr>
                <w:sz w:val="18"/>
                <w:szCs w:val="18"/>
              </w:rPr>
            </w:pPr>
            <w:r>
              <w:rPr>
                <w:sz w:val="18"/>
                <w:szCs w:val="18"/>
              </w:rPr>
              <w:t>E.g. 0x00</w:t>
            </w:r>
          </w:p>
          <w:p w14:paraId="22609F89" w14:textId="77777777" w:rsidR="00F25EC1" w:rsidRDefault="00F25EC1" w:rsidP="00C253D1">
            <w:pPr>
              <w:pStyle w:val="Body"/>
              <w:spacing w:before="120" w:after="120"/>
              <w:jc w:val="both"/>
              <w:rPr>
                <w:sz w:val="18"/>
                <w:szCs w:val="18"/>
              </w:rPr>
            </w:pPr>
            <w:r>
              <w:rPr>
                <w:sz w:val="18"/>
                <w:szCs w:val="18"/>
              </w:rPr>
              <w:t xml:space="preserve">This field is not applicable for on-demand-write operation. </w:t>
            </w:r>
          </w:p>
          <w:p w14:paraId="711BBA9A" w14:textId="057B1BE4" w:rsidR="00F25EC1" w:rsidRDefault="00F25EC1" w:rsidP="00C253D1">
            <w:pPr>
              <w:pStyle w:val="Body"/>
              <w:spacing w:before="120" w:after="120"/>
              <w:jc w:val="both"/>
              <w:rPr>
                <w:sz w:val="18"/>
                <w:szCs w:val="18"/>
              </w:rPr>
            </w:pPr>
            <w:r>
              <w:rPr>
                <w:sz w:val="18"/>
                <w:szCs w:val="18"/>
              </w:rPr>
              <w:lastRenderedPageBreak/>
              <w:t>In case of bad response, this field will represent last know good value, if any.</w:t>
            </w:r>
          </w:p>
        </w:tc>
      </w:tr>
      <w:tr w:rsidR="00F25EC1" w14:paraId="799011C2" w14:textId="77777777" w:rsidTr="006A209F">
        <w:tc>
          <w:tcPr>
            <w:tcW w:w="2695" w:type="dxa"/>
          </w:tcPr>
          <w:p w14:paraId="2FD69633" w14:textId="14EBC8A3" w:rsidR="00F25EC1" w:rsidRDefault="00F25EC1" w:rsidP="00C253D1">
            <w:pPr>
              <w:pStyle w:val="Body"/>
              <w:spacing w:before="120" w:after="120"/>
              <w:jc w:val="both"/>
              <w:rPr>
                <w:sz w:val="18"/>
                <w:szCs w:val="18"/>
              </w:rPr>
            </w:pPr>
            <w:r>
              <w:rPr>
                <w:sz w:val="18"/>
                <w:szCs w:val="18"/>
              </w:rPr>
              <w:lastRenderedPageBreak/>
              <w:t>usec</w:t>
            </w:r>
          </w:p>
        </w:tc>
        <w:tc>
          <w:tcPr>
            <w:tcW w:w="5130" w:type="dxa"/>
          </w:tcPr>
          <w:p w14:paraId="564CE86F" w14:textId="00580AD1" w:rsidR="00F25EC1" w:rsidRDefault="00F25EC1" w:rsidP="00C253D1">
            <w:pPr>
              <w:pStyle w:val="Body"/>
              <w:spacing w:before="120" w:after="120"/>
              <w:jc w:val="both"/>
              <w:rPr>
                <w:sz w:val="18"/>
                <w:szCs w:val="18"/>
              </w:rPr>
            </w:pPr>
            <w:r>
              <w:rPr>
                <w:rFonts w:cs="Intel Clear"/>
              </w:rPr>
              <w:t>Epoch timestamp (in microseconds) at which Modbus application container prepares a message to publish on ZMQ.</w:t>
            </w:r>
          </w:p>
        </w:tc>
      </w:tr>
      <w:tr w:rsidR="00F25EC1" w14:paraId="104A81D7" w14:textId="77777777" w:rsidTr="006A209F">
        <w:tc>
          <w:tcPr>
            <w:tcW w:w="2695" w:type="dxa"/>
          </w:tcPr>
          <w:p w14:paraId="65F42C59" w14:textId="55E7AAE3" w:rsidR="00F25EC1" w:rsidRDefault="00F25EC1" w:rsidP="00C253D1">
            <w:pPr>
              <w:pStyle w:val="Body"/>
              <w:spacing w:before="120" w:after="120"/>
              <w:jc w:val="both"/>
              <w:rPr>
                <w:sz w:val="18"/>
                <w:szCs w:val="18"/>
              </w:rPr>
            </w:pPr>
            <w:r>
              <w:rPr>
                <w:sz w:val="18"/>
                <w:szCs w:val="18"/>
              </w:rPr>
              <w:t>error_code</w:t>
            </w:r>
          </w:p>
        </w:tc>
        <w:tc>
          <w:tcPr>
            <w:tcW w:w="5130" w:type="dxa"/>
          </w:tcPr>
          <w:p w14:paraId="63563DB4" w14:textId="3393B8BB" w:rsidR="00F25EC1" w:rsidRDefault="00F25EC1" w:rsidP="00C253D1">
            <w:pPr>
              <w:pStyle w:val="Body"/>
              <w:spacing w:before="120" w:after="120"/>
              <w:jc w:val="both"/>
              <w:rPr>
                <w:sz w:val="18"/>
                <w:szCs w:val="18"/>
              </w:rPr>
            </w:pPr>
            <w:r>
              <w:rPr>
                <w:sz w:val="18"/>
                <w:szCs w:val="18"/>
              </w:rPr>
              <w:t>This field is present when status is Bad. Refer section 8 for details about error codes.</w:t>
            </w:r>
          </w:p>
        </w:tc>
      </w:tr>
      <w:tr w:rsidR="00F25EC1" w14:paraId="6065E963" w14:textId="77777777" w:rsidTr="006A209F">
        <w:tc>
          <w:tcPr>
            <w:tcW w:w="2695" w:type="dxa"/>
          </w:tcPr>
          <w:p w14:paraId="14179032" w14:textId="4E4F61E8" w:rsidR="00F25EC1" w:rsidRDefault="00F25EC1" w:rsidP="00C253D1">
            <w:pPr>
              <w:pStyle w:val="Body"/>
              <w:spacing w:before="120" w:after="120"/>
              <w:jc w:val="both"/>
              <w:rPr>
                <w:sz w:val="18"/>
                <w:szCs w:val="18"/>
              </w:rPr>
            </w:pPr>
            <w:r w:rsidRPr="008841E3">
              <w:rPr>
                <w:sz w:val="18"/>
                <w:szCs w:val="18"/>
              </w:rPr>
              <w:t>lastGoodUsec</w:t>
            </w:r>
          </w:p>
        </w:tc>
        <w:tc>
          <w:tcPr>
            <w:tcW w:w="5130" w:type="dxa"/>
          </w:tcPr>
          <w:p w14:paraId="67039C89" w14:textId="7959C409" w:rsidR="00F25EC1" w:rsidRDefault="00F25EC1" w:rsidP="00C253D1">
            <w:pPr>
              <w:pStyle w:val="Body"/>
              <w:spacing w:before="120" w:after="120"/>
              <w:jc w:val="both"/>
              <w:rPr>
                <w:sz w:val="18"/>
                <w:szCs w:val="18"/>
              </w:rPr>
            </w:pPr>
            <w:r>
              <w:rPr>
                <w:sz w:val="18"/>
                <w:szCs w:val="18"/>
              </w:rPr>
              <w:t>This field is present when status is Bad. This field represents “usec” timestamp of last known good value, if any.</w:t>
            </w:r>
          </w:p>
        </w:tc>
      </w:tr>
      <w:tr w:rsidR="00F25EC1" w14:paraId="573DA37A" w14:textId="77777777" w:rsidTr="006A209F">
        <w:tc>
          <w:tcPr>
            <w:tcW w:w="2695" w:type="dxa"/>
          </w:tcPr>
          <w:p w14:paraId="3AD33380" w14:textId="754BC775" w:rsidR="00F25EC1" w:rsidRDefault="00F25EC1" w:rsidP="00C253D1">
            <w:pPr>
              <w:pStyle w:val="Body"/>
              <w:spacing w:before="120" w:after="120"/>
              <w:jc w:val="both"/>
              <w:rPr>
                <w:sz w:val="18"/>
                <w:szCs w:val="18"/>
              </w:rPr>
            </w:pPr>
            <w:r w:rsidRPr="008566C4">
              <w:rPr>
                <w:sz w:val="18"/>
                <w:szCs w:val="18"/>
              </w:rPr>
              <w:t>timestamp</w:t>
            </w:r>
          </w:p>
        </w:tc>
        <w:tc>
          <w:tcPr>
            <w:tcW w:w="5130" w:type="dxa"/>
          </w:tcPr>
          <w:p w14:paraId="536B8DC4" w14:textId="658C3CAC" w:rsidR="00F25EC1" w:rsidRDefault="00F25EC1" w:rsidP="00C253D1">
            <w:pPr>
              <w:pStyle w:val="Body"/>
              <w:spacing w:before="120" w:after="120"/>
              <w:jc w:val="both"/>
              <w:rPr>
                <w:sz w:val="18"/>
                <w:szCs w:val="18"/>
              </w:rPr>
            </w:pPr>
            <w:r>
              <w:rPr>
                <w:sz w:val="18"/>
                <w:szCs w:val="18"/>
              </w:rPr>
              <w:t xml:space="preserve">Local system time in human readable format when a message is created </w:t>
            </w:r>
          </w:p>
        </w:tc>
      </w:tr>
      <w:tr w:rsidR="00F25EC1" w14:paraId="350DA879" w14:textId="77777777" w:rsidTr="006A209F">
        <w:tc>
          <w:tcPr>
            <w:tcW w:w="2695" w:type="dxa"/>
          </w:tcPr>
          <w:p w14:paraId="2D8B4475" w14:textId="09E3E9FE" w:rsidR="00F25EC1" w:rsidRPr="008566C4" w:rsidRDefault="00F25EC1" w:rsidP="00C253D1">
            <w:pPr>
              <w:pStyle w:val="Body"/>
              <w:spacing w:before="120" w:after="120"/>
              <w:jc w:val="both"/>
              <w:rPr>
                <w:sz w:val="18"/>
                <w:szCs w:val="18"/>
              </w:rPr>
            </w:pPr>
            <w:r w:rsidRPr="0005340B">
              <w:rPr>
                <w:sz w:val="18"/>
                <w:szCs w:val="18"/>
              </w:rPr>
              <w:t>driver_seq</w:t>
            </w:r>
          </w:p>
        </w:tc>
        <w:tc>
          <w:tcPr>
            <w:tcW w:w="5130" w:type="dxa"/>
          </w:tcPr>
          <w:p w14:paraId="4D6B591B" w14:textId="77777777" w:rsidR="00F25EC1" w:rsidRDefault="00F25EC1" w:rsidP="00C253D1">
            <w:pPr>
              <w:pStyle w:val="Body"/>
              <w:spacing w:before="120" w:after="120"/>
              <w:jc w:val="both"/>
              <w:rPr>
                <w:sz w:val="18"/>
                <w:szCs w:val="18"/>
              </w:rPr>
            </w:pPr>
            <w:r>
              <w:rPr>
                <w:sz w:val="18"/>
                <w:szCs w:val="18"/>
              </w:rPr>
              <w:t xml:space="preserve">This is applicable for polling operation. </w:t>
            </w:r>
            <w:r w:rsidRPr="00075B6B">
              <w:rPr>
                <w:sz w:val="18"/>
                <w:szCs w:val="18"/>
              </w:rPr>
              <w:t>The number is assigned automatically by the Modbus App</w:t>
            </w:r>
            <w:r>
              <w:rPr>
                <w:sz w:val="18"/>
                <w:szCs w:val="18"/>
              </w:rPr>
              <w:t>lication</w:t>
            </w:r>
            <w:r w:rsidRPr="00075B6B">
              <w:rPr>
                <w:sz w:val="18"/>
                <w:szCs w:val="18"/>
              </w:rPr>
              <w:t xml:space="preserve"> when a </w:t>
            </w:r>
            <w:r>
              <w:rPr>
                <w:sz w:val="18"/>
                <w:szCs w:val="18"/>
              </w:rPr>
              <w:t xml:space="preserve">message with </w:t>
            </w:r>
            <w:r w:rsidRPr="00075B6B">
              <w:rPr>
                <w:sz w:val="18"/>
                <w:szCs w:val="18"/>
              </w:rPr>
              <w:t xml:space="preserve">polling </w:t>
            </w:r>
            <w:r>
              <w:rPr>
                <w:sz w:val="18"/>
                <w:szCs w:val="18"/>
              </w:rPr>
              <w:t>data</w:t>
            </w:r>
            <w:r w:rsidRPr="00075B6B">
              <w:rPr>
                <w:sz w:val="18"/>
                <w:szCs w:val="18"/>
              </w:rPr>
              <w:t xml:space="preserve"> is initiated.</w:t>
            </w:r>
          </w:p>
          <w:p w14:paraId="52CE0170" w14:textId="3A04A688" w:rsidR="00F25EC1" w:rsidRDefault="00F25EC1" w:rsidP="00C253D1">
            <w:pPr>
              <w:pStyle w:val="Body"/>
              <w:spacing w:before="120" w:after="120"/>
              <w:jc w:val="both"/>
              <w:rPr>
                <w:sz w:val="18"/>
                <w:szCs w:val="18"/>
              </w:rPr>
            </w:pPr>
            <w:r>
              <w:rPr>
                <w:sz w:val="18"/>
                <w:szCs w:val="18"/>
              </w:rPr>
              <w:t xml:space="preserve">For each polling message, this field will have different value. </w:t>
            </w:r>
          </w:p>
        </w:tc>
      </w:tr>
      <w:tr w:rsidR="00F25EC1" w14:paraId="355F4CB4" w14:textId="77777777" w:rsidTr="006A209F">
        <w:tc>
          <w:tcPr>
            <w:tcW w:w="2695" w:type="dxa"/>
          </w:tcPr>
          <w:p w14:paraId="41DB78EF" w14:textId="2B32FDF4" w:rsidR="00F25EC1" w:rsidRPr="0005340B" w:rsidRDefault="00F25EC1" w:rsidP="00C253D1">
            <w:pPr>
              <w:pStyle w:val="Body"/>
              <w:spacing w:before="120" w:after="120"/>
              <w:jc w:val="both"/>
              <w:rPr>
                <w:sz w:val="18"/>
                <w:szCs w:val="18"/>
              </w:rPr>
            </w:pPr>
            <w:r>
              <w:rPr>
                <w:sz w:val="18"/>
                <w:szCs w:val="18"/>
              </w:rPr>
              <w:t>app_seq</w:t>
            </w:r>
          </w:p>
        </w:tc>
        <w:tc>
          <w:tcPr>
            <w:tcW w:w="5130" w:type="dxa"/>
          </w:tcPr>
          <w:p w14:paraId="7F60F12B" w14:textId="67577A3B" w:rsidR="00F25EC1" w:rsidRDefault="00F25EC1" w:rsidP="00C253D1">
            <w:pPr>
              <w:pStyle w:val="Body"/>
              <w:spacing w:before="120" w:after="120"/>
              <w:jc w:val="both"/>
              <w:rPr>
                <w:sz w:val="18"/>
                <w:szCs w:val="18"/>
              </w:rPr>
            </w:pPr>
            <w:r>
              <w:rPr>
                <w:sz w:val="18"/>
                <w:szCs w:val="18"/>
              </w:rPr>
              <w:t xml:space="preserve">This is applicable for on-demand read / write operations. </w:t>
            </w:r>
          </w:p>
          <w:p w14:paraId="76C12964" w14:textId="519B7EEA" w:rsidR="00F25EC1" w:rsidRDefault="00F25EC1" w:rsidP="00C253D1">
            <w:pPr>
              <w:pStyle w:val="Body"/>
              <w:spacing w:before="120" w:after="120"/>
              <w:jc w:val="both"/>
              <w:rPr>
                <w:sz w:val="18"/>
                <w:szCs w:val="18"/>
              </w:rPr>
            </w:pPr>
            <w:r w:rsidRPr="00075B6B">
              <w:rPr>
                <w:sz w:val="18"/>
                <w:szCs w:val="18"/>
              </w:rPr>
              <w:t xml:space="preserve">The number is assigned by </w:t>
            </w:r>
            <w:r>
              <w:rPr>
                <w:sz w:val="18"/>
                <w:szCs w:val="18"/>
              </w:rPr>
              <w:t xml:space="preserve">the application initiating the on-demand operation request. </w:t>
            </w:r>
          </w:p>
          <w:p w14:paraId="65FDEC4B" w14:textId="57860F91" w:rsidR="00F25EC1" w:rsidRDefault="00F25EC1" w:rsidP="00C253D1">
            <w:pPr>
              <w:pStyle w:val="Body"/>
              <w:spacing w:before="120" w:after="120"/>
              <w:jc w:val="both"/>
              <w:rPr>
                <w:sz w:val="18"/>
                <w:szCs w:val="18"/>
              </w:rPr>
            </w:pPr>
            <w:r>
              <w:rPr>
                <w:sz w:val="18"/>
                <w:szCs w:val="18"/>
              </w:rPr>
              <w:t>T</w:t>
            </w:r>
            <w:r w:rsidRPr="00075B6B">
              <w:rPr>
                <w:sz w:val="18"/>
                <w:szCs w:val="18"/>
              </w:rPr>
              <w:t>he Modbus App</w:t>
            </w:r>
            <w:r>
              <w:rPr>
                <w:sz w:val="18"/>
                <w:szCs w:val="18"/>
              </w:rPr>
              <w:t>lication</w:t>
            </w:r>
            <w:r w:rsidRPr="00075B6B">
              <w:rPr>
                <w:sz w:val="18"/>
                <w:szCs w:val="18"/>
              </w:rPr>
              <w:t xml:space="preserve"> </w:t>
            </w:r>
            <w:r>
              <w:rPr>
                <w:sz w:val="18"/>
                <w:szCs w:val="18"/>
              </w:rPr>
              <w:t xml:space="preserve">uses data from on-demand request while sending back the response. </w:t>
            </w:r>
          </w:p>
          <w:p w14:paraId="1BBB5180" w14:textId="2F17BEF1" w:rsidR="00F25EC1" w:rsidRDefault="00F25EC1" w:rsidP="00C253D1">
            <w:pPr>
              <w:pStyle w:val="Body"/>
              <w:spacing w:before="120" w:after="120"/>
              <w:jc w:val="both"/>
              <w:rPr>
                <w:sz w:val="18"/>
                <w:szCs w:val="18"/>
              </w:rPr>
            </w:pPr>
            <w:r>
              <w:rPr>
                <w:sz w:val="18"/>
                <w:szCs w:val="18"/>
              </w:rPr>
              <w:t>This sequence number can be used by application to match response for on-demand request.</w:t>
            </w:r>
            <w:r w:rsidR="00FD0664">
              <w:rPr>
                <w:sz w:val="18"/>
                <w:szCs w:val="18"/>
              </w:rPr>
              <w:t xml:space="preserve"> </w:t>
            </w:r>
          </w:p>
        </w:tc>
      </w:tr>
      <w:tr w:rsidR="00080621" w14:paraId="3AFBC18F" w14:textId="77777777" w:rsidTr="00AE0594">
        <w:tc>
          <w:tcPr>
            <w:tcW w:w="7825" w:type="dxa"/>
            <w:gridSpan w:val="2"/>
            <w:shd w:val="clear" w:color="auto" w:fill="D9D9D9" w:themeFill="background1" w:themeFillShade="D9"/>
          </w:tcPr>
          <w:p w14:paraId="4434B48B" w14:textId="74BC164C" w:rsidR="00080621" w:rsidRDefault="00080621" w:rsidP="00C253D1">
            <w:pPr>
              <w:pStyle w:val="Body"/>
              <w:spacing w:before="120" w:after="120"/>
              <w:jc w:val="both"/>
              <w:rPr>
                <w:sz w:val="18"/>
                <w:szCs w:val="18"/>
              </w:rPr>
            </w:pPr>
            <w:r>
              <w:rPr>
                <w:sz w:val="18"/>
                <w:szCs w:val="18"/>
              </w:rPr>
              <w:t xml:space="preserve">Timestamp </w:t>
            </w:r>
            <w:r w:rsidR="00AE0594">
              <w:rPr>
                <w:sz w:val="18"/>
                <w:szCs w:val="18"/>
              </w:rPr>
              <w:t>fields</w:t>
            </w:r>
            <w:r w:rsidR="00D63127">
              <w:rPr>
                <w:sz w:val="18"/>
                <w:szCs w:val="18"/>
              </w:rPr>
              <w:t xml:space="preserve"> </w:t>
            </w:r>
            <w:r w:rsidR="00D63127" w:rsidRPr="00D63127">
              <w:rPr>
                <w:sz w:val="18"/>
                <w:szCs w:val="18"/>
              </w:rPr>
              <w:t>listed below in Time-sequential order</w:t>
            </w:r>
          </w:p>
        </w:tc>
      </w:tr>
      <w:tr w:rsidR="00F25EC1" w14:paraId="0E09EBF8" w14:textId="77777777" w:rsidTr="006A209F">
        <w:tc>
          <w:tcPr>
            <w:tcW w:w="2695" w:type="dxa"/>
          </w:tcPr>
          <w:p w14:paraId="156A0FE7" w14:textId="3509777B" w:rsidR="00F25EC1" w:rsidRDefault="00F25EC1" w:rsidP="00C253D1">
            <w:pPr>
              <w:pStyle w:val="Body"/>
              <w:spacing w:before="120" w:after="120"/>
              <w:jc w:val="both"/>
              <w:rPr>
                <w:sz w:val="18"/>
                <w:szCs w:val="18"/>
              </w:rPr>
            </w:pPr>
            <w:r w:rsidRPr="002159BC">
              <w:t>tsMsgRcvdFromMQTT</w:t>
            </w:r>
          </w:p>
        </w:tc>
        <w:tc>
          <w:tcPr>
            <w:tcW w:w="5130" w:type="dxa"/>
          </w:tcPr>
          <w:p w14:paraId="69BE060F" w14:textId="779BD173" w:rsidR="00F25EC1" w:rsidRDefault="00F25EC1" w:rsidP="00C253D1">
            <w:pPr>
              <w:pStyle w:val="Body"/>
              <w:spacing w:before="120" w:after="120"/>
              <w:jc w:val="both"/>
              <w:rPr>
                <w:rFonts w:cs="Intel Clear"/>
              </w:rPr>
            </w:pPr>
            <w:r>
              <w:rPr>
                <w:rFonts w:cs="Intel Clear"/>
              </w:rPr>
              <w:t>This is applicable for on-demand read/ write operation.</w:t>
            </w:r>
          </w:p>
          <w:p w14:paraId="20F0BBA1" w14:textId="46DAC345"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MQTT is read </w:t>
            </w:r>
            <w:r w:rsidRPr="008C54CA">
              <w:rPr>
                <w:rFonts w:cs="Intel Clear"/>
              </w:rPr>
              <w:t>in MQTT-Export</w:t>
            </w:r>
            <w:r>
              <w:rPr>
                <w:rFonts w:cs="Intel Clear"/>
              </w:rPr>
              <w:t>.</w:t>
            </w:r>
          </w:p>
        </w:tc>
      </w:tr>
      <w:tr w:rsidR="00F25EC1" w14:paraId="23DC1015" w14:textId="77777777" w:rsidTr="006A209F">
        <w:tc>
          <w:tcPr>
            <w:tcW w:w="2695" w:type="dxa"/>
          </w:tcPr>
          <w:p w14:paraId="2A2A0EA2" w14:textId="054953EA" w:rsidR="00F25EC1" w:rsidRDefault="00F25EC1" w:rsidP="00C253D1">
            <w:pPr>
              <w:pStyle w:val="Body"/>
              <w:spacing w:before="120" w:after="120"/>
              <w:jc w:val="both"/>
              <w:rPr>
                <w:sz w:val="18"/>
                <w:szCs w:val="18"/>
              </w:rPr>
            </w:pPr>
            <w:r w:rsidRPr="002159BC">
              <w:t>tsMsgPublishOnEIS</w:t>
            </w:r>
          </w:p>
        </w:tc>
        <w:tc>
          <w:tcPr>
            <w:tcW w:w="5130" w:type="dxa"/>
          </w:tcPr>
          <w:p w14:paraId="3B5102BA" w14:textId="5C9CAA8E" w:rsidR="00F25EC1" w:rsidRDefault="00F25EC1" w:rsidP="00C253D1">
            <w:pPr>
              <w:pStyle w:val="Body"/>
              <w:spacing w:before="120" w:after="120"/>
              <w:jc w:val="both"/>
              <w:rPr>
                <w:rFonts w:cs="Intel Clear"/>
              </w:rPr>
            </w:pPr>
            <w:r>
              <w:rPr>
                <w:rFonts w:cs="Intel Clear"/>
              </w:rPr>
              <w:t>This is applicable for on-demand read/ write operation.</w:t>
            </w:r>
          </w:p>
          <w:p w14:paraId="2A803737" w14:textId="5842ADF9" w:rsidR="00F25EC1" w:rsidRDefault="00F25EC1" w:rsidP="00C253D1">
            <w:pPr>
              <w:pStyle w:val="Body"/>
              <w:spacing w:before="120" w:after="120"/>
              <w:jc w:val="both"/>
              <w:rPr>
                <w:sz w:val="18"/>
                <w:szCs w:val="18"/>
              </w:rPr>
            </w:pPr>
            <w:r>
              <w:rPr>
                <w:rFonts w:cs="Intel Clear"/>
              </w:rPr>
              <w:t xml:space="preserve">Epoch timestamp (in microseconds) at which </w:t>
            </w:r>
            <w:r w:rsidRPr="008C54CA">
              <w:rPr>
                <w:rFonts w:cs="Intel Clear"/>
              </w:rPr>
              <w:t xml:space="preserve">MQTT-Export </w:t>
            </w:r>
            <w:r>
              <w:rPr>
                <w:rFonts w:cs="Intel Clear"/>
              </w:rPr>
              <w:t>prepares a message to publish on ZMQ.</w:t>
            </w:r>
          </w:p>
        </w:tc>
      </w:tr>
      <w:tr w:rsidR="00F25EC1" w14:paraId="1D2FFE1F" w14:textId="77777777" w:rsidTr="006A209F">
        <w:tc>
          <w:tcPr>
            <w:tcW w:w="2695" w:type="dxa"/>
          </w:tcPr>
          <w:p w14:paraId="0D426E0E" w14:textId="49425C05" w:rsidR="00F25EC1" w:rsidRDefault="00F25EC1" w:rsidP="00C253D1">
            <w:pPr>
              <w:pStyle w:val="Body"/>
              <w:spacing w:before="120" w:after="120"/>
              <w:jc w:val="both"/>
              <w:rPr>
                <w:sz w:val="18"/>
                <w:szCs w:val="18"/>
              </w:rPr>
            </w:pPr>
            <w:r w:rsidRPr="002159BC">
              <w:t>reqRcvdByApp</w:t>
            </w:r>
          </w:p>
        </w:tc>
        <w:tc>
          <w:tcPr>
            <w:tcW w:w="5130" w:type="dxa"/>
          </w:tcPr>
          <w:p w14:paraId="35E30BA3" w14:textId="6145592A" w:rsidR="00F25EC1" w:rsidRDefault="00F25EC1" w:rsidP="00C253D1">
            <w:pPr>
              <w:pStyle w:val="Body"/>
              <w:spacing w:before="120" w:after="120"/>
              <w:jc w:val="both"/>
              <w:rPr>
                <w:rFonts w:cs="Intel Clear"/>
              </w:rPr>
            </w:pPr>
            <w:r>
              <w:rPr>
                <w:rFonts w:cs="Intel Clear"/>
              </w:rPr>
              <w:t>This is applicable for on-demand read/ write operation.</w:t>
            </w:r>
          </w:p>
          <w:p w14:paraId="4884D85E" w14:textId="4079C456" w:rsidR="00F25EC1" w:rsidRPr="00D440EA" w:rsidRDefault="00F25EC1" w:rsidP="00C253D1">
            <w:pPr>
              <w:pStyle w:val="Body"/>
              <w:spacing w:before="120" w:after="120"/>
              <w:jc w:val="both"/>
              <w:rPr>
                <w:rFonts w:cs="Intel Clear"/>
              </w:rPr>
            </w:pPr>
            <w:r>
              <w:rPr>
                <w:rFonts w:cs="Intel Clear"/>
              </w:rPr>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Modbus application container. MQTT-Export sends on-demand request messages to Modbus application over ZMQ.</w:t>
            </w:r>
          </w:p>
        </w:tc>
      </w:tr>
      <w:tr w:rsidR="00F25EC1" w14:paraId="627C14BB" w14:textId="77777777" w:rsidTr="006A209F">
        <w:tc>
          <w:tcPr>
            <w:tcW w:w="2695" w:type="dxa"/>
          </w:tcPr>
          <w:p w14:paraId="461A9FC7" w14:textId="1A6E343B" w:rsidR="00F25EC1" w:rsidRDefault="00F25EC1" w:rsidP="00C253D1">
            <w:pPr>
              <w:pStyle w:val="Body"/>
              <w:spacing w:before="120" w:after="120"/>
              <w:jc w:val="both"/>
              <w:rPr>
                <w:sz w:val="18"/>
                <w:szCs w:val="18"/>
              </w:rPr>
            </w:pPr>
            <w:r w:rsidRPr="00F07FC3">
              <w:rPr>
                <w:rFonts w:cs="Intel Clear"/>
              </w:rPr>
              <w:t xml:space="preserve">reqRcvdInStack </w:t>
            </w:r>
          </w:p>
        </w:tc>
        <w:tc>
          <w:tcPr>
            <w:tcW w:w="5130" w:type="dxa"/>
          </w:tcPr>
          <w:p w14:paraId="551B3307" w14:textId="4B51F06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06707F78" w14:textId="34CC4D7B" w:rsidR="00F25EC1" w:rsidRPr="00DB6355" w:rsidRDefault="00F25EC1" w:rsidP="00C253D1">
            <w:pPr>
              <w:pStyle w:val="Body"/>
              <w:spacing w:before="120" w:after="120"/>
              <w:jc w:val="both"/>
              <w:rPr>
                <w:rFonts w:cs="Intel Clear"/>
              </w:rPr>
            </w:pPr>
            <w:r>
              <w:rPr>
                <w:rFonts w:cs="Intel Clear"/>
              </w:rPr>
              <w:lastRenderedPageBreak/>
              <w:t>Epoch timestamp (in microseconds) at which protocol stack received the request message to send on network. This is step inside Modbus application container.</w:t>
            </w:r>
          </w:p>
        </w:tc>
      </w:tr>
      <w:tr w:rsidR="00F25EC1" w14:paraId="720D6E96" w14:textId="77777777" w:rsidTr="006A209F">
        <w:tc>
          <w:tcPr>
            <w:tcW w:w="2695" w:type="dxa"/>
          </w:tcPr>
          <w:p w14:paraId="4A4E8A4B" w14:textId="11B6A0CA" w:rsidR="00F25EC1" w:rsidRDefault="00F25EC1" w:rsidP="00C253D1">
            <w:pPr>
              <w:pStyle w:val="Body"/>
              <w:spacing w:before="120" w:after="120"/>
              <w:jc w:val="both"/>
              <w:rPr>
                <w:sz w:val="18"/>
                <w:szCs w:val="18"/>
              </w:rPr>
            </w:pPr>
            <w:r w:rsidRPr="00F07FC3">
              <w:rPr>
                <w:rFonts w:cs="Intel Clear"/>
              </w:rPr>
              <w:lastRenderedPageBreak/>
              <w:t xml:space="preserve">reqSentByStack </w:t>
            </w:r>
          </w:p>
        </w:tc>
        <w:tc>
          <w:tcPr>
            <w:tcW w:w="5130" w:type="dxa"/>
          </w:tcPr>
          <w:p w14:paraId="786B63F0"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421C3D95" w14:textId="6198FDE9" w:rsidR="00F25EC1" w:rsidRPr="00410411" w:rsidRDefault="00F25EC1" w:rsidP="00C253D1">
            <w:pPr>
              <w:pStyle w:val="Body"/>
              <w:spacing w:before="120" w:after="120"/>
              <w:jc w:val="both"/>
              <w:rPr>
                <w:rFonts w:cs="Intel Clear"/>
              </w:rPr>
            </w:pPr>
            <w:r>
              <w:rPr>
                <w:rFonts w:cs="Intel Clear"/>
              </w:rPr>
              <w:t>Epoch timestamp (in microseconds) at which protocol stack sends the request message on network. This is step inside Modbus application container.</w:t>
            </w:r>
          </w:p>
        </w:tc>
      </w:tr>
      <w:tr w:rsidR="00F25EC1" w14:paraId="0D5C159C" w14:textId="77777777" w:rsidTr="006A209F">
        <w:tc>
          <w:tcPr>
            <w:tcW w:w="2695" w:type="dxa"/>
          </w:tcPr>
          <w:p w14:paraId="7F066BC3" w14:textId="763A6BCF" w:rsidR="00F25EC1" w:rsidRDefault="00F25EC1" w:rsidP="00C253D1">
            <w:pPr>
              <w:pStyle w:val="Body"/>
              <w:spacing w:before="120" w:after="120"/>
              <w:jc w:val="both"/>
              <w:rPr>
                <w:sz w:val="18"/>
                <w:szCs w:val="18"/>
              </w:rPr>
            </w:pPr>
            <w:r w:rsidRPr="00F07FC3">
              <w:rPr>
                <w:rFonts w:cs="Intel Clear"/>
              </w:rPr>
              <w:t xml:space="preserve">respRcvdByStack </w:t>
            </w:r>
          </w:p>
        </w:tc>
        <w:tc>
          <w:tcPr>
            <w:tcW w:w="5130" w:type="dxa"/>
          </w:tcPr>
          <w:p w14:paraId="40708442"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4610AC8" w14:textId="7EEE5B68" w:rsidR="00F25EC1" w:rsidRPr="00974C24" w:rsidRDefault="00F25EC1" w:rsidP="00C253D1">
            <w:pPr>
              <w:pStyle w:val="Body"/>
              <w:spacing w:before="120" w:after="120"/>
              <w:jc w:val="both"/>
              <w:rPr>
                <w:rFonts w:cs="Intel Clear"/>
              </w:rPr>
            </w:pPr>
            <w:r>
              <w:rPr>
                <w:rFonts w:cs="Intel Clear"/>
              </w:rPr>
              <w:t>Epoch timestamp (in microseconds) at which protocol stack reads the response message received from a network. This is step inside Modbus application container.</w:t>
            </w:r>
          </w:p>
        </w:tc>
      </w:tr>
      <w:tr w:rsidR="00F25EC1" w14:paraId="29D764CC" w14:textId="77777777" w:rsidTr="006A209F">
        <w:tc>
          <w:tcPr>
            <w:tcW w:w="2695" w:type="dxa"/>
          </w:tcPr>
          <w:p w14:paraId="610C5613" w14:textId="49AFD807" w:rsidR="00F25EC1" w:rsidRDefault="00F25EC1" w:rsidP="00C253D1">
            <w:pPr>
              <w:pStyle w:val="Body"/>
              <w:spacing w:before="120" w:after="120"/>
              <w:jc w:val="both"/>
              <w:rPr>
                <w:sz w:val="18"/>
                <w:szCs w:val="18"/>
              </w:rPr>
            </w:pPr>
            <w:r w:rsidRPr="00F07FC3">
              <w:rPr>
                <w:rFonts w:cs="Intel Clear"/>
              </w:rPr>
              <w:t xml:space="preserve">respPostedByStack </w:t>
            </w:r>
          </w:p>
        </w:tc>
        <w:tc>
          <w:tcPr>
            <w:tcW w:w="5130" w:type="dxa"/>
          </w:tcPr>
          <w:p w14:paraId="3DE93FAC"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14F020D" w14:textId="7077F4E4" w:rsidR="00F25EC1" w:rsidRPr="00974C24" w:rsidRDefault="00F25EC1" w:rsidP="00C253D1">
            <w:pPr>
              <w:pStyle w:val="Body"/>
              <w:spacing w:before="120" w:after="120"/>
              <w:jc w:val="both"/>
              <w:rPr>
                <w:rFonts w:cs="Intel Clear"/>
              </w:rPr>
            </w:pPr>
            <w:r>
              <w:rPr>
                <w:rFonts w:cs="Intel Clear"/>
              </w:rPr>
              <w:t>Epoch timestamp (in microseconds) at which protocol stack sends the received response message to Modbus application container. This is step inside Modbus application container.</w:t>
            </w:r>
          </w:p>
        </w:tc>
      </w:tr>
      <w:tr w:rsidR="00F25EC1" w14:paraId="288ED48F" w14:textId="77777777" w:rsidTr="006A209F">
        <w:tc>
          <w:tcPr>
            <w:tcW w:w="2695" w:type="dxa"/>
          </w:tcPr>
          <w:p w14:paraId="0164ECA3" w14:textId="41223DD7" w:rsidR="00F25EC1" w:rsidRPr="00F07FC3" w:rsidRDefault="00F25EC1" w:rsidP="00C253D1">
            <w:pPr>
              <w:pStyle w:val="Body"/>
              <w:spacing w:before="120" w:after="120"/>
              <w:jc w:val="both"/>
              <w:rPr>
                <w:rFonts w:cs="Intel Clear"/>
              </w:rPr>
            </w:pPr>
            <w:r>
              <w:rPr>
                <w:rFonts w:cs="Intel Clear"/>
              </w:rPr>
              <w:t>usec</w:t>
            </w:r>
          </w:p>
        </w:tc>
        <w:tc>
          <w:tcPr>
            <w:tcW w:w="5130" w:type="dxa"/>
          </w:tcPr>
          <w:p w14:paraId="1A174009"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78B6D44C" w14:textId="62FD3C34" w:rsidR="00F25EC1" w:rsidRDefault="00F25EC1" w:rsidP="00C253D1">
            <w:pPr>
              <w:pStyle w:val="Body"/>
              <w:spacing w:before="120" w:after="120"/>
              <w:jc w:val="both"/>
              <w:rPr>
                <w:rFonts w:cs="Intel Clear"/>
              </w:rPr>
            </w:pPr>
            <w:r>
              <w:rPr>
                <w:rFonts w:cs="Intel Clear"/>
              </w:rPr>
              <w:t xml:space="preserve">Epoch timestamp (in microseconds) at which Modbus application container prepares a message to publish on ZMQ. </w:t>
            </w:r>
          </w:p>
          <w:p w14:paraId="17D6C95D" w14:textId="2A2A7D60" w:rsidR="00F25EC1" w:rsidRDefault="00F25EC1" w:rsidP="00C253D1">
            <w:pPr>
              <w:pStyle w:val="Body"/>
              <w:spacing w:before="120" w:after="120"/>
              <w:jc w:val="both"/>
              <w:rPr>
                <w:rFonts w:cs="Intel Clear"/>
              </w:rPr>
            </w:pPr>
            <w:r>
              <w:rPr>
                <w:rFonts w:cs="Intel Clear"/>
              </w:rPr>
              <w:t>This field is a part of data-model. It is repeated here for completeness.</w:t>
            </w:r>
          </w:p>
        </w:tc>
      </w:tr>
      <w:tr w:rsidR="00F25EC1" w14:paraId="1FAB397B" w14:textId="77777777" w:rsidTr="006A209F">
        <w:tc>
          <w:tcPr>
            <w:tcW w:w="2695" w:type="dxa"/>
          </w:tcPr>
          <w:p w14:paraId="67AF6F7F" w14:textId="3F8B4D23" w:rsidR="00F25EC1" w:rsidRDefault="00F25EC1" w:rsidP="00C253D1">
            <w:pPr>
              <w:pStyle w:val="Body"/>
              <w:spacing w:before="120" w:after="120"/>
              <w:jc w:val="both"/>
              <w:rPr>
                <w:sz w:val="18"/>
                <w:szCs w:val="18"/>
              </w:rPr>
            </w:pPr>
            <w:r w:rsidRPr="00F07FC3">
              <w:rPr>
                <w:rFonts w:cs="Intel Clear"/>
              </w:rPr>
              <w:t>tsMsgRcvdForProcessing</w:t>
            </w:r>
          </w:p>
        </w:tc>
        <w:tc>
          <w:tcPr>
            <w:tcW w:w="5130" w:type="dxa"/>
          </w:tcPr>
          <w:p w14:paraId="6222642F"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05538DF" w14:textId="3494C581"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MQTT-Export. Modbus application container sends messages like polling data and response for on-demand requests on ZMQ to MQTT-Export.</w:t>
            </w:r>
          </w:p>
        </w:tc>
      </w:tr>
      <w:tr w:rsidR="00F25EC1" w14:paraId="79483EB1" w14:textId="77777777" w:rsidTr="006A209F">
        <w:tc>
          <w:tcPr>
            <w:tcW w:w="2695" w:type="dxa"/>
          </w:tcPr>
          <w:p w14:paraId="4A345E27" w14:textId="481253B5" w:rsidR="00F25EC1" w:rsidRDefault="00F25EC1" w:rsidP="00C253D1">
            <w:pPr>
              <w:pStyle w:val="Body"/>
              <w:spacing w:before="120" w:after="120"/>
              <w:jc w:val="both"/>
              <w:rPr>
                <w:sz w:val="18"/>
                <w:szCs w:val="18"/>
              </w:rPr>
            </w:pPr>
            <w:r w:rsidRPr="00F07FC3">
              <w:rPr>
                <w:rFonts w:cs="Intel Clear"/>
              </w:rPr>
              <w:t>tsMsgReadyForPublish</w:t>
            </w:r>
          </w:p>
        </w:tc>
        <w:tc>
          <w:tcPr>
            <w:tcW w:w="5130" w:type="dxa"/>
          </w:tcPr>
          <w:p w14:paraId="1352150C" w14:textId="297B2BAE"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60CD934" w14:textId="25A30001" w:rsidR="00F25EC1" w:rsidRPr="00A7511A" w:rsidRDefault="00F25EC1" w:rsidP="00C253D1">
            <w:pPr>
              <w:pStyle w:val="Body"/>
              <w:spacing w:before="120" w:after="120"/>
              <w:jc w:val="both"/>
              <w:rPr>
                <w:rFonts w:cs="Intel Clear"/>
              </w:rPr>
            </w:pPr>
            <w:r>
              <w:rPr>
                <w:rFonts w:cs="Intel Clear"/>
              </w:rPr>
              <w:t xml:space="preserve">Epoch timestamp (in microseconds) at which </w:t>
            </w:r>
            <w:r w:rsidRPr="008C54CA">
              <w:rPr>
                <w:rFonts w:cs="Intel Clear"/>
              </w:rPr>
              <w:t xml:space="preserve">MQTT-Export </w:t>
            </w:r>
            <w:r>
              <w:rPr>
                <w:rFonts w:cs="Intel Clear"/>
              </w:rPr>
              <w:t>prepares a message to publish on MQTT.</w:t>
            </w:r>
          </w:p>
        </w:tc>
      </w:tr>
    </w:tbl>
    <w:p w14:paraId="7153C1F8" w14:textId="356887B6" w:rsidR="00B94FE9" w:rsidRDefault="00B94FE9" w:rsidP="00B94FE9">
      <w:pPr>
        <w:pStyle w:val="Heading2"/>
      </w:pPr>
      <w:bookmarkStart w:id="77" w:name="_Toc59562019"/>
      <w:r>
        <w:lastRenderedPageBreak/>
        <w:t>Data Polling</w:t>
      </w:r>
      <w:bookmarkEnd w:id="77"/>
    </w:p>
    <w:p w14:paraId="3545377D" w14:textId="13080F5F" w:rsidR="00B94FE9" w:rsidRDefault="00B94FE9" w:rsidP="00C253D1">
      <w:pPr>
        <w:pStyle w:val="Body"/>
        <w:jc w:val="both"/>
      </w:pPr>
      <w:r>
        <w:t xml:space="preserve">In datapoint YML configuration file, a polling frequency is configured. As per polling frequency, data is fetched from end point and published on MQTT by UWC container. </w:t>
      </w:r>
      <w:r w:rsidRPr="004B10EA">
        <w:t xml:space="preserve">This </w:t>
      </w:r>
      <w:r>
        <w:t xml:space="preserve">section describes how </w:t>
      </w:r>
      <w:r w:rsidRPr="004B10EA">
        <w:t xml:space="preserve">to </w:t>
      </w:r>
      <w:r>
        <w:t>read</w:t>
      </w:r>
      <w:r w:rsidRPr="004B10EA">
        <w:t xml:space="preserve"> data </w:t>
      </w:r>
      <w:r>
        <w:t>for polled points using MQTT.</w:t>
      </w:r>
    </w:p>
    <w:p w14:paraId="5D679FC9" w14:textId="5727013E" w:rsidR="007D44BD" w:rsidRDefault="007D44BD" w:rsidP="00C253D1">
      <w:pPr>
        <w:pStyle w:val="Body"/>
        <w:jc w:val="both"/>
      </w:pPr>
      <w:r>
        <w:t xml:space="preserve">The data actions which are “Polling” actions are initiated by the Protocol container (in this case the Modbus protocol application (i.e. the driver) within the Modbus container. </w:t>
      </w:r>
    </w:p>
    <w:p w14:paraId="1BF8E54E" w14:textId="2D4549F3" w:rsidR="00B94FE9" w:rsidRDefault="00B94FE9" w:rsidP="00C253D1">
      <w:pPr>
        <w:pStyle w:val="Body"/>
        <w:jc w:val="both"/>
        <w:rPr>
          <w:b/>
        </w:rPr>
      </w:pPr>
      <w:r>
        <w:t>To receive polled data: Application should use</w:t>
      </w:r>
      <w:r w:rsidR="00047BB4">
        <w:t xml:space="preserve"> a</w:t>
      </w:r>
      <w:r>
        <w:t xml:space="preserve"> topic in following format to receive (i.e. subscribe) polling data from MQTT:</w:t>
      </w:r>
    </w:p>
    <w:p w14:paraId="2439A11B" w14:textId="7FD63AAE" w:rsidR="00B94FE9" w:rsidRDefault="00B94FE9" w:rsidP="00C253D1">
      <w:pPr>
        <w:pStyle w:val="Body"/>
        <w:jc w:val="both"/>
        <w:rPr>
          <w:b/>
        </w:rPr>
      </w:pPr>
      <w:r>
        <w:rPr>
          <w:b/>
        </w:rPr>
        <w:t>MQTT topic to receive (i.e. subscribe) write response: /device/</w:t>
      </w:r>
      <w:r w:rsidR="00EA175B">
        <w:rPr>
          <w:b/>
        </w:rPr>
        <w:t>well</w:t>
      </w:r>
      <w:r w:rsidR="00CB57F9">
        <w:rPr>
          <w:b/>
        </w:rPr>
        <w:t>head</w:t>
      </w:r>
      <w:r>
        <w:rPr>
          <w:b/>
        </w:rPr>
        <w:t>/point/update</w:t>
      </w:r>
    </w:p>
    <w:p w14:paraId="48FD3426" w14:textId="77777777" w:rsidR="00AE0594" w:rsidRDefault="00AE0594" w:rsidP="00C253D1">
      <w:pPr>
        <w:pStyle w:val="Body"/>
        <w:jc w:val="both"/>
      </w:pPr>
      <w:r>
        <w:t>Please refer table in section 6 for details of fields.</w:t>
      </w:r>
    </w:p>
    <w:p w14:paraId="51E65E14" w14:textId="77777777" w:rsidR="00B94FE9" w:rsidRDefault="00B94FE9" w:rsidP="00C253D1">
      <w:pPr>
        <w:pStyle w:val="Body"/>
        <w:jc w:val="both"/>
        <w:rPr>
          <w:b/>
        </w:rPr>
      </w:pPr>
      <w:r>
        <w:rPr>
          <w:b/>
        </w:rPr>
        <w:t xml:space="preserve">Example: </w:t>
      </w:r>
    </w:p>
    <w:p w14:paraId="3DFCB51B" w14:textId="77777777" w:rsidR="00030D3E" w:rsidRDefault="00B94FE9" w:rsidP="00C253D1">
      <w:pPr>
        <w:pStyle w:val="Body"/>
        <w:jc w:val="both"/>
      </w:pPr>
      <w:r>
        <w:rPr>
          <w:b/>
        </w:rPr>
        <w:t>Polling</w:t>
      </w:r>
      <w:r w:rsidRPr="004B10EA">
        <w:rPr>
          <w:b/>
        </w:rPr>
        <w:t xml:space="preserve"> Topic</w:t>
      </w:r>
      <w:r>
        <w:t xml:space="preserve">: </w:t>
      </w:r>
      <w:r w:rsidR="00030D3E" w:rsidRPr="00030D3E">
        <w:t>/flowmeter/PL0/D3/update</w:t>
      </w:r>
    </w:p>
    <w:p w14:paraId="0FC5C10A" w14:textId="22BC9318" w:rsidR="00B94FE9" w:rsidRDefault="00B94FE9" w:rsidP="00C253D1">
      <w:pPr>
        <w:pStyle w:val="Body"/>
        <w:jc w:val="both"/>
      </w:pPr>
      <w:r>
        <w:rPr>
          <w:b/>
        </w:rPr>
        <w:t>Polling</w:t>
      </w:r>
      <w:r w:rsidRPr="004B10EA">
        <w:rPr>
          <w:b/>
        </w:rPr>
        <w:t xml:space="preserve"> Message</w:t>
      </w:r>
      <w:r>
        <w:t xml:space="preserve">: Success Response </w:t>
      </w:r>
    </w:p>
    <w:p w14:paraId="15A042AE" w14:textId="77777777" w:rsidR="00845F55" w:rsidRPr="00C7404F" w:rsidRDefault="00B94FE9" w:rsidP="00C253D1">
      <w:pPr>
        <w:spacing w:before="0"/>
        <w:jc w:val="both"/>
        <w:rPr>
          <w:color w:val="000000"/>
        </w:rPr>
      </w:pPr>
      <w:r w:rsidRPr="00C7404F">
        <w:rPr>
          <w:color w:val="000000"/>
        </w:rPr>
        <w:t>{</w:t>
      </w:r>
      <w:r w:rsidR="00F5574B" w:rsidRPr="00C7404F">
        <w:rPr>
          <w:color w:val="000000"/>
        </w:rPr>
        <w:t xml:space="preserve"> </w:t>
      </w:r>
    </w:p>
    <w:p w14:paraId="5092477F" w14:textId="77777777" w:rsidR="00E1150F" w:rsidRPr="00C7404F" w:rsidRDefault="00E1150F" w:rsidP="00C253D1">
      <w:pPr>
        <w:spacing w:before="0"/>
        <w:ind w:firstLine="360"/>
        <w:jc w:val="both"/>
        <w:rPr>
          <w:color w:val="000000"/>
        </w:rPr>
      </w:pPr>
      <w:r w:rsidRPr="00C7404F">
        <w:rPr>
          <w:color w:val="000000"/>
        </w:rPr>
        <w:t>"driver_seq":</w:t>
      </w:r>
      <w:r w:rsidRPr="00C7404F">
        <w:rPr>
          <w:color w:val="000000"/>
        </w:rPr>
        <w:tab/>
        <w:t>"1153204567290051305",</w:t>
      </w:r>
    </w:p>
    <w:p w14:paraId="16ED7096" w14:textId="27C4BD86" w:rsidR="004B2D1D" w:rsidRDefault="004B2D1D" w:rsidP="00C253D1">
      <w:pPr>
        <w:spacing w:before="0"/>
        <w:ind w:firstLine="360"/>
        <w:jc w:val="both"/>
        <w:rPr>
          <w:color w:val="000000"/>
        </w:rPr>
      </w:pPr>
      <w:r w:rsidRPr="00C7404F">
        <w:rPr>
          <w:color w:val="000000"/>
        </w:rPr>
        <w:t>"timestamp":</w:t>
      </w:r>
      <w:r w:rsidRPr="00C7404F">
        <w:rPr>
          <w:color w:val="000000"/>
        </w:rPr>
        <w:tab/>
        <w:t>"</w:t>
      </w:r>
      <w:r w:rsidRPr="00030D3E">
        <w:rPr>
          <w:color w:val="000000"/>
        </w:rPr>
        <w:t>2020-05-01T06:40:25</w:t>
      </w:r>
      <w:r w:rsidRPr="00C7404F">
        <w:rPr>
          <w:color w:val="000000"/>
        </w:rPr>
        <w:t>",</w:t>
      </w:r>
    </w:p>
    <w:p w14:paraId="0C14369D" w14:textId="77777777" w:rsidR="004B2D1D" w:rsidRPr="00C7404F" w:rsidRDefault="004B2D1D" w:rsidP="00C253D1">
      <w:pPr>
        <w:spacing w:before="0"/>
        <w:jc w:val="both"/>
        <w:rPr>
          <w:color w:val="000000"/>
        </w:rPr>
      </w:pPr>
      <w:r w:rsidRPr="00C7404F">
        <w:rPr>
          <w:color w:val="000000"/>
        </w:rPr>
        <w:tab/>
        <w:t>"version":</w:t>
      </w:r>
      <w:r w:rsidRPr="00C7404F">
        <w:rPr>
          <w:color w:val="000000"/>
        </w:rPr>
        <w:tab/>
        <w:t>"2.0",</w:t>
      </w:r>
    </w:p>
    <w:p w14:paraId="7E7FDB21" w14:textId="77777777" w:rsidR="004B2D1D" w:rsidRPr="00C7404F" w:rsidRDefault="004B2D1D" w:rsidP="00C253D1">
      <w:pPr>
        <w:spacing w:before="0"/>
        <w:jc w:val="both"/>
        <w:rPr>
          <w:color w:val="000000"/>
        </w:rPr>
      </w:pPr>
      <w:r w:rsidRPr="00C7404F">
        <w:rPr>
          <w:color w:val="000000"/>
        </w:rPr>
        <w:tab/>
        <w:t>"realtime":</w:t>
      </w:r>
      <w:r w:rsidRPr="00C7404F">
        <w:rPr>
          <w:color w:val="000000"/>
        </w:rPr>
        <w:tab/>
        <w:t>"</w:t>
      </w:r>
      <w:r>
        <w:rPr>
          <w:color w:val="000000"/>
        </w:rPr>
        <w:t>1</w:t>
      </w:r>
      <w:r w:rsidRPr="00C7404F">
        <w:rPr>
          <w:color w:val="000000"/>
        </w:rPr>
        <w:t>",</w:t>
      </w:r>
    </w:p>
    <w:p w14:paraId="3B6E86A7" w14:textId="14D915B6" w:rsidR="00294102" w:rsidRPr="00C7404F" w:rsidRDefault="00294102"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41A7872F" w14:textId="4DA461F8" w:rsidR="004B2D1D" w:rsidRDefault="00294102" w:rsidP="00C253D1">
      <w:pPr>
        <w:spacing w:before="0"/>
        <w:ind w:firstLine="360"/>
        <w:jc w:val="both"/>
        <w:rPr>
          <w:color w:val="000000"/>
        </w:rPr>
      </w:pPr>
      <w:r w:rsidRPr="00C7404F">
        <w:rPr>
          <w:color w:val="000000"/>
        </w:rPr>
        <w:t>"wellhead":</w:t>
      </w:r>
      <w:r w:rsidRPr="00C7404F">
        <w:rPr>
          <w:color w:val="000000"/>
        </w:rPr>
        <w:tab/>
        <w:t>"PL0",</w:t>
      </w:r>
    </w:p>
    <w:p w14:paraId="44553A93" w14:textId="77777777" w:rsidR="00C35A55" w:rsidRPr="00C7404F" w:rsidRDefault="00C35A55" w:rsidP="00C253D1">
      <w:pPr>
        <w:spacing w:before="0"/>
        <w:ind w:firstLine="360"/>
        <w:jc w:val="both"/>
        <w:rPr>
          <w:color w:val="000000"/>
        </w:rPr>
      </w:pPr>
      <w:r w:rsidRPr="00C7404F">
        <w:rPr>
          <w:color w:val="000000"/>
        </w:rPr>
        <w:t>"metric":</w:t>
      </w:r>
      <w:r w:rsidRPr="00C7404F">
        <w:rPr>
          <w:color w:val="000000"/>
        </w:rPr>
        <w:tab/>
        <w:t>"</w:t>
      </w:r>
      <w:r>
        <w:rPr>
          <w:color w:val="000000"/>
        </w:rPr>
        <w:t>D3</w:t>
      </w:r>
      <w:r w:rsidRPr="00C7404F">
        <w:rPr>
          <w:color w:val="000000"/>
        </w:rPr>
        <w:t>",</w:t>
      </w:r>
    </w:p>
    <w:p w14:paraId="3881F651" w14:textId="42B52A3F" w:rsidR="00294102" w:rsidRDefault="00294102" w:rsidP="00C253D1">
      <w:pPr>
        <w:spacing w:before="0"/>
        <w:ind w:firstLine="360"/>
        <w:jc w:val="both"/>
        <w:rPr>
          <w:color w:val="000000"/>
        </w:rPr>
      </w:pPr>
      <w:r w:rsidRPr="00C7404F">
        <w:rPr>
          <w:color w:val="000000"/>
        </w:rPr>
        <w:t>"tsPollingTime":</w:t>
      </w:r>
      <w:r w:rsidRPr="00C7404F">
        <w:rPr>
          <w:color w:val="000000"/>
        </w:rPr>
        <w:tab/>
        <w:t>"</w:t>
      </w:r>
      <w:r w:rsidRPr="00030D3E">
        <w:rPr>
          <w:color w:val="000000"/>
        </w:rPr>
        <w:t>1588315225331550</w:t>
      </w:r>
      <w:r w:rsidRPr="00C7404F">
        <w:rPr>
          <w:color w:val="000000"/>
        </w:rPr>
        <w:t>",</w:t>
      </w:r>
    </w:p>
    <w:p w14:paraId="2A1AEABD" w14:textId="6B18FBD4" w:rsidR="00F5574B" w:rsidRPr="00C7404F" w:rsidRDefault="00F5574B" w:rsidP="00C253D1">
      <w:pPr>
        <w:spacing w:before="0"/>
        <w:ind w:firstLine="360"/>
        <w:jc w:val="both"/>
        <w:rPr>
          <w:color w:val="000000"/>
        </w:rPr>
      </w:pPr>
      <w:r w:rsidRPr="00C7404F">
        <w:rPr>
          <w:color w:val="000000"/>
        </w:rPr>
        <w:t>"reqRcvdInStack":</w:t>
      </w:r>
      <w:r w:rsidRPr="00C7404F">
        <w:rPr>
          <w:color w:val="000000"/>
        </w:rPr>
        <w:tab/>
        <w:t>"</w:t>
      </w:r>
      <w:r w:rsidR="00030D3E" w:rsidRPr="00030D3E">
        <w:rPr>
          <w:color w:val="000000"/>
        </w:rPr>
        <w:t>1588315225331890</w:t>
      </w:r>
      <w:r w:rsidRPr="00C7404F">
        <w:rPr>
          <w:color w:val="000000"/>
        </w:rPr>
        <w:t>",</w:t>
      </w:r>
    </w:p>
    <w:p w14:paraId="23443A09" w14:textId="77777777" w:rsidR="00294102" w:rsidRDefault="00F5574B" w:rsidP="00C253D1">
      <w:pPr>
        <w:spacing w:before="0"/>
        <w:jc w:val="both"/>
        <w:rPr>
          <w:color w:val="000000"/>
        </w:rPr>
      </w:pPr>
      <w:r w:rsidRPr="00C7404F">
        <w:rPr>
          <w:color w:val="000000"/>
        </w:rPr>
        <w:tab/>
      </w:r>
      <w:r w:rsidR="00294102" w:rsidRPr="00C7404F">
        <w:rPr>
          <w:color w:val="000000"/>
        </w:rPr>
        <w:t>"reqSentByStack":</w:t>
      </w:r>
      <w:r w:rsidR="00294102" w:rsidRPr="00C7404F">
        <w:rPr>
          <w:color w:val="000000"/>
        </w:rPr>
        <w:tab/>
        <w:t>"</w:t>
      </w:r>
      <w:r w:rsidR="00294102" w:rsidRPr="00030D3E">
        <w:rPr>
          <w:color w:val="000000"/>
        </w:rPr>
        <w:t>1588315225333180</w:t>
      </w:r>
      <w:r w:rsidR="00294102" w:rsidRPr="00C7404F">
        <w:rPr>
          <w:color w:val="000000"/>
        </w:rPr>
        <w:t>",</w:t>
      </w:r>
    </w:p>
    <w:p w14:paraId="27C3FD64" w14:textId="758004F9" w:rsidR="00917D12" w:rsidRDefault="00917D12" w:rsidP="00C253D1">
      <w:pPr>
        <w:spacing w:before="0"/>
        <w:ind w:firstLine="360"/>
        <w:jc w:val="both"/>
        <w:rPr>
          <w:color w:val="000000"/>
        </w:rPr>
      </w:pPr>
      <w:r w:rsidRPr="00C7404F">
        <w:rPr>
          <w:color w:val="000000"/>
        </w:rPr>
        <w:t>"respRcvdByStack":</w:t>
      </w:r>
      <w:r w:rsidRPr="00C7404F">
        <w:rPr>
          <w:color w:val="000000"/>
        </w:rPr>
        <w:tab/>
        <w:t>"</w:t>
      </w:r>
      <w:r w:rsidRPr="00030D3E">
        <w:rPr>
          <w:color w:val="000000"/>
        </w:rPr>
        <w:t>1588315225333900</w:t>
      </w:r>
      <w:r w:rsidRPr="00C7404F">
        <w:rPr>
          <w:color w:val="000000"/>
        </w:rPr>
        <w:t>",</w:t>
      </w:r>
    </w:p>
    <w:p w14:paraId="37EB5499" w14:textId="77777777" w:rsidR="00917D12" w:rsidRDefault="00917D12" w:rsidP="00C253D1">
      <w:pPr>
        <w:spacing w:before="0"/>
        <w:ind w:firstLine="360"/>
        <w:jc w:val="both"/>
        <w:rPr>
          <w:color w:val="000000"/>
        </w:rPr>
      </w:pPr>
      <w:r w:rsidRPr="00C7404F">
        <w:rPr>
          <w:color w:val="000000"/>
        </w:rPr>
        <w:t>"respPostedByStack":</w:t>
      </w:r>
      <w:r w:rsidRPr="00C7404F">
        <w:rPr>
          <w:color w:val="000000"/>
        </w:rPr>
        <w:tab/>
        <w:t>"</w:t>
      </w:r>
      <w:r w:rsidRPr="00030D3E">
        <w:rPr>
          <w:color w:val="000000"/>
        </w:rPr>
        <w:t>1588315225333950</w:t>
      </w:r>
      <w:r w:rsidRPr="00C7404F">
        <w:rPr>
          <w:color w:val="000000"/>
        </w:rPr>
        <w:t>",</w:t>
      </w:r>
    </w:p>
    <w:p w14:paraId="0F8413DC" w14:textId="77777777" w:rsidR="00917D12" w:rsidRPr="00C7404F" w:rsidRDefault="00917D12" w:rsidP="00C253D1">
      <w:pPr>
        <w:spacing w:before="0"/>
        <w:ind w:firstLine="360"/>
        <w:jc w:val="both"/>
        <w:rPr>
          <w:color w:val="000000"/>
        </w:rPr>
      </w:pPr>
      <w:r w:rsidRPr="00C7404F">
        <w:rPr>
          <w:color w:val="000000"/>
        </w:rPr>
        <w:t>"status":</w:t>
      </w:r>
      <w:r w:rsidRPr="00C7404F">
        <w:rPr>
          <w:color w:val="000000"/>
        </w:rPr>
        <w:tab/>
        <w:t>"Good",</w:t>
      </w:r>
    </w:p>
    <w:p w14:paraId="58FA9265" w14:textId="77777777" w:rsidR="00917D12" w:rsidRPr="00C7404F" w:rsidRDefault="00917D12" w:rsidP="00C253D1">
      <w:pPr>
        <w:spacing w:before="0"/>
        <w:jc w:val="both"/>
        <w:rPr>
          <w:color w:val="000000"/>
        </w:rPr>
      </w:pPr>
      <w:r w:rsidRPr="00C7404F">
        <w:rPr>
          <w:color w:val="000000"/>
        </w:rPr>
        <w:tab/>
        <w:t>"value":</w:t>
      </w:r>
      <w:r w:rsidRPr="00C7404F">
        <w:rPr>
          <w:color w:val="000000"/>
        </w:rPr>
        <w:tab/>
        <w:t>"0x01",</w:t>
      </w:r>
    </w:p>
    <w:p w14:paraId="16619A21" w14:textId="5B4178B4" w:rsidR="00F5574B" w:rsidRPr="00C7404F" w:rsidRDefault="00F5574B" w:rsidP="00C253D1">
      <w:pPr>
        <w:spacing w:before="0"/>
        <w:jc w:val="both"/>
        <w:rPr>
          <w:color w:val="000000"/>
        </w:rPr>
      </w:pPr>
      <w:r w:rsidRPr="00C7404F">
        <w:rPr>
          <w:color w:val="000000"/>
        </w:rPr>
        <w:tab/>
        <w:t>"usec":</w:t>
      </w:r>
      <w:r w:rsidRPr="00C7404F">
        <w:rPr>
          <w:color w:val="000000"/>
        </w:rPr>
        <w:tab/>
        <w:t>"</w:t>
      </w:r>
      <w:r w:rsidR="00030D3E" w:rsidRPr="00030D3E">
        <w:rPr>
          <w:color w:val="000000"/>
        </w:rPr>
        <w:t>1588315225334040</w:t>
      </w:r>
      <w:r w:rsidRPr="00C7404F">
        <w:rPr>
          <w:color w:val="000000"/>
        </w:rPr>
        <w:t>",</w:t>
      </w:r>
    </w:p>
    <w:p w14:paraId="100470C0" w14:textId="77777777" w:rsidR="00D810F6" w:rsidRDefault="00F5574B" w:rsidP="00C253D1">
      <w:pPr>
        <w:spacing w:before="0"/>
        <w:jc w:val="both"/>
        <w:rPr>
          <w:color w:val="000000"/>
        </w:rPr>
      </w:pPr>
      <w:r w:rsidRPr="00C7404F">
        <w:rPr>
          <w:color w:val="000000"/>
        </w:rPr>
        <w:tab/>
        <w:t>"tsMsgRcvdForProcessing":</w:t>
      </w:r>
      <w:r w:rsidRPr="00C7404F">
        <w:rPr>
          <w:color w:val="000000"/>
        </w:rPr>
        <w:tab/>
        <w:t>"</w:t>
      </w:r>
      <w:r w:rsidR="00030D3E" w:rsidRPr="00030D3E">
        <w:rPr>
          <w:color w:val="000000"/>
        </w:rPr>
        <w:t>1588315225335060</w:t>
      </w:r>
      <w:r w:rsidRPr="00C7404F">
        <w:rPr>
          <w:color w:val="000000"/>
        </w:rPr>
        <w:t>"</w:t>
      </w:r>
      <w:r w:rsidR="00D810F6">
        <w:rPr>
          <w:color w:val="000000"/>
        </w:rPr>
        <w:t>,</w:t>
      </w:r>
    </w:p>
    <w:p w14:paraId="34EF630B" w14:textId="21E4DD08" w:rsidR="009975D0" w:rsidRPr="00C7404F" w:rsidRDefault="00D810F6" w:rsidP="00C253D1">
      <w:pPr>
        <w:spacing w:before="0"/>
        <w:ind w:firstLine="360"/>
        <w:jc w:val="both"/>
        <w:rPr>
          <w:color w:val="000000"/>
        </w:rPr>
      </w:pPr>
      <w:r w:rsidRPr="00C7404F">
        <w:rPr>
          <w:color w:val="000000"/>
        </w:rPr>
        <w:t>"tsMsgReadyForPublish":</w:t>
      </w:r>
      <w:r w:rsidRPr="00C7404F">
        <w:rPr>
          <w:color w:val="000000"/>
        </w:rPr>
        <w:tab/>
        <w:t>"</w:t>
      </w:r>
      <w:r w:rsidRPr="00030D3E">
        <w:rPr>
          <w:color w:val="000000"/>
        </w:rPr>
        <w:t>1588315225335420</w:t>
      </w:r>
      <w:r w:rsidRPr="00C7404F">
        <w:rPr>
          <w:color w:val="000000"/>
        </w:rPr>
        <w:t>"</w:t>
      </w:r>
    </w:p>
    <w:p w14:paraId="01441E21" w14:textId="03D86FE3" w:rsidR="00AE6D04" w:rsidRPr="00C7404F" w:rsidRDefault="00F5574B" w:rsidP="00C253D1">
      <w:pPr>
        <w:spacing w:before="0"/>
        <w:jc w:val="both"/>
        <w:rPr>
          <w:color w:val="000000"/>
        </w:rPr>
      </w:pPr>
      <w:r w:rsidRPr="00C7404F">
        <w:rPr>
          <w:color w:val="000000"/>
        </w:rPr>
        <w:t>}</w:t>
      </w:r>
      <w:r w:rsidR="00B94FE9" w:rsidRPr="00C7404F">
        <w:rPr>
          <w:color w:val="000000"/>
        </w:rPr>
        <w:t xml:space="preserve"> </w:t>
      </w:r>
    </w:p>
    <w:p w14:paraId="60AB4F98" w14:textId="42E82F1A" w:rsidR="006A642A" w:rsidRDefault="00B94FE9" w:rsidP="00C253D1">
      <w:pPr>
        <w:pStyle w:val="Body"/>
        <w:jc w:val="both"/>
      </w:pPr>
      <w:r>
        <w:rPr>
          <w:b/>
        </w:rPr>
        <w:t>Polling</w:t>
      </w:r>
      <w:r w:rsidRPr="004B10EA">
        <w:rPr>
          <w:b/>
        </w:rPr>
        <w:t xml:space="preserve"> Message</w:t>
      </w:r>
      <w:r>
        <w:t>: Error Response</w:t>
      </w:r>
    </w:p>
    <w:p w14:paraId="443EACD0" w14:textId="5F75697F" w:rsidR="00FA461A" w:rsidRDefault="00FA461A" w:rsidP="00C253D1">
      <w:pPr>
        <w:spacing w:before="0"/>
        <w:jc w:val="both"/>
        <w:rPr>
          <w:color w:val="000000"/>
        </w:rPr>
      </w:pPr>
      <w:r w:rsidRPr="00C7404F">
        <w:rPr>
          <w:color w:val="000000"/>
        </w:rPr>
        <w:t>{</w:t>
      </w:r>
    </w:p>
    <w:p w14:paraId="6666D5B5" w14:textId="77777777" w:rsidR="008459EE" w:rsidRPr="00C7404F" w:rsidRDefault="008459EE" w:rsidP="00C253D1">
      <w:pPr>
        <w:spacing w:before="0"/>
        <w:ind w:firstLine="360"/>
        <w:jc w:val="both"/>
        <w:rPr>
          <w:color w:val="000000"/>
        </w:rPr>
      </w:pPr>
      <w:r w:rsidRPr="00C7404F">
        <w:rPr>
          <w:color w:val="000000"/>
        </w:rPr>
        <w:t>"driver_seq":</w:t>
      </w:r>
      <w:r w:rsidRPr="00C7404F">
        <w:rPr>
          <w:color w:val="000000"/>
        </w:rPr>
        <w:tab/>
        <w:t>"1153204567290051305",</w:t>
      </w:r>
    </w:p>
    <w:p w14:paraId="12215C52" w14:textId="77777777" w:rsidR="008459EE" w:rsidRDefault="008459EE" w:rsidP="00C253D1">
      <w:pPr>
        <w:spacing w:before="0"/>
        <w:ind w:firstLine="360"/>
        <w:jc w:val="both"/>
        <w:rPr>
          <w:color w:val="000000"/>
        </w:rPr>
      </w:pPr>
      <w:r w:rsidRPr="00C7404F">
        <w:rPr>
          <w:color w:val="000000"/>
        </w:rPr>
        <w:t>"timestamp":</w:t>
      </w:r>
      <w:r w:rsidRPr="00C7404F">
        <w:rPr>
          <w:color w:val="000000"/>
        </w:rPr>
        <w:tab/>
        <w:t>"</w:t>
      </w:r>
      <w:r w:rsidRPr="00030D3E">
        <w:rPr>
          <w:color w:val="000000"/>
        </w:rPr>
        <w:t>2020-05-01T06:40:25</w:t>
      </w:r>
      <w:r w:rsidRPr="00C7404F">
        <w:rPr>
          <w:color w:val="000000"/>
        </w:rPr>
        <w:t>",</w:t>
      </w:r>
    </w:p>
    <w:p w14:paraId="24DF67EB" w14:textId="77777777" w:rsidR="008459EE" w:rsidRPr="00C7404F" w:rsidRDefault="008459EE" w:rsidP="00C253D1">
      <w:pPr>
        <w:spacing w:before="0"/>
        <w:jc w:val="both"/>
        <w:rPr>
          <w:color w:val="000000"/>
        </w:rPr>
      </w:pPr>
      <w:r w:rsidRPr="00C7404F">
        <w:rPr>
          <w:color w:val="000000"/>
        </w:rPr>
        <w:tab/>
        <w:t>"version":</w:t>
      </w:r>
      <w:r w:rsidRPr="00C7404F">
        <w:rPr>
          <w:color w:val="000000"/>
        </w:rPr>
        <w:tab/>
        <w:t>"2.0",</w:t>
      </w:r>
    </w:p>
    <w:p w14:paraId="29A269B4" w14:textId="77777777" w:rsidR="008459EE" w:rsidRPr="00C7404F" w:rsidRDefault="008459EE" w:rsidP="00C253D1">
      <w:pPr>
        <w:spacing w:before="0"/>
        <w:jc w:val="both"/>
        <w:rPr>
          <w:color w:val="000000"/>
        </w:rPr>
      </w:pPr>
      <w:r w:rsidRPr="00C7404F">
        <w:rPr>
          <w:color w:val="000000"/>
        </w:rPr>
        <w:tab/>
        <w:t>"realtime":</w:t>
      </w:r>
      <w:r w:rsidRPr="00C7404F">
        <w:rPr>
          <w:color w:val="000000"/>
        </w:rPr>
        <w:tab/>
        <w:t>"</w:t>
      </w:r>
      <w:r>
        <w:rPr>
          <w:color w:val="000000"/>
        </w:rPr>
        <w:t>1</w:t>
      </w:r>
      <w:r w:rsidRPr="00C7404F">
        <w:rPr>
          <w:color w:val="000000"/>
        </w:rPr>
        <w:t>",</w:t>
      </w:r>
    </w:p>
    <w:p w14:paraId="56BDF53B" w14:textId="296D11B2" w:rsidR="008459EE" w:rsidRPr="00C7404F" w:rsidRDefault="008459EE"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5075C647" w14:textId="7DFB27B4" w:rsidR="008459EE" w:rsidRDefault="008459EE" w:rsidP="00C253D1">
      <w:pPr>
        <w:spacing w:before="0"/>
        <w:ind w:firstLine="360"/>
        <w:jc w:val="both"/>
        <w:rPr>
          <w:color w:val="000000"/>
        </w:rPr>
      </w:pPr>
      <w:r w:rsidRPr="00C7404F">
        <w:rPr>
          <w:color w:val="000000"/>
        </w:rPr>
        <w:t>"wellhead":</w:t>
      </w:r>
      <w:r w:rsidRPr="00C7404F">
        <w:rPr>
          <w:color w:val="000000"/>
        </w:rPr>
        <w:tab/>
        <w:t>"PL0",</w:t>
      </w:r>
    </w:p>
    <w:p w14:paraId="7DD63835" w14:textId="77777777" w:rsidR="00C35A55" w:rsidRPr="00C7404F" w:rsidRDefault="00C35A55" w:rsidP="00C253D1">
      <w:pPr>
        <w:spacing w:before="0"/>
        <w:ind w:firstLine="360"/>
        <w:jc w:val="both"/>
        <w:rPr>
          <w:color w:val="000000"/>
        </w:rPr>
      </w:pPr>
      <w:r w:rsidRPr="00C7404F">
        <w:rPr>
          <w:color w:val="000000"/>
        </w:rPr>
        <w:t>"metric":</w:t>
      </w:r>
      <w:r w:rsidRPr="00C7404F">
        <w:rPr>
          <w:color w:val="000000"/>
        </w:rPr>
        <w:tab/>
        <w:t>"</w:t>
      </w:r>
      <w:r>
        <w:rPr>
          <w:color w:val="000000"/>
        </w:rPr>
        <w:t>D3</w:t>
      </w:r>
      <w:r w:rsidRPr="00C7404F">
        <w:rPr>
          <w:color w:val="000000"/>
        </w:rPr>
        <w:t>",</w:t>
      </w:r>
    </w:p>
    <w:p w14:paraId="51447692" w14:textId="77777777" w:rsidR="008459EE" w:rsidRDefault="008459EE" w:rsidP="00C253D1">
      <w:pPr>
        <w:spacing w:before="0"/>
        <w:ind w:firstLine="360"/>
        <w:jc w:val="both"/>
        <w:rPr>
          <w:color w:val="000000"/>
        </w:rPr>
      </w:pPr>
      <w:r w:rsidRPr="00C7404F">
        <w:rPr>
          <w:color w:val="000000"/>
        </w:rPr>
        <w:t>"tsPollingTime":</w:t>
      </w:r>
      <w:r w:rsidRPr="00C7404F">
        <w:rPr>
          <w:color w:val="000000"/>
        </w:rPr>
        <w:tab/>
        <w:t>"</w:t>
      </w:r>
      <w:r w:rsidRPr="00030D3E">
        <w:rPr>
          <w:color w:val="000000"/>
        </w:rPr>
        <w:t>1588315225331550</w:t>
      </w:r>
      <w:r w:rsidRPr="00C7404F">
        <w:rPr>
          <w:color w:val="000000"/>
        </w:rPr>
        <w:t>",</w:t>
      </w:r>
    </w:p>
    <w:p w14:paraId="4A85A4A4" w14:textId="77777777" w:rsidR="008459EE" w:rsidRPr="00C7404F" w:rsidRDefault="008459EE" w:rsidP="00C253D1">
      <w:pPr>
        <w:spacing w:before="0"/>
        <w:ind w:firstLine="360"/>
        <w:jc w:val="both"/>
        <w:rPr>
          <w:color w:val="000000"/>
        </w:rPr>
      </w:pPr>
      <w:r w:rsidRPr="00C7404F">
        <w:rPr>
          <w:color w:val="000000"/>
        </w:rPr>
        <w:t>"reqRcvdInStack":</w:t>
      </w:r>
      <w:r w:rsidRPr="00C7404F">
        <w:rPr>
          <w:color w:val="000000"/>
        </w:rPr>
        <w:tab/>
        <w:t>"</w:t>
      </w:r>
      <w:r w:rsidRPr="00030D3E">
        <w:rPr>
          <w:color w:val="000000"/>
        </w:rPr>
        <w:t>1588315225331890</w:t>
      </w:r>
      <w:r w:rsidRPr="00C7404F">
        <w:rPr>
          <w:color w:val="000000"/>
        </w:rPr>
        <w:t>",</w:t>
      </w:r>
    </w:p>
    <w:p w14:paraId="040A0D1C" w14:textId="77777777" w:rsidR="008459EE" w:rsidRDefault="008459EE" w:rsidP="00C253D1">
      <w:pPr>
        <w:spacing w:before="0"/>
        <w:jc w:val="both"/>
        <w:rPr>
          <w:color w:val="000000"/>
        </w:rPr>
      </w:pPr>
      <w:r w:rsidRPr="00C7404F">
        <w:rPr>
          <w:color w:val="000000"/>
        </w:rPr>
        <w:tab/>
        <w:t>"reqSentByStack":</w:t>
      </w:r>
      <w:r w:rsidRPr="00C7404F">
        <w:rPr>
          <w:color w:val="000000"/>
        </w:rPr>
        <w:tab/>
        <w:t>"</w:t>
      </w:r>
      <w:r w:rsidRPr="00030D3E">
        <w:rPr>
          <w:color w:val="000000"/>
        </w:rPr>
        <w:t>1588315225333180</w:t>
      </w:r>
      <w:r w:rsidRPr="00C7404F">
        <w:rPr>
          <w:color w:val="000000"/>
        </w:rPr>
        <w:t>",</w:t>
      </w:r>
    </w:p>
    <w:p w14:paraId="10A5A35F" w14:textId="40864413" w:rsidR="008459EE" w:rsidRDefault="008459EE" w:rsidP="00C253D1">
      <w:pPr>
        <w:spacing w:before="0"/>
        <w:ind w:firstLine="360"/>
        <w:jc w:val="both"/>
        <w:rPr>
          <w:color w:val="000000"/>
        </w:rPr>
      </w:pPr>
      <w:r w:rsidRPr="00C7404F">
        <w:rPr>
          <w:color w:val="000000"/>
        </w:rPr>
        <w:lastRenderedPageBreak/>
        <w:t>"respRcvdByStack":</w:t>
      </w:r>
      <w:r w:rsidRPr="00C7404F">
        <w:rPr>
          <w:color w:val="000000"/>
        </w:rPr>
        <w:tab/>
        <w:t>"</w:t>
      </w:r>
      <w:r>
        <w:rPr>
          <w:color w:val="000000"/>
        </w:rPr>
        <w:t>0</w:t>
      </w:r>
      <w:r w:rsidRPr="00C7404F">
        <w:rPr>
          <w:color w:val="000000"/>
        </w:rPr>
        <w:t>",</w:t>
      </w:r>
    </w:p>
    <w:p w14:paraId="3D792FD4" w14:textId="52402714" w:rsidR="008459EE" w:rsidRDefault="008459EE" w:rsidP="00C253D1">
      <w:pPr>
        <w:spacing w:before="0"/>
        <w:ind w:firstLine="360"/>
        <w:jc w:val="both"/>
        <w:rPr>
          <w:color w:val="000000"/>
        </w:rPr>
      </w:pPr>
      <w:r w:rsidRPr="00C7404F">
        <w:rPr>
          <w:color w:val="000000"/>
        </w:rPr>
        <w:t>"respPostedByStack":</w:t>
      </w:r>
      <w:r w:rsidRPr="00C7404F">
        <w:rPr>
          <w:color w:val="000000"/>
        </w:rPr>
        <w:tab/>
        <w:t>"</w:t>
      </w:r>
      <w:r w:rsidRPr="00030D3E">
        <w:rPr>
          <w:color w:val="000000"/>
        </w:rPr>
        <w:t>1588315225333950</w:t>
      </w:r>
      <w:r w:rsidRPr="00C7404F">
        <w:rPr>
          <w:color w:val="000000"/>
        </w:rPr>
        <w:t>",</w:t>
      </w:r>
    </w:p>
    <w:p w14:paraId="34589E24" w14:textId="77777777" w:rsidR="001A1F96" w:rsidRDefault="009D495D" w:rsidP="00C253D1">
      <w:pPr>
        <w:spacing w:before="0"/>
        <w:ind w:firstLine="360"/>
        <w:jc w:val="both"/>
        <w:rPr>
          <w:color w:val="000000"/>
        </w:rPr>
      </w:pPr>
      <w:r w:rsidRPr="00C7404F">
        <w:rPr>
          <w:color w:val="000000"/>
        </w:rPr>
        <w:t>"status" : "Bad",</w:t>
      </w:r>
    </w:p>
    <w:p w14:paraId="33787796" w14:textId="299575B2" w:rsidR="00FA461A" w:rsidRPr="00C7404F" w:rsidRDefault="00FA461A" w:rsidP="00C253D1">
      <w:pPr>
        <w:spacing w:before="0"/>
        <w:ind w:firstLine="360"/>
        <w:jc w:val="both"/>
        <w:rPr>
          <w:color w:val="000000"/>
        </w:rPr>
      </w:pPr>
      <w:r w:rsidRPr="00C7404F">
        <w:rPr>
          <w:color w:val="000000"/>
        </w:rPr>
        <w:t>"error_code" : "2003",</w:t>
      </w:r>
    </w:p>
    <w:p w14:paraId="57CC0211" w14:textId="4EC9A001" w:rsidR="00FA461A" w:rsidRPr="00C7404F" w:rsidRDefault="00FA461A" w:rsidP="00C253D1">
      <w:pPr>
        <w:spacing w:before="0"/>
        <w:ind w:firstLine="360"/>
        <w:jc w:val="both"/>
        <w:rPr>
          <w:color w:val="000000"/>
        </w:rPr>
      </w:pPr>
      <w:r w:rsidRPr="00C7404F">
        <w:rPr>
          <w:color w:val="000000"/>
        </w:rPr>
        <w:t>"lastGoodUsec" : "</w:t>
      </w:r>
      <w:r w:rsidR="00946C68" w:rsidRPr="00123B49">
        <w:t>15883152253</w:t>
      </w:r>
      <w:r w:rsidR="00946C68">
        <w:t>33897</w:t>
      </w:r>
      <w:r w:rsidRPr="00C7404F">
        <w:rPr>
          <w:color w:val="000000"/>
        </w:rPr>
        <w:t>",</w:t>
      </w:r>
    </w:p>
    <w:p w14:paraId="784876C2" w14:textId="54B107E5" w:rsidR="00FA461A" w:rsidRPr="00C7404F" w:rsidRDefault="00FA461A" w:rsidP="00C253D1">
      <w:pPr>
        <w:spacing w:before="0"/>
        <w:ind w:firstLine="360"/>
        <w:jc w:val="both"/>
        <w:rPr>
          <w:color w:val="000000"/>
        </w:rPr>
      </w:pPr>
      <w:r w:rsidRPr="00C7404F">
        <w:rPr>
          <w:color w:val="000000"/>
        </w:rPr>
        <w:t>"value" : "0x01",</w:t>
      </w:r>
    </w:p>
    <w:p w14:paraId="5AF2AFE0" w14:textId="335FD009" w:rsidR="00FA461A" w:rsidRPr="00C7404F"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"usec" : "</w:t>
      </w:r>
      <w:r w:rsidR="001264E8" w:rsidRPr="001264E8">
        <w:rPr>
          <w:color w:val="000000"/>
        </w:rPr>
        <w:t>1588315225334040</w:t>
      </w:r>
      <w:r w:rsidRPr="00C7404F">
        <w:rPr>
          <w:color w:val="000000"/>
        </w:rPr>
        <w:t>",</w:t>
      </w:r>
    </w:p>
    <w:p w14:paraId="59E72858" w14:textId="0ACE3614" w:rsidR="00FA461A"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"tsMsgRcvdForProcessing" : "</w:t>
      </w:r>
      <w:r w:rsidR="001264E8" w:rsidRPr="001264E8">
        <w:rPr>
          <w:color w:val="000000"/>
        </w:rPr>
        <w:t>1588315225335060</w:t>
      </w:r>
      <w:r w:rsidRPr="00C7404F">
        <w:rPr>
          <w:color w:val="000000"/>
        </w:rPr>
        <w:t>"</w:t>
      </w:r>
      <w:r w:rsidR="002A0A50">
        <w:rPr>
          <w:color w:val="000000"/>
        </w:rPr>
        <w:t>,</w:t>
      </w:r>
    </w:p>
    <w:p w14:paraId="23FD41C2" w14:textId="3518360D" w:rsidR="002A0A50" w:rsidRPr="00C7404F" w:rsidRDefault="002A0A50" w:rsidP="00C253D1">
      <w:pPr>
        <w:spacing w:before="0"/>
        <w:jc w:val="both"/>
        <w:rPr>
          <w:color w:val="000000"/>
        </w:rPr>
      </w:pPr>
      <w:r>
        <w:rPr>
          <w:color w:val="000000"/>
        </w:rPr>
        <w:tab/>
      </w:r>
      <w:r w:rsidRPr="00C7404F">
        <w:rPr>
          <w:color w:val="000000"/>
        </w:rPr>
        <w:t>"tsMsgReadyForPublish" : "</w:t>
      </w:r>
      <w:r w:rsidRPr="001264E8">
        <w:rPr>
          <w:color w:val="000000"/>
        </w:rPr>
        <w:t>1588315225335420</w:t>
      </w:r>
      <w:r w:rsidRPr="00C7404F">
        <w:rPr>
          <w:color w:val="000000"/>
        </w:rPr>
        <w:t>"</w:t>
      </w:r>
    </w:p>
    <w:p w14:paraId="7316D5FE" w14:textId="16F0E0C9" w:rsidR="00FE6380" w:rsidRPr="00C7404F" w:rsidRDefault="00FA461A" w:rsidP="00C253D1">
      <w:pPr>
        <w:spacing w:before="0"/>
        <w:jc w:val="both"/>
        <w:rPr>
          <w:color w:val="000000"/>
        </w:rPr>
      </w:pPr>
      <w:r w:rsidRPr="00C7404F">
        <w:rPr>
          <w:color w:val="000000"/>
        </w:rPr>
        <w:t>}</w:t>
      </w:r>
    </w:p>
    <w:p w14:paraId="62D7C7C6" w14:textId="543DD80F" w:rsidR="001518C7" w:rsidRDefault="001518C7" w:rsidP="00552FFE">
      <w:pPr>
        <w:pStyle w:val="Heading2"/>
      </w:pPr>
      <w:bookmarkStart w:id="78" w:name="_Toc59562020"/>
      <w:r w:rsidRPr="004B10EA">
        <w:t>On-Demand Write</w:t>
      </w:r>
      <w:bookmarkEnd w:id="78"/>
    </w:p>
    <w:p w14:paraId="0B17E527" w14:textId="30AD4DD2" w:rsidR="001518C7" w:rsidRDefault="001518C7" w:rsidP="00C253D1">
      <w:pPr>
        <w:pStyle w:val="Body"/>
        <w:jc w:val="both"/>
      </w:pPr>
      <w:r w:rsidRPr="004B10EA">
        <w:t xml:space="preserve">This </w:t>
      </w:r>
      <w:r>
        <w:t xml:space="preserve">section describes how </w:t>
      </w:r>
      <w:r w:rsidRPr="004B10EA">
        <w:t xml:space="preserve">to write data to some specific </w:t>
      </w:r>
      <w:r>
        <w:t>Modbus point</w:t>
      </w:r>
      <w:r w:rsidR="00F90E26">
        <w:t xml:space="preserve"> using MQTT</w:t>
      </w:r>
      <w:r>
        <w:t>.</w:t>
      </w:r>
    </w:p>
    <w:p w14:paraId="038F30D5" w14:textId="77D26646" w:rsidR="00F90E26" w:rsidRDefault="00F90E26" w:rsidP="00C253D1">
      <w:pPr>
        <w:pStyle w:val="Body"/>
        <w:jc w:val="both"/>
      </w:pPr>
      <w:r>
        <w:t xml:space="preserve">To send request: Application should use </w:t>
      </w:r>
      <w:r w:rsidR="00047BB4">
        <w:t xml:space="preserve">a </w:t>
      </w:r>
      <w:r>
        <w:t xml:space="preserve">topic </w:t>
      </w:r>
      <w:r w:rsidR="00B94FE9">
        <w:t xml:space="preserve">in following format </w:t>
      </w:r>
      <w:r>
        <w:t>to send (i.e. publish) write request on MQTT:</w:t>
      </w:r>
    </w:p>
    <w:p w14:paraId="43111748" w14:textId="68B639B8" w:rsidR="00F90E26" w:rsidRDefault="00F90E26" w:rsidP="00C253D1">
      <w:pPr>
        <w:pStyle w:val="Body"/>
        <w:ind w:firstLine="360"/>
        <w:jc w:val="both"/>
        <w:rPr>
          <w:b/>
        </w:rPr>
      </w:pPr>
      <w:r>
        <w:rPr>
          <w:b/>
        </w:rPr>
        <w:t xml:space="preserve">MQTT topic </w:t>
      </w:r>
      <w:r w:rsidR="00B94FE9">
        <w:rPr>
          <w:b/>
        </w:rPr>
        <w:t>to send (i.e. publish)</w:t>
      </w:r>
      <w:r>
        <w:rPr>
          <w:b/>
        </w:rPr>
        <w:t xml:space="preserve"> write request: /device/</w:t>
      </w:r>
      <w:r w:rsidR="008C3D88">
        <w:rPr>
          <w:b/>
        </w:rPr>
        <w:t>well</w:t>
      </w:r>
      <w:r w:rsidR="00CB57F9">
        <w:rPr>
          <w:b/>
        </w:rPr>
        <w:t>head</w:t>
      </w:r>
      <w:r>
        <w:rPr>
          <w:b/>
        </w:rPr>
        <w:t>/point/write</w:t>
      </w:r>
    </w:p>
    <w:p w14:paraId="761D4DF7" w14:textId="50D6437F" w:rsidR="00F90E26" w:rsidRDefault="00F90E26" w:rsidP="00C253D1">
      <w:pPr>
        <w:pStyle w:val="Body"/>
        <w:jc w:val="both"/>
        <w:rPr>
          <w:b/>
        </w:rPr>
      </w:pPr>
      <w:r>
        <w:t xml:space="preserve">To receive response: Application should use </w:t>
      </w:r>
      <w:r w:rsidR="008C3D88">
        <w:t xml:space="preserve">a </w:t>
      </w:r>
      <w:r>
        <w:t>topic</w:t>
      </w:r>
      <w:r w:rsidR="00B94FE9" w:rsidRPr="00B94FE9">
        <w:t xml:space="preserve"> </w:t>
      </w:r>
      <w:r w:rsidR="00B94FE9">
        <w:t>in following format</w:t>
      </w:r>
      <w:r>
        <w:t xml:space="preserve"> to receive </w:t>
      </w:r>
      <w:r w:rsidR="00B94FE9">
        <w:t>(i.e. subscribe) response of</w:t>
      </w:r>
      <w:r>
        <w:t xml:space="preserve"> write request </w:t>
      </w:r>
      <w:r w:rsidR="00B94FE9">
        <w:t>from</w:t>
      </w:r>
      <w:r>
        <w:t xml:space="preserve"> MQTT:</w:t>
      </w:r>
    </w:p>
    <w:p w14:paraId="390AC2AD" w14:textId="4F37B5DE" w:rsidR="00F90E26" w:rsidRDefault="00B94FE9" w:rsidP="00C253D1">
      <w:pPr>
        <w:pStyle w:val="Body"/>
        <w:ind w:firstLine="360"/>
        <w:jc w:val="both"/>
        <w:rPr>
          <w:b/>
        </w:rPr>
      </w:pPr>
      <w:r>
        <w:rPr>
          <w:b/>
        </w:rPr>
        <w:t>MQTT topic to receive (i.e. subscribe) write response: /device/</w:t>
      </w:r>
      <w:r w:rsidR="008C3D88">
        <w:rPr>
          <w:b/>
        </w:rPr>
        <w:t>well</w:t>
      </w:r>
      <w:r w:rsidR="00CB57F9">
        <w:rPr>
          <w:b/>
        </w:rPr>
        <w:t>head</w:t>
      </w:r>
      <w:r>
        <w:rPr>
          <w:b/>
        </w:rPr>
        <w:t>/point/writeResponse</w:t>
      </w:r>
    </w:p>
    <w:p w14:paraId="11D3725F" w14:textId="77777777" w:rsidR="00F324E2" w:rsidRDefault="00F324E2" w:rsidP="00C253D1">
      <w:pPr>
        <w:pStyle w:val="Body"/>
        <w:jc w:val="both"/>
      </w:pPr>
      <w:r>
        <w:t>Please refer table in section 6 for details of fields.</w:t>
      </w:r>
    </w:p>
    <w:p w14:paraId="6E2E955D" w14:textId="39B46755" w:rsidR="00B94FE9" w:rsidRDefault="00B94FE9" w:rsidP="00C253D1">
      <w:pPr>
        <w:pStyle w:val="Body"/>
        <w:jc w:val="both"/>
        <w:rPr>
          <w:b/>
        </w:rPr>
      </w:pPr>
      <w:r>
        <w:rPr>
          <w:b/>
        </w:rPr>
        <w:t xml:space="preserve">Example: </w:t>
      </w:r>
    </w:p>
    <w:p w14:paraId="2EBEC410" w14:textId="2CB86516" w:rsidR="001518C7" w:rsidRDefault="001518C7" w:rsidP="00C253D1">
      <w:pPr>
        <w:pStyle w:val="Body"/>
        <w:jc w:val="both"/>
      </w:pPr>
      <w:r w:rsidRPr="004B10EA">
        <w:rPr>
          <w:b/>
        </w:rPr>
        <w:t>Request Topic</w:t>
      </w:r>
      <w:r>
        <w:t xml:space="preserve">: /flowmeter/PL0/Flow/write </w:t>
      </w:r>
    </w:p>
    <w:p w14:paraId="67746ACF" w14:textId="77777777" w:rsidR="001518C7" w:rsidRDefault="001518C7" w:rsidP="00C253D1">
      <w:pPr>
        <w:pStyle w:val="Body"/>
        <w:jc w:val="both"/>
      </w:pPr>
      <w:r w:rsidRPr="004B10EA">
        <w:rPr>
          <w:b/>
        </w:rPr>
        <w:t>Request Message</w:t>
      </w:r>
      <w:r>
        <w:t xml:space="preserve">: </w:t>
      </w:r>
    </w:p>
    <w:p w14:paraId="78326E99" w14:textId="77777777" w:rsidR="001518C7" w:rsidRDefault="001518C7" w:rsidP="00C253D1">
      <w:pPr>
        <w:pStyle w:val="Body"/>
        <w:ind w:left="360"/>
        <w:jc w:val="both"/>
      </w:pPr>
      <w:r>
        <w:t>{"wellhead":"PL0","command":"Flow","value":"0x00","timestamp":"2019-09-20 12:34:56","usec":"1571887474111145","version":"2.0","app_seq":"1234"}</w:t>
      </w:r>
    </w:p>
    <w:p w14:paraId="3FF141FA" w14:textId="3D0B444F" w:rsidR="00AF3215" w:rsidRDefault="00F95947" w:rsidP="00C253D1">
      <w:pPr>
        <w:pStyle w:val="Body"/>
        <w:jc w:val="both"/>
        <w:rPr>
          <w:bCs/>
        </w:rPr>
      </w:pPr>
      <w:r>
        <w:rPr>
          <w:bCs/>
        </w:rPr>
        <w:t>A</w:t>
      </w:r>
      <w:r w:rsidR="00EC7DD3" w:rsidRPr="00AF3215">
        <w:rPr>
          <w:bCs/>
        </w:rPr>
        <w:t xml:space="preserve"> message without “realtime” field is </w:t>
      </w:r>
      <w:r w:rsidR="00E3511D" w:rsidRPr="00AF3215">
        <w:rPr>
          <w:bCs/>
        </w:rPr>
        <w:t xml:space="preserve">treated as a non-realtime message. To </w:t>
      </w:r>
      <w:r w:rsidR="00E26B1E" w:rsidRPr="00AF3215">
        <w:rPr>
          <w:bCs/>
        </w:rPr>
        <w:t>exec</w:t>
      </w:r>
      <w:r w:rsidR="00AF3215" w:rsidRPr="00AF3215">
        <w:rPr>
          <w:bCs/>
        </w:rPr>
        <w:t>ute a message in realtime way, a field called “realtime” should b</w:t>
      </w:r>
      <w:r w:rsidR="002F48C6">
        <w:rPr>
          <w:bCs/>
        </w:rPr>
        <w:t>e</w:t>
      </w:r>
      <w:r w:rsidR="00AF3215" w:rsidRPr="00AF3215">
        <w:rPr>
          <w:bCs/>
        </w:rPr>
        <w:t xml:space="preserve"> added as shown below:</w:t>
      </w:r>
    </w:p>
    <w:p w14:paraId="3339E2E6" w14:textId="3E463D71" w:rsidR="00AF3215" w:rsidRDefault="00AF3215" w:rsidP="00C253D1">
      <w:pPr>
        <w:pStyle w:val="Body"/>
        <w:ind w:left="360"/>
        <w:jc w:val="both"/>
      </w:pPr>
      <w:r>
        <w:t>{"wellhead":"PL0","command":"Flow","value":"0x00","timestamp":"2019-09-20 12:34:56","usec":"1571887474111145","version":"2.0","app_seq":"1234",”realtime”:”1”}</w:t>
      </w:r>
    </w:p>
    <w:p w14:paraId="03061591" w14:textId="73EC07B8" w:rsidR="00760C88" w:rsidRPr="00AF3215" w:rsidRDefault="00760C88" w:rsidP="00C253D1">
      <w:pPr>
        <w:pStyle w:val="Body"/>
        <w:jc w:val="both"/>
        <w:rPr>
          <w:bCs/>
        </w:rPr>
      </w:pPr>
      <w:r>
        <w:rPr>
          <w:bCs/>
        </w:rPr>
        <w:t xml:space="preserve">The “value” field represents value to be written </w:t>
      </w:r>
      <w:r w:rsidR="002F48C6">
        <w:rPr>
          <w:bCs/>
        </w:rPr>
        <w:t>to end device as a part of on-demand write operation.</w:t>
      </w:r>
      <w:r>
        <w:rPr>
          <w:bCs/>
        </w:rPr>
        <w:t xml:space="preserve">  </w:t>
      </w:r>
    </w:p>
    <w:p w14:paraId="7745FE02" w14:textId="77777777" w:rsidR="001518C7" w:rsidRDefault="001518C7" w:rsidP="00C253D1">
      <w:pPr>
        <w:pStyle w:val="Body"/>
        <w:jc w:val="both"/>
      </w:pPr>
      <w:r w:rsidRPr="004B10EA">
        <w:rPr>
          <w:b/>
        </w:rPr>
        <w:t>Response Topic</w:t>
      </w:r>
      <w:r>
        <w:t xml:space="preserve">: /flowmeter/PL0/Flow/writeResponse </w:t>
      </w:r>
    </w:p>
    <w:p w14:paraId="532E855E" w14:textId="77777777" w:rsidR="001518C7" w:rsidRDefault="001518C7" w:rsidP="00C253D1">
      <w:pPr>
        <w:pStyle w:val="Body"/>
        <w:jc w:val="both"/>
      </w:pPr>
      <w:r w:rsidRPr="004B10EA">
        <w:rPr>
          <w:b/>
        </w:rPr>
        <w:t>Response Message</w:t>
      </w:r>
      <w:r>
        <w:t xml:space="preserve">: Success Response </w:t>
      </w:r>
    </w:p>
    <w:p w14:paraId="7F92CD92" w14:textId="5BC00A1B" w:rsidR="001833E0" w:rsidRDefault="002159BC" w:rsidP="00C253D1">
      <w:pPr>
        <w:pStyle w:val="Body"/>
        <w:jc w:val="both"/>
      </w:pPr>
      <w:r>
        <w:t>{</w:t>
      </w:r>
    </w:p>
    <w:p w14:paraId="0222F844" w14:textId="1C435E2E" w:rsidR="00440C30" w:rsidRPr="00440C30" w:rsidRDefault="00440C30" w:rsidP="00C253D1">
      <w:pPr>
        <w:spacing w:before="0"/>
        <w:ind w:left="360" w:firstLine="360"/>
        <w:jc w:val="both"/>
        <w:rPr>
          <w:color w:val="000000"/>
        </w:rPr>
      </w:pPr>
      <w:r w:rsidRPr="00440C30">
        <w:rPr>
          <w:color w:val="000000"/>
        </w:rPr>
        <w:t>"app_seq":    "1234",</w:t>
      </w:r>
    </w:p>
    <w:p w14:paraId="129AF9C9" w14:textId="7AF3CA4A" w:rsidR="00440C30" w:rsidRPr="00440C30" w:rsidRDefault="00440C30" w:rsidP="00C253D1">
      <w:pPr>
        <w:spacing w:before="0"/>
        <w:ind w:firstLine="360"/>
        <w:jc w:val="both"/>
        <w:rPr>
          <w:color w:val="000000"/>
        </w:rPr>
      </w:pPr>
      <w:r w:rsidRPr="00440C30">
        <w:rPr>
          <w:color w:val="000000"/>
        </w:rPr>
        <w:lastRenderedPageBreak/>
        <w:t xml:space="preserve">    </w:t>
      </w:r>
      <w:r>
        <w:rPr>
          <w:color w:val="000000"/>
        </w:rPr>
        <w:tab/>
      </w:r>
      <w:r w:rsidRPr="00440C30">
        <w:rPr>
          <w:color w:val="000000"/>
        </w:rPr>
        <w:t>"version":    "2.0",</w:t>
      </w:r>
    </w:p>
    <w:p w14:paraId="5E6D4686" w14:textId="1C65455D" w:rsidR="00440C30" w:rsidRPr="00440C30" w:rsidRDefault="00440C30" w:rsidP="00C253D1">
      <w:pPr>
        <w:spacing w:before="0"/>
        <w:ind w:left="360" w:firstLine="360"/>
        <w:jc w:val="both"/>
        <w:rPr>
          <w:color w:val="000000"/>
        </w:rPr>
      </w:pPr>
      <w:r w:rsidRPr="00440C30">
        <w:rPr>
          <w:color w:val="000000"/>
        </w:rPr>
        <w:t>"realtime":    "0",</w:t>
      </w:r>
    </w:p>
    <w:p w14:paraId="21375D7F" w14:textId="10A913F3" w:rsidR="00440C30" w:rsidRPr="00440C30" w:rsidRDefault="00440C30" w:rsidP="00C253D1">
      <w:pPr>
        <w:spacing w:before="0"/>
        <w:ind w:left="360" w:firstLine="360"/>
        <w:jc w:val="both"/>
        <w:rPr>
          <w:color w:val="000000"/>
        </w:rPr>
      </w:pPr>
      <w:r w:rsidRPr="00440C30">
        <w:rPr>
          <w:color w:val="000000"/>
        </w:rPr>
        <w:t>"</w:t>
      </w:r>
      <w:r w:rsidR="00C962F7">
        <w:rPr>
          <w:color w:val="000000"/>
        </w:rPr>
        <w:t>data_</w:t>
      </w:r>
      <w:r w:rsidRPr="00440C30">
        <w:rPr>
          <w:color w:val="000000"/>
        </w:rPr>
        <w:t>topic":    "/flowmeter/PL0/Time0/writeResponse",</w:t>
      </w:r>
    </w:p>
    <w:p w14:paraId="640A8A4E" w14:textId="44FBC80E" w:rsidR="00440C30" w:rsidRPr="00440C30" w:rsidRDefault="00440C30" w:rsidP="00C253D1">
      <w:pPr>
        <w:spacing w:before="0"/>
        <w:ind w:left="360" w:firstLine="360"/>
        <w:jc w:val="both"/>
        <w:rPr>
          <w:color w:val="000000"/>
        </w:rPr>
      </w:pPr>
      <w:r w:rsidRPr="00440C30">
        <w:rPr>
          <w:color w:val="000000"/>
        </w:rPr>
        <w:t>"wellhead":    "PL0",</w:t>
      </w:r>
    </w:p>
    <w:p w14:paraId="0368C2E2" w14:textId="0CBB342F" w:rsidR="00440C30" w:rsidRPr="00440C30" w:rsidRDefault="00440C30" w:rsidP="00C253D1">
      <w:pPr>
        <w:spacing w:before="0"/>
        <w:ind w:left="360" w:firstLine="360"/>
        <w:jc w:val="both"/>
        <w:rPr>
          <w:color w:val="000000"/>
        </w:rPr>
      </w:pPr>
      <w:r w:rsidRPr="00440C30">
        <w:rPr>
          <w:color w:val="000000"/>
        </w:rPr>
        <w:t>"metric":    "Time0",</w:t>
      </w:r>
    </w:p>
    <w:p w14:paraId="650904D5" w14:textId="5B02D238" w:rsidR="00440C30" w:rsidRPr="00440C30" w:rsidRDefault="00440C30" w:rsidP="00C253D1">
      <w:pPr>
        <w:spacing w:before="0"/>
        <w:ind w:left="360" w:firstLine="360"/>
        <w:jc w:val="both"/>
        <w:rPr>
          <w:color w:val="000000"/>
        </w:rPr>
      </w:pPr>
      <w:r w:rsidRPr="00440C30">
        <w:rPr>
          <w:color w:val="000000"/>
        </w:rPr>
        <w:t>"tsMsgRcvdFromMQTT":    "1585660044014345",</w:t>
      </w:r>
    </w:p>
    <w:p w14:paraId="260B4A14" w14:textId="606B580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"tsMsgPublishOnEIS":    "1585660044017877",</w:t>
      </w:r>
    </w:p>
    <w:p w14:paraId="1A25ADEB" w14:textId="492371EC"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"reqRcvdByApp":    "1585660044021380",</w:t>
      </w:r>
    </w:p>
    <w:p w14:paraId="328DE33E" w14:textId="2DAA5270"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"reqRcvdInStack":    "1585660044023582",</w:t>
      </w:r>
    </w:p>
    <w:p w14:paraId="08539752" w14:textId="170464F6"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"reqSentByStack":    "1585660044025671",</w:t>
      </w:r>
    </w:p>
    <w:p w14:paraId="09E0D772" w14:textId="1AD5050E"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"respRcvdByStack":    "1585660044025636",</w:t>
      </w:r>
    </w:p>
    <w:p w14:paraId="11B5DBCD" w14:textId="792FA06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"respPostedByStack":    "1585660044025712",</w:t>
      </w:r>
    </w:p>
    <w:p w14:paraId="08BE0179" w14:textId="3329AA1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"status":    "Good",</w:t>
      </w:r>
    </w:p>
    <w:p w14:paraId="7C4B22B2" w14:textId="606E4AC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"usec":    "1585660044026131",</w:t>
      </w:r>
    </w:p>
    <w:p w14:paraId="697EF927" w14:textId="120CA12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"tsMsgRcvdForProcessing":    "1585660044027184",</w:t>
      </w:r>
    </w:p>
    <w:p w14:paraId="71508399" w14:textId="154A1F9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"tsMsgReadyForPublish":    "1585660045024371"</w:t>
      </w:r>
    </w:p>
    <w:p w14:paraId="43B8C47A" w14:textId="513330FC" w:rsidR="002159BC" w:rsidRPr="00440C30" w:rsidRDefault="002159BC" w:rsidP="00C253D1">
      <w:pPr>
        <w:spacing w:before="0"/>
        <w:ind w:firstLine="360"/>
        <w:jc w:val="both"/>
        <w:rPr>
          <w:color w:val="000000"/>
        </w:rPr>
      </w:pPr>
      <w:r w:rsidRPr="00440C30">
        <w:rPr>
          <w:color w:val="000000"/>
        </w:rPr>
        <w:t>}</w:t>
      </w:r>
    </w:p>
    <w:p w14:paraId="0A63FB8C" w14:textId="77777777" w:rsidR="00B90877" w:rsidRDefault="00B90877" w:rsidP="00C253D1">
      <w:pPr>
        <w:pStyle w:val="Body"/>
        <w:jc w:val="both"/>
      </w:pPr>
    </w:p>
    <w:p w14:paraId="75D7EE7F" w14:textId="31EC4959" w:rsidR="00225503" w:rsidRDefault="001518C7" w:rsidP="00C253D1">
      <w:pPr>
        <w:pStyle w:val="Body"/>
        <w:jc w:val="both"/>
      </w:pPr>
      <w:r w:rsidRPr="004B10EA">
        <w:rPr>
          <w:b/>
        </w:rPr>
        <w:t>Response Message</w:t>
      </w:r>
      <w:r>
        <w:t xml:space="preserve">: Error Response </w:t>
      </w:r>
    </w:p>
    <w:p w14:paraId="6BD19622" w14:textId="165C6F60" w:rsidR="009A44F4" w:rsidRDefault="009A44F4" w:rsidP="00C253D1">
      <w:pPr>
        <w:pStyle w:val="Body"/>
        <w:jc w:val="both"/>
      </w:pPr>
      <w:r w:rsidRPr="002F3091">
        <w:t>{</w:t>
      </w:r>
    </w:p>
    <w:p w14:paraId="60505EBA" w14:textId="77777777" w:rsidR="00207047" w:rsidRPr="00207047" w:rsidRDefault="00207047" w:rsidP="00C253D1">
      <w:pPr>
        <w:spacing w:before="0"/>
        <w:ind w:firstLine="360"/>
        <w:jc w:val="both"/>
        <w:rPr>
          <w:color w:val="000000"/>
        </w:rPr>
      </w:pPr>
      <w:r w:rsidRPr="00207047">
        <w:rPr>
          <w:color w:val="000000"/>
        </w:rPr>
        <w:tab/>
        <w:t>"app_seq" : "1234",</w:t>
      </w:r>
    </w:p>
    <w:p w14:paraId="064EE75B" w14:textId="77777777" w:rsidR="00207047" w:rsidRPr="00207047" w:rsidRDefault="00207047" w:rsidP="00C253D1">
      <w:pPr>
        <w:spacing w:before="0"/>
        <w:ind w:left="360" w:firstLine="360"/>
        <w:jc w:val="both"/>
        <w:rPr>
          <w:color w:val="000000"/>
        </w:rPr>
      </w:pPr>
      <w:r w:rsidRPr="00207047">
        <w:rPr>
          <w:color w:val="000000"/>
        </w:rPr>
        <w:t>"timestamp" : "2020-04-24 06:10:30",</w:t>
      </w:r>
    </w:p>
    <w:p w14:paraId="1C0E50BF" w14:textId="77777777" w:rsidR="00207047" w:rsidRPr="00207047" w:rsidRDefault="00207047" w:rsidP="00C253D1">
      <w:pPr>
        <w:spacing w:before="0"/>
        <w:ind w:left="360" w:firstLine="360"/>
        <w:jc w:val="both"/>
        <w:rPr>
          <w:color w:val="000000"/>
        </w:rPr>
      </w:pPr>
      <w:r w:rsidRPr="00207047">
        <w:rPr>
          <w:color w:val="000000"/>
        </w:rPr>
        <w:t>"version" : "2.0",</w:t>
      </w:r>
    </w:p>
    <w:p w14:paraId="6C3C7C30" w14:textId="77777777" w:rsidR="00207047" w:rsidRPr="00207047" w:rsidRDefault="00207047" w:rsidP="00C253D1">
      <w:pPr>
        <w:spacing w:before="0"/>
        <w:ind w:left="360" w:firstLine="360"/>
        <w:jc w:val="both"/>
        <w:rPr>
          <w:color w:val="000000"/>
        </w:rPr>
      </w:pPr>
      <w:r w:rsidRPr="00207047">
        <w:rPr>
          <w:color w:val="000000"/>
        </w:rPr>
        <w:t>"realtime" : "1",</w:t>
      </w:r>
    </w:p>
    <w:p w14:paraId="67751E3E" w14:textId="383CB107" w:rsidR="00207047" w:rsidRPr="00207047" w:rsidRDefault="00207047" w:rsidP="00C253D1">
      <w:pPr>
        <w:spacing w:before="0"/>
        <w:ind w:left="360" w:firstLine="360"/>
        <w:jc w:val="both"/>
        <w:rPr>
          <w:color w:val="000000"/>
        </w:rPr>
      </w:pPr>
      <w:r w:rsidRPr="00207047">
        <w:rPr>
          <w:color w:val="000000"/>
        </w:rPr>
        <w:t>"</w:t>
      </w:r>
      <w:r w:rsidR="00C962F7">
        <w:rPr>
          <w:color w:val="000000"/>
        </w:rPr>
        <w:t>data_</w:t>
      </w:r>
      <w:r w:rsidRPr="00207047">
        <w:rPr>
          <w:color w:val="000000"/>
        </w:rPr>
        <w:t>topic" : "/flowmeter/PL0/Flow/writeResponse",</w:t>
      </w:r>
    </w:p>
    <w:p w14:paraId="13162471" w14:textId="77777777" w:rsidR="00207047" w:rsidRPr="00207047" w:rsidRDefault="00207047" w:rsidP="00C253D1">
      <w:pPr>
        <w:spacing w:before="0"/>
        <w:ind w:left="360" w:firstLine="360"/>
        <w:jc w:val="both"/>
        <w:rPr>
          <w:color w:val="000000"/>
        </w:rPr>
      </w:pPr>
      <w:r w:rsidRPr="00207047">
        <w:rPr>
          <w:color w:val="000000"/>
        </w:rPr>
        <w:t>"wellhead" : "PL0",</w:t>
      </w:r>
    </w:p>
    <w:p w14:paraId="5380B673" w14:textId="77777777" w:rsidR="00207047" w:rsidRPr="00207047" w:rsidRDefault="00207047" w:rsidP="00C253D1">
      <w:pPr>
        <w:spacing w:before="0"/>
        <w:ind w:left="360" w:firstLine="360"/>
        <w:jc w:val="both"/>
        <w:rPr>
          <w:color w:val="000000"/>
        </w:rPr>
      </w:pPr>
      <w:r w:rsidRPr="00207047">
        <w:rPr>
          <w:color w:val="000000"/>
        </w:rPr>
        <w:t>"metric" : "Flow",</w:t>
      </w:r>
    </w:p>
    <w:p w14:paraId="0BE44AD9" w14:textId="77777777" w:rsidR="00207047" w:rsidRPr="00207047" w:rsidRDefault="00207047" w:rsidP="00C253D1">
      <w:pPr>
        <w:spacing w:before="0"/>
        <w:ind w:left="360" w:firstLine="360"/>
        <w:jc w:val="both"/>
        <w:rPr>
          <w:color w:val="000000"/>
        </w:rPr>
      </w:pPr>
      <w:r w:rsidRPr="00207047">
        <w:rPr>
          <w:color w:val="000000"/>
        </w:rPr>
        <w:t>"tsMsgRcvdFromMQTT" : "1587708630464551",</w:t>
      </w:r>
    </w:p>
    <w:p w14:paraId="50181DFB" w14:textId="77777777" w:rsidR="00207047" w:rsidRPr="00207047" w:rsidRDefault="00207047" w:rsidP="00C253D1">
      <w:pPr>
        <w:spacing w:before="0"/>
        <w:ind w:left="360" w:firstLine="360"/>
        <w:jc w:val="both"/>
        <w:rPr>
          <w:color w:val="000000"/>
        </w:rPr>
      </w:pPr>
      <w:r w:rsidRPr="00207047">
        <w:rPr>
          <w:color w:val="000000"/>
        </w:rPr>
        <w:t>"tsMsgPublishOnEIS" : "1587708630465375",</w:t>
      </w:r>
    </w:p>
    <w:p w14:paraId="4842F409" w14:textId="77777777" w:rsidR="00207047" w:rsidRPr="00207047" w:rsidRDefault="00207047" w:rsidP="00C253D1">
      <w:pPr>
        <w:spacing w:before="0"/>
        <w:ind w:left="360" w:firstLine="360"/>
        <w:jc w:val="both"/>
        <w:rPr>
          <w:color w:val="000000"/>
        </w:rPr>
      </w:pPr>
      <w:r w:rsidRPr="00207047">
        <w:rPr>
          <w:color w:val="000000"/>
        </w:rPr>
        <w:t>"reqRcvdByApp" : "1587708630465988",</w:t>
      </w:r>
    </w:p>
    <w:p w14:paraId="4B98CC8B" w14:textId="77777777" w:rsidR="00207047" w:rsidRPr="00207047" w:rsidRDefault="00207047" w:rsidP="00C253D1">
      <w:pPr>
        <w:spacing w:before="0"/>
        <w:ind w:left="360" w:firstLine="360"/>
        <w:jc w:val="both"/>
        <w:rPr>
          <w:color w:val="000000"/>
        </w:rPr>
      </w:pPr>
      <w:r w:rsidRPr="00207047">
        <w:rPr>
          <w:color w:val="000000"/>
        </w:rPr>
        <w:t>"reqRcvdInStack" : "1587708630466345",</w:t>
      </w:r>
    </w:p>
    <w:p w14:paraId="3FEBD114" w14:textId="77777777" w:rsidR="00207047" w:rsidRPr="00207047" w:rsidRDefault="00207047" w:rsidP="00C253D1">
      <w:pPr>
        <w:spacing w:before="0"/>
        <w:ind w:left="360" w:firstLine="360"/>
        <w:jc w:val="both"/>
        <w:rPr>
          <w:color w:val="000000"/>
        </w:rPr>
      </w:pPr>
      <w:r w:rsidRPr="00207047">
        <w:rPr>
          <w:color w:val="000000"/>
        </w:rPr>
        <w:t>"reqSentByStack" : "0",</w:t>
      </w:r>
    </w:p>
    <w:p w14:paraId="54C0CB46" w14:textId="77777777" w:rsidR="00207047" w:rsidRPr="00207047" w:rsidRDefault="00207047" w:rsidP="00C253D1">
      <w:pPr>
        <w:spacing w:before="0"/>
        <w:ind w:left="360" w:firstLine="360"/>
        <w:jc w:val="both"/>
        <w:rPr>
          <w:color w:val="000000"/>
        </w:rPr>
      </w:pPr>
      <w:r w:rsidRPr="00207047">
        <w:rPr>
          <w:color w:val="000000"/>
        </w:rPr>
        <w:t>"respRcvdByStack" : "0",</w:t>
      </w:r>
    </w:p>
    <w:p w14:paraId="03432290" w14:textId="77777777" w:rsidR="00207047" w:rsidRPr="00207047" w:rsidRDefault="00207047" w:rsidP="00C253D1">
      <w:pPr>
        <w:spacing w:before="0"/>
        <w:ind w:left="360" w:firstLine="360"/>
        <w:jc w:val="both"/>
        <w:rPr>
          <w:color w:val="000000"/>
        </w:rPr>
      </w:pPr>
      <w:r w:rsidRPr="00207047">
        <w:rPr>
          <w:color w:val="000000"/>
        </w:rPr>
        <w:t>"respPostedByStack" : "1587708630466627",</w:t>
      </w:r>
    </w:p>
    <w:p w14:paraId="41919187" w14:textId="77777777" w:rsidR="00207047" w:rsidRPr="00207047" w:rsidRDefault="00207047" w:rsidP="00C253D1">
      <w:pPr>
        <w:spacing w:before="0"/>
        <w:ind w:left="360" w:firstLine="360"/>
        <w:jc w:val="both"/>
        <w:rPr>
          <w:color w:val="000000"/>
        </w:rPr>
      </w:pPr>
      <w:r w:rsidRPr="00207047">
        <w:rPr>
          <w:color w:val="000000"/>
        </w:rPr>
        <w:t>"status" : "Bad",</w:t>
      </w:r>
    </w:p>
    <w:p w14:paraId="0888D020" w14:textId="77777777" w:rsidR="00207047" w:rsidRPr="00207047" w:rsidRDefault="00207047" w:rsidP="00C253D1">
      <w:pPr>
        <w:spacing w:before="0"/>
        <w:ind w:left="360" w:firstLine="360"/>
        <w:jc w:val="both"/>
        <w:rPr>
          <w:color w:val="000000"/>
        </w:rPr>
      </w:pPr>
      <w:r w:rsidRPr="00207047">
        <w:rPr>
          <w:color w:val="000000"/>
        </w:rPr>
        <w:t>"error_code" : "2003",</w:t>
      </w:r>
    </w:p>
    <w:p w14:paraId="03A50B35" w14:textId="77777777" w:rsidR="00207047" w:rsidRPr="00207047" w:rsidRDefault="00207047" w:rsidP="00C253D1">
      <w:pPr>
        <w:spacing w:before="0"/>
        <w:ind w:left="360" w:firstLine="360"/>
        <w:jc w:val="both"/>
        <w:rPr>
          <w:color w:val="000000"/>
        </w:rPr>
      </w:pPr>
      <w:r w:rsidRPr="00207047">
        <w:rPr>
          <w:color w:val="000000"/>
        </w:rPr>
        <w:t>"usec" : "1587708630466935",</w:t>
      </w:r>
    </w:p>
    <w:p w14:paraId="6DABB0D7" w14:textId="77777777" w:rsidR="00207047" w:rsidRPr="00207047" w:rsidRDefault="00207047" w:rsidP="00C253D1">
      <w:pPr>
        <w:spacing w:before="0"/>
        <w:ind w:left="360" w:firstLine="360"/>
        <w:jc w:val="both"/>
        <w:rPr>
          <w:color w:val="000000"/>
        </w:rPr>
      </w:pPr>
      <w:r w:rsidRPr="00207047">
        <w:rPr>
          <w:color w:val="000000"/>
        </w:rPr>
        <w:t>"tsMsgRcvdForProcessing" : "1587708630467797",</w:t>
      </w:r>
    </w:p>
    <w:p w14:paraId="73297290" w14:textId="6EAC17F9" w:rsidR="00207047" w:rsidRPr="00207047" w:rsidRDefault="00207047" w:rsidP="00C253D1">
      <w:pPr>
        <w:spacing w:before="0"/>
        <w:ind w:left="360" w:firstLine="360"/>
        <w:jc w:val="both"/>
        <w:rPr>
          <w:color w:val="000000"/>
        </w:rPr>
      </w:pPr>
      <w:r w:rsidRPr="00207047">
        <w:rPr>
          <w:color w:val="000000"/>
        </w:rPr>
        <w:t>"tsMsgReadyForPublish" : "1587708630468239"</w:t>
      </w:r>
    </w:p>
    <w:p w14:paraId="42185F9F" w14:textId="5D468EEA" w:rsidR="001518C7" w:rsidRPr="00C7404F" w:rsidRDefault="009A44F4" w:rsidP="00C253D1">
      <w:pPr>
        <w:spacing w:before="0"/>
        <w:ind w:firstLine="360"/>
        <w:jc w:val="both"/>
        <w:rPr>
          <w:color w:val="000000"/>
        </w:rPr>
      </w:pPr>
      <w:r w:rsidRPr="002F3091">
        <w:rPr>
          <w:color w:val="000000"/>
        </w:rPr>
        <w:t>}</w:t>
      </w:r>
    </w:p>
    <w:p w14:paraId="77E57CB0" w14:textId="77777777" w:rsidR="00225503" w:rsidRDefault="00225503" w:rsidP="00C253D1">
      <w:pPr>
        <w:pStyle w:val="Body"/>
        <w:jc w:val="both"/>
        <w:rPr>
          <w:b/>
        </w:rPr>
      </w:pPr>
    </w:p>
    <w:p w14:paraId="3C192403" w14:textId="77777777" w:rsidR="001518C7" w:rsidRDefault="001518C7" w:rsidP="00C253D1">
      <w:pPr>
        <w:pStyle w:val="Body"/>
        <w:jc w:val="both"/>
      </w:pPr>
      <w:r w:rsidRPr="004B10EA">
        <w:rPr>
          <w:b/>
        </w:rPr>
        <w:t>Response Message</w:t>
      </w:r>
      <w:r>
        <w:t>: Error Response for Invalid request JSON</w:t>
      </w:r>
    </w:p>
    <w:p w14:paraId="4D58EE7E" w14:textId="77777777" w:rsidR="00B9119B" w:rsidRDefault="001518C7" w:rsidP="00C253D1">
      <w:pPr>
        <w:spacing w:before="0"/>
        <w:jc w:val="both"/>
        <w:rPr>
          <w:color w:val="000000"/>
        </w:rPr>
      </w:pPr>
      <w:r w:rsidRPr="00B9119B">
        <w:rPr>
          <w:color w:val="000000"/>
        </w:rPr>
        <w:t>{</w:t>
      </w:r>
    </w:p>
    <w:p w14:paraId="29B6E948" w14:textId="479F825C" w:rsidR="00B9119B" w:rsidRPr="00B9119B" w:rsidRDefault="00B9119B" w:rsidP="00C253D1">
      <w:pPr>
        <w:spacing w:before="0"/>
        <w:ind w:left="360" w:firstLine="360"/>
        <w:jc w:val="both"/>
        <w:rPr>
          <w:color w:val="000000"/>
        </w:rPr>
      </w:pPr>
      <w:r w:rsidRPr="00B9119B">
        <w:rPr>
          <w:color w:val="000000"/>
        </w:rPr>
        <w:t>"app_seq":"1234",</w:t>
      </w:r>
    </w:p>
    <w:p w14:paraId="69202DDE" w14:textId="77777777" w:rsidR="00B9119B" w:rsidRPr="00B9119B" w:rsidRDefault="00B9119B" w:rsidP="00C253D1">
      <w:pPr>
        <w:spacing w:before="0"/>
        <w:ind w:left="360" w:firstLine="360"/>
        <w:jc w:val="both"/>
        <w:rPr>
          <w:color w:val="000000"/>
        </w:rPr>
      </w:pPr>
      <w:r w:rsidRPr="00B9119B">
        <w:rPr>
          <w:color w:val="000000"/>
        </w:rPr>
        <w:t>"timestamp":"2020-05-13 06:43:50",</w:t>
      </w:r>
    </w:p>
    <w:p w14:paraId="128C9F21" w14:textId="77777777" w:rsidR="00B9119B" w:rsidRPr="00B9119B" w:rsidRDefault="00B9119B" w:rsidP="00C253D1">
      <w:pPr>
        <w:spacing w:before="0"/>
        <w:ind w:left="360" w:firstLine="360"/>
        <w:jc w:val="both"/>
        <w:rPr>
          <w:color w:val="000000"/>
        </w:rPr>
      </w:pPr>
      <w:r w:rsidRPr="00B9119B">
        <w:rPr>
          <w:color w:val="000000"/>
        </w:rPr>
        <w:t>"version":"2.0",</w:t>
      </w:r>
    </w:p>
    <w:p w14:paraId="37C163AB" w14:textId="77777777" w:rsidR="00B9119B" w:rsidRPr="00B9119B" w:rsidRDefault="00B9119B" w:rsidP="00C253D1">
      <w:pPr>
        <w:spacing w:before="0"/>
        <w:ind w:left="360" w:firstLine="360"/>
        <w:jc w:val="both"/>
        <w:rPr>
          <w:color w:val="000000"/>
        </w:rPr>
      </w:pPr>
      <w:r w:rsidRPr="00B9119B">
        <w:rPr>
          <w:color w:val="000000"/>
        </w:rPr>
        <w:t>"realtime":"0",</w:t>
      </w:r>
    </w:p>
    <w:p w14:paraId="1119772F" w14:textId="77777777" w:rsidR="00B9119B" w:rsidRPr="00B9119B" w:rsidRDefault="00B9119B" w:rsidP="00C253D1">
      <w:pPr>
        <w:spacing w:before="0"/>
        <w:ind w:left="360" w:firstLine="360"/>
        <w:jc w:val="both"/>
        <w:rPr>
          <w:color w:val="000000"/>
        </w:rPr>
      </w:pPr>
      <w:r w:rsidRPr="00B9119B">
        <w:rPr>
          <w:color w:val="000000"/>
        </w:rPr>
        <w:t>"topic":"/iou/PL0/D1/writeResponse",</w:t>
      </w:r>
    </w:p>
    <w:p w14:paraId="18FDF44F" w14:textId="77777777" w:rsidR="00B9119B" w:rsidRPr="00B9119B" w:rsidRDefault="00B9119B" w:rsidP="00C253D1">
      <w:pPr>
        <w:spacing w:before="0"/>
        <w:ind w:left="360" w:firstLine="360"/>
        <w:jc w:val="both"/>
        <w:rPr>
          <w:color w:val="000000"/>
        </w:rPr>
      </w:pPr>
      <w:r w:rsidRPr="00B9119B">
        <w:rPr>
          <w:color w:val="000000"/>
        </w:rPr>
        <w:lastRenderedPageBreak/>
        <w:t>"wellhead":"PL0",</w:t>
      </w:r>
    </w:p>
    <w:p w14:paraId="619230F2" w14:textId="77777777" w:rsidR="00B9119B" w:rsidRPr="00B9119B" w:rsidRDefault="00B9119B" w:rsidP="00C253D1">
      <w:pPr>
        <w:spacing w:before="0"/>
        <w:ind w:left="360" w:firstLine="360"/>
        <w:jc w:val="both"/>
        <w:rPr>
          <w:color w:val="000000"/>
        </w:rPr>
      </w:pPr>
      <w:r w:rsidRPr="00B9119B">
        <w:rPr>
          <w:color w:val="000000"/>
        </w:rPr>
        <w:t>"metric":"D1",</w:t>
      </w:r>
    </w:p>
    <w:p w14:paraId="406CA13C" w14:textId="77777777" w:rsidR="00B9119B" w:rsidRPr="00B9119B" w:rsidRDefault="00B9119B" w:rsidP="00C253D1">
      <w:pPr>
        <w:spacing w:before="0"/>
        <w:ind w:left="360" w:firstLine="360"/>
        <w:jc w:val="both"/>
        <w:rPr>
          <w:color w:val="000000"/>
        </w:rPr>
      </w:pPr>
      <w:r w:rsidRPr="00B9119B">
        <w:rPr>
          <w:color w:val="000000"/>
        </w:rPr>
        <w:t>"tsMsgRcvdFromMQTT":"1589352230212884",</w:t>
      </w:r>
    </w:p>
    <w:p w14:paraId="2272552A" w14:textId="77777777" w:rsidR="00B9119B" w:rsidRPr="00B9119B" w:rsidRDefault="00B9119B" w:rsidP="00C253D1">
      <w:pPr>
        <w:spacing w:before="0"/>
        <w:ind w:left="360" w:firstLine="360"/>
        <w:jc w:val="both"/>
        <w:rPr>
          <w:color w:val="000000"/>
        </w:rPr>
      </w:pPr>
      <w:r w:rsidRPr="00B9119B">
        <w:rPr>
          <w:color w:val="000000"/>
        </w:rPr>
        <w:t>"tsMsgPublishOnEIS":"1589352230214516",</w:t>
      </w:r>
    </w:p>
    <w:p w14:paraId="1739E1FC" w14:textId="77777777" w:rsidR="00B9119B" w:rsidRPr="00B9119B" w:rsidRDefault="00B9119B" w:rsidP="00C253D1">
      <w:pPr>
        <w:spacing w:before="0"/>
        <w:ind w:left="360" w:firstLine="360"/>
        <w:jc w:val="both"/>
        <w:rPr>
          <w:color w:val="000000"/>
        </w:rPr>
      </w:pPr>
      <w:r w:rsidRPr="00B9119B">
        <w:rPr>
          <w:color w:val="000000"/>
        </w:rPr>
        <w:t>"reqRcvdByApp":"1589352230215485",</w:t>
      </w:r>
    </w:p>
    <w:p w14:paraId="229F3D17" w14:textId="77777777" w:rsidR="00B9119B" w:rsidRPr="00B9119B" w:rsidRDefault="00B9119B" w:rsidP="00C253D1">
      <w:pPr>
        <w:spacing w:before="0"/>
        <w:ind w:left="360" w:firstLine="360"/>
        <w:jc w:val="both"/>
        <w:rPr>
          <w:color w:val="000000"/>
        </w:rPr>
      </w:pPr>
      <w:r w:rsidRPr="00B9119B">
        <w:rPr>
          <w:color w:val="000000"/>
        </w:rPr>
        <w:t>"reqRcvdInStack":"0",</w:t>
      </w:r>
    </w:p>
    <w:p w14:paraId="51F76C34" w14:textId="77777777" w:rsidR="00B9119B" w:rsidRPr="00B9119B" w:rsidRDefault="00B9119B" w:rsidP="00C253D1">
      <w:pPr>
        <w:spacing w:before="0"/>
        <w:ind w:left="360" w:firstLine="360"/>
        <w:jc w:val="both"/>
        <w:rPr>
          <w:color w:val="000000"/>
        </w:rPr>
      </w:pPr>
      <w:r w:rsidRPr="00B9119B">
        <w:rPr>
          <w:color w:val="000000"/>
        </w:rPr>
        <w:t>"reqSentByStack":"0",</w:t>
      </w:r>
    </w:p>
    <w:p w14:paraId="1BFEE05C" w14:textId="77777777" w:rsidR="00B9119B" w:rsidRPr="00B9119B" w:rsidRDefault="00B9119B" w:rsidP="00C253D1">
      <w:pPr>
        <w:spacing w:before="0"/>
        <w:ind w:left="360" w:firstLine="360"/>
        <w:jc w:val="both"/>
        <w:rPr>
          <w:color w:val="000000"/>
        </w:rPr>
      </w:pPr>
      <w:r w:rsidRPr="00B9119B">
        <w:rPr>
          <w:color w:val="000000"/>
        </w:rPr>
        <w:t>"respRcvdByStack":"0",</w:t>
      </w:r>
    </w:p>
    <w:p w14:paraId="1BF1D841" w14:textId="77777777" w:rsidR="00B9119B" w:rsidRPr="00B9119B" w:rsidRDefault="00B9119B" w:rsidP="00C253D1">
      <w:pPr>
        <w:spacing w:before="0"/>
        <w:ind w:left="360" w:firstLine="360"/>
        <w:jc w:val="both"/>
        <w:rPr>
          <w:color w:val="000000"/>
        </w:rPr>
      </w:pPr>
      <w:r w:rsidRPr="00B9119B">
        <w:rPr>
          <w:color w:val="000000"/>
        </w:rPr>
        <w:t>"respPostedByStack":"0",</w:t>
      </w:r>
    </w:p>
    <w:p w14:paraId="2801FD3F" w14:textId="77777777" w:rsidR="00B9119B" w:rsidRPr="00B9119B" w:rsidRDefault="00B9119B" w:rsidP="00C253D1">
      <w:pPr>
        <w:spacing w:before="0"/>
        <w:ind w:left="360" w:firstLine="360"/>
        <w:jc w:val="both"/>
        <w:rPr>
          <w:color w:val="000000"/>
        </w:rPr>
      </w:pPr>
      <w:r w:rsidRPr="00B9119B">
        <w:rPr>
          <w:color w:val="000000"/>
        </w:rPr>
        <w:t>"status":"Bad",</w:t>
      </w:r>
    </w:p>
    <w:p w14:paraId="6F5D263C" w14:textId="77777777" w:rsidR="00B9119B" w:rsidRPr="00B9119B" w:rsidRDefault="00B9119B" w:rsidP="00C253D1">
      <w:pPr>
        <w:spacing w:before="0"/>
        <w:ind w:left="360" w:firstLine="360"/>
        <w:jc w:val="both"/>
        <w:rPr>
          <w:color w:val="000000"/>
        </w:rPr>
      </w:pPr>
      <w:r w:rsidRPr="00B9119B">
        <w:rPr>
          <w:color w:val="000000"/>
        </w:rPr>
        <w:t>"usec":"1589352230217118",</w:t>
      </w:r>
    </w:p>
    <w:p w14:paraId="6390CF85" w14:textId="77777777" w:rsidR="00B9119B" w:rsidRPr="00B9119B" w:rsidRDefault="00B9119B" w:rsidP="00C253D1">
      <w:pPr>
        <w:spacing w:before="0"/>
        <w:ind w:left="360" w:firstLine="360"/>
        <w:jc w:val="both"/>
        <w:rPr>
          <w:color w:val="000000"/>
        </w:rPr>
      </w:pPr>
      <w:r w:rsidRPr="00B9119B">
        <w:rPr>
          <w:color w:val="000000"/>
        </w:rPr>
        <w:t>"error_code":"102",</w:t>
      </w:r>
    </w:p>
    <w:p w14:paraId="457607BE" w14:textId="77777777" w:rsidR="00B9119B" w:rsidRPr="00B9119B" w:rsidRDefault="00B9119B" w:rsidP="00C253D1">
      <w:pPr>
        <w:spacing w:before="0"/>
        <w:ind w:left="360" w:firstLine="360"/>
        <w:jc w:val="both"/>
        <w:rPr>
          <w:color w:val="000000"/>
        </w:rPr>
      </w:pPr>
      <w:r w:rsidRPr="00B9119B">
        <w:rPr>
          <w:color w:val="000000"/>
        </w:rPr>
        <w:t>"tsMsgRcvdForProcessing":"1589352230220450",</w:t>
      </w:r>
    </w:p>
    <w:p w14:paraId="1D4B5786" w14:textId="77777777" w:rsidR="00B9119B" w:rsidRPr="00B9119B" w:rsidRDefault="00B9119B" w:rsidP="00C253D1">
      <w:pPr>
        <w:spacing w:before="0"/>
        <w:ind w:left="360" w:firstLine="360"/>
        <w:jc w:val="both"/>
        <w:rPr>
          <w:color w:val="000000"/>
        </w:rPr>
      </w:pPr>
      <w:r w:rsidRPr="00B9119B">
        <w:rPr>
          <w:color w:val="000000"/>
        </w:rPr>
        <w:t>"tsMsgReadyForPublish":"1589352230220503"</w:t>
      </w:r>
    </w:p>
    <w:p w14:paraId="2B876B58" w14:textId="34402EAC" w:rsidR="001518C7" w:rsidRPr="00B9119B" w:rsidRDefault="001518C7" w:rsidP="00C253D1">
      <w:pPr>
        <w:spacing w:before="0"/>
        <w:jc w:val="both"/>
        <w:rPr>
          <w:color w:val="000000"/>
        </w:rPr>
      </w:pPr>
      <w:r w:rsidRPr="00B9119B">
        <w:rPr>
          <w:color w:val="000000"/>
        </w:rPr>
        <w:t>}</w:t>
      </w:r>
    </w:p>
    <w:p w14:paraId="14B99272" w14:textId="77777777" w:rsidR="001518C7" w:rsidRDefault="001518C7" w:rsidP="001518C7">
      <w:pPr>
        <w:pStyle w:val="Heading2"/>
      </w:pPr>
      <w:bookmarkStart w:id="79" w:name="_Toc59562021"/>
      <w:r w:rsidRPr="004B10EA">
        <w:t>On-Demand Read</w:t>
      </w:r>
      <w:bookmarkEnd w:id="79"/>
      <w:r w:rsidRPr="004B10EA">
        <w:t> </w:t>
      </w:r>
    </w:p>
    <w:p w14:paraId="11703DD5" w14:textId="6BCFC52A" w:rsidR="00B94FE9" w:rsidRDefault="00B94FE9" w:rsidP="00C253D1">
      <w:pPr>
        <w:pStyle w:val="Body"/>
        <w:jc w:val="both"/>
      </w:pPr>
      <w:r w:rsidRPr="004B10EA">
        <w:t xml:space="preserve">This </w:t>
      </w:r>
      <w:r>
        <w:t xml:space="preserve">section describes how </w:t>
      </w:r>
      <w:r w:rsidRPr="004B10EA">
        <w:t xml:space="preserve">to </w:t>
      </w:r>
      <w:r>
        <w:t>read</w:t>
      </w:r>
      <w:r w:rsidRPr="004B10EA">
        <w:t xml:space="preserve"> data </w:t>
      </w:r>
      <w:r>
        <w:t>from</w:t>
      </w:r>
      <w:r w:rsidRPr="004B10EA">
        <w:t xml:space="preserve"> some specific </w:t>
      </w:r>
      <w:r>
        <w:t>Modbus point using MQTT.</w:t>
      </w:r>
    </w:p>
    <w:p w14:paraId="1A00CA54" w14:textId="2860B725" w:rsidR="00B94FE9" w:rsidRDefault="00B94FE9" w:rsidP="00C253D1">
      <w:pPr>
        <w:pStyle w:val="Body"/>
        <w:jc w:val="both"/>
      </w:pPr>
      <w:r>
        <w:t xml:space="preserve">To send request: Application should use </w:t>
      </w:r>
      <w:r w:rsidR="00C7202A">
        <w:t xml:space="preserve">a </w:t>
      </w:r>
      <w:r>
        <w:t>topic in following format to send (i.e. publish) read request on MQTT:</w:t>
      </w:r>
    </w:p>
    <w:p w14:paraId="2B5EC9F7" w14:textId="62C371DE" w:rsidR="00B94FE9" w:rsidRDefault="00B94FE9" w:rsidP="00C253D1">
      <w:pPr>
        <w:pStyle w:val="Body"/>
        <w:ind w:firstLine="360"/>
        <w:jc w:val="both"/>
        <w:rPr>
          <w:b/>
        </w:rPr>
      </w:pPr>
      <w:r>
        <w:rPr>
          <w:b/>
        </w:rPr>
        <w:t>MQTT topic to send (i.e. publish) read request: /device/</w:t>
      </w:r>
      <w:r w:rsidR="00C7202A">
        <w:rPr>
          <w:b/>
        </w:rPr>
        <w:t>well</w:t>
      </w:r>
      <w:r w:rsidR="00CB57F9">
        <w:rPr>
          <w:b/>
        </w:rPr>
        <w:t>head</w:t>
      </w:r>
      <w:r>
        <w:rPr>
          <w:b/>
        </w:rPr>
        <w:t>/point/read</w:t>
      </w:r>
    </w:p>
    <w:p w14:paraId="6E76CD36" w14:textId="0E2B8BE4" w:rsidR="00B94FE9" w:rsidRDefault="00B94FE9" w:rsidP="00C253D1">
      <w:pPr>
        <w:pStyle w:val="Body"/>
        <w:jc w:val="both"/>
        <w:rPr>
          <w:b/>
        </w:rPr>
      </w:pPr>
      <w:r>
        <w:t xml:space="preserve">To receive response: Application should use </w:t>
      </w:r>
      <w:r w:rsidR="00C7202A">
        <w:t xml:space="preserve">a </w:t>
      </w:r>
      <w:r>
        <w:t>topic in following format to receive (i.e. subscribe) response of read request from MQTT:</w:t>
      </w:r>
    </w:p>
    <w:p w14:paraId="5EAB9191" w14:textId="555F2E64" w:rsidR="00B94FE9" w:rsidRDefault="00B94FE9" w:rsidP="00C253D1">
      <w:pPr>
        <w:pStyle w:val="Body"/>
        <w:ind w:firstLine="360"/>
        <w:jc w:val="both"/>
        <w:rPr>
          <w:b/>
        </w:rPr>
      </w:pPr>
      <w:r>
        <w:rPr>
          <w:b/>
        </w:rPr>
        <w:t>MQTT topic to receive (i.e. subscribe) write response: /device/</w:t>
      </w:r>
      <w:r w:rsidR="00C7202A">
        <w:rPr>
          <w:b/>
        </w:rPr>
        <w:t>well</w:t>
      </w:r>
      <w:r w:rsidR="00CB57F9">
        <w:rPr>
          <w:b/>
        </w:rPr>
        <w:t>head</w:t>
      </w:r>
      <w:r>
        <w:rPr>
          <w:b/>
        </w:rPr>
        <w:t>/point/readResponse</w:t>
      </w:r>
    </w:p>
    <w:p w14:paraId="3B550429" w14:textId="77777777" w:rsidR="00CD3961" w:rsidRDefault="00CD3961" w:rsidP="00C253D1">
      <w:pPr>
        <w:pStyle w:val="Body"/>
        <w:jc w:val="both"/>
      </w:pPr>
      <w:r>
        <w:t>Please refer table in section 6 for details of fields.</w:t>
      </w:r>
    </w:p>
    <w:p w14:paraId="49E54E89" w14:textId="77777777" w:rsidR="00B94FE9" w:rsidRDefault="00B94FE9" w:rsidP="00C253D1">
      <w:pPr>
        <w:pStyle w:val="Body"/>
        <w:jc w:val="both"/>
        <w:rPr>
          <w:b/>
        </w:rPr>
      </w:pPr>
      <w:r>
        <w:rPr>
          <w:b/>
        </w:rPr>
        <w:t xml:space="preserve">Example: </w:t>
      </w:r>
    </w:p>
    <w:p w14:paraId="16CF13C0" w14:textId="77777777" w:rsidR="001518C7" w:rsidRDefault="001518C7" w:rsidP="00C253D1">
      <w:pPr>
        <w:pStyle w:val="Body"/>
        <w:jc w:val="both"/>
      </w:pPr>
      <w:r w:rsidRPr="004B10EA">
        <w:rPr>
          <w:b/>
        </w:rPr>
        <w:t>Request Topic</w:t>
      </w:r>
      <w:r>
        <w:t xml:space="preserve">: /flowmeter/PL0/Flow/read </w:t>
      </w:r>
    </w:p>
    <w:p w14:paraId="2135700A" w14:textId="77777777" w:rsidR="001518C7" w:rsidRPr="004B10EA" w:rsidRDefault="001518C7" w:rsidP="00C253D1">
      <w:pPr>
        <w:pStyle w:val="Body"/>
        <w:jc w:val="both"/>
        <w:rPr>
          <w:b/>
        </w:rPr>
      </w:pPr>
      <w:r w:rsidRPr="004B10EA">
        <w:rPr>
          <w:b/>
        </w:rPr>
        <w:t xml:space="preserve">Request Message: </w:t>
      </w:r>
    </w:p>
    <w:p w14:paraId="1A17E775" w14:textId="77777777" w:rsidR="001518C7" w:rsidRDefault="001518C7" w:rsidP="00C253D1">
      <w:pPr>
        <w:pStyle w:val="Body"/>
        <w:ind w:left="360"/>
        <w:jc w:val="both"/>
      </w:pPr>
      <w:r>
        <w:t>{"wellhead":"PL0","command":"Flow","timestamp":"2019-09-20 12:34:56","usec":"1571887474111145","version":"2.0","app_seq":"1234"}</w:t>
      </w:r>
    </w:p>
    <w:p w14:paraId="6CA7FEA8" w14:textId="77777777" w:rsidR="00F95947" w:rsidRDefault="00F95947" w:rsidP="00C253D1">
      <w:pPr>
        <w:pStyle w:val="Body"/>
        <w:jc w:val="both"/>
        <w:rPr>
          <w:bCs/>
        </w:rPr>
      </w:pPr>
      <w:r>
        <w:rPr>
          <w:bCs/>
        </w:rPr>
        <w:t>A</w:t>
      </w:r>
      <w:r w:rsidRPr="00AF3215">
        <w:rPr>
          <w:bCs/>
        </w:rPr>
        <w:t xml:space="preserve"> message without “realtime” field is treated as a non-realtime message. To execute a message in realtime way, a field called “realtime” should eb added as shown below:</w:t>
      </w:r>
    </w:p>
    <w:p w14:paraId="22173358" w14:textId="01A59417" w:rsidR="001518C7" w:rsidRDefault="00F95947" w:rsidP="00C253D1">
      <w:pPr>
        <w:pStyle w:val="Body"/>
        <w:ind w:left="360"/>
        <w:jc w:val="both"/>
      </w:pPr>
      <w:r>
        <w:t>{"wellhead":"PL0","command":"Flow","timestamp":"2019-09-20 12:34:56","usec":"1571887474111145","version":"2.0","app_seq":"1234",”realtime”:”1”}</w:t>
      </w:r>
    </w:p>
    <w:p w14:paraId="6F198784" w14:textId="76E57FA5" w:rsidR="001518C7" w:rsidRDefault="001518C7" w:rsidP="00C253D1">
      <w:pPr>
        <w:pStyle w:val="Body"/>
        <w:jc w:val="both"/>
      </w:pPr>
      <w:r w:rsidRPr="004B10EA">
        <w:rPr>
          <w:b/>
        </w:rPr>
        <w:t>Response Topic</w:t>
      </w:r>
      <w:r>
        <w:t>: /flowmeter/PL0/</w:t>
      </w:r>
      <w:r w:rsidR="00005D61">
        <w:t>Flow</w:t>
      </w:r>
      <w:r>
        <w:t xml:space="preserve">/readResponse </w:t>
      </w:r>
    </w:p>
    <w:p w14:paraId="4B76406C" w14:textId="5D5ED892" w:rsidR="00225503" w:rsidRDefault="001518C7" w:rsidP="00C253D1">
      <w:pPr>
        <w:pStyle w:val="Body"/>
        <w:jc w:val="both"/>
      </w:pPr>
      <w:r w:rsidRPr="004B10EA">
        <w:rPr>
          <w:b/>
        </w:rPr>
        <w:t>Response Message</w:t>
      </w:r>
      <w:r>
        <w:t xml:space="preserve">: Success Response </w:t>
      </w:r>
    </w:p>
    <w:p w14:paraId="71298EF0" w14:textId="6627C139" w:rsidR="00A60811" w:rsidRDefault="00A60811" w:rsidP="00C253D1">
      <w:pPr>
        <w:pStyle w:val="Body"/>
        <w:jc w:val="both"/>
      </w:pPr>
      <w:r w:rsidRPr="002F3091">
        <w:lastRenderedPageBreak/>
        <w:t>{</w:t>
      </w:r>
    </w:p>
    <w:p w14:paraId="272D4E4C" w14:textId="77777777" w:rsidR="00225639" w:rsidRPr="00225639" w:rsidRDefault="00225639" w:rsidP="00C253D1">
      <w:pPr>
        <w:spacing w:before="0"/>
        <w:ind w:left="360" w:firstLine="360"/>
        <w:jc w:val="both"/>
        <w:rPr>
          <w:color w:val="000000"/>
        </w:rPr>
      </w:pPr>
      <w:r w:rsidRPr="00225639">
        <w:rPr>
          <w:color w:val="000000"/>
        </w:rPr>
        <w:t>"app_seq":"1234",</w:t>
      </w:r>
    </w:p>
    <w:p w14:paraId="102172DC" w14:textId="77777777" w:rsidR="00225639" w:rsidRPr="00225639" w:rsidRDefault="00225639" w:rsidP="00C253D1">
      <w:pPr>
        <w:spacing w:before="0"/>
        <w:ind w:left="360" w:firstLine="360"/>
        <w:jc w:val="both"/>
        <w:rPr>
          <w:color w:val="000000"/>
        </w:rPr>
      </w:pPr>
      <w:r w:rsidRPr="00225639">
        <w:rPr>
          <w:color w:val="000000"/>
        </w:rPr>
        <w:t>"timestamp":"2020-04-24 05:24:02",</w:t>
      </w:r>
    </w:p>
    <w:p w14:paraId="6E400CB4" w14:textId="77777777" w:rsidR="00225639" w:rsidRPr="00225639" w:rsidRDefault="00225639" w:rsidP="00C253D1">
      <w:pPr>
        <w:spacing w:before="0"/>
        <w:ind w:left="360" w:firstLine="360"/>
        <w:jc w:val="both"/>
        <w:rPr>
          <w:color w:val="000000"/>
        </w:rPr>
      </w:pPr>
      <w:r w:rsidRPr="00225639">
        <w:rPr>
          <w:color w:val="000000"/>
        </w:rPr>
        <w:t>"version":"2.0",</w:t>
      </w:r>
    </w:p>
    <w:p w14:paraId="2A344ABB" w14:textId="77777777" w:rsidR="00225639" w:rsidRPr="00225639" w:rsidRDefault="00225639" w:rsidP="00C253D1">
      <w:pPr>
        <w:spacing w:before="0"/>
        <w:ind w:left="360" w:firstLine="360"/>
        <w:jc w:val="both"/>
        <w:rPr>
          <w:color w:val="000000"/>
        </w:rPr>
      </w:pPr>
      <w:r w:rsidRPr="00225639">
        <w:rPr>
          <w:color w:val="000000"/>
        </w:rPr>
        <w:t>"realtime":"0",</w:t>
      </w:r>
    </w:p>
    <w:p w14:paraId="3323ACCB" w14:textId="2BF4E974" w:rsidR="00225639" w:rsidRPr="00225639" w:rsidRDefault="00225639" w:rsidP="00C253D1">
      <w:pPr>
        <w:spacing w:before="0"/>
        <w:ind w:left="360" w:firstLine="360"/>
        <w:jc w:val="both"/>
        <w:rPr>
          <w:color w:val="000000"/>
        </w:rPr>
      </w:pPr>
      <w:r w:rsidRPr="00225639">
        <w:rPr>
          <w:color w:val="000000"/>
        </w:rPr>
        <w:t>"</w:t>
      </w:r>
      <w:r w:rsidR="00C962F7">
        <w:rPr>
          <w:color w:val="000000"/>
        </w:rPr>
        <w:t>data_</w:t>
      </w:r>
      <w:r w:rsidRPr="00225639">
        <w:rPr>
          <w:color w:val="000000"/>
        </w:rPr>
        <w:t>topic":"/flowmeter/PL0/Flow/readResponse",</w:t>
      </w:r>
    </w:p>
    <w:p w14:paraId="7AA8BECF" w14:textId="77777777" w:rsidR="00225639" w:rsidRPr="00225639" w:rsidRDefault="00225639" w:rsidP="00C253D1">
      <w:pPr>
        <w:spacing w:before="0"/>
        <w:ind w:left="360" w:firstLine="360"/>
        <w:jc w:val="both"/>
        <w:rPr>
          <w:color w:val="000000"/>
        </w:rPr>
      </w:pPr>
      <w:r w:rsidRPr="00225639">
        <w:rPr>
          <w:color w:val="000000"/>
        </w:rPr>
        <w:t>"wellhead":"PL0",</w:t>
      </w:r>
    </w:p>
    <w:p w14:paraId="36AD0DF3" w14:textId="77777777" w:rsidR="00225639" w:rsidRPr="00225639" w:rsidRDefault="00225639" w:rsidP="00C253D1">
      <w:pPr>
        <w:spacing w:before="0"/>
        <w:ind w:left="360" w:firstLine="360"/>
        <w:jc w:val="both"/>
        <w:rPr>
          <w:color w:val="000000"/>
        </w:rPr>
      </w:pPr>
      <w:r w:rsidRPr="00225639">
        <w:rPr>
          <w:color w:val="000000"/>
        </w:rPr>
        <w:t>"metric":"Flow",</w:t>
      </w:r>
    </w:p>
    <w:p w14:paraId="27FCFBC5" w14:textId="77777777" w:rsidR="00225639" w:rsidRPr="00225639" w:rsidRDefault="00225639" w:rsidP="00C253D1">
      <w:pPr>
        <w:spacing w:before="0"/>
        <w:ind w:left="360" w:firstLine="360"/>
        <w:jc w:val="both"/>
        <w:rPr>
          <w:color w:val="000000"/>
        </w:rPr>
      </w:pPr>
      <w:r w:rsidRPr="00225639">
        <w:rPr>
          <w:color w:val="000000"/>
        </w:rPr>
        <w:t>"tsMsgRcvdFromMQTT":"1587705842296135",</w:t>
      </w:r>
    </w:p>
    <w:p w14:paraId="2F537BE6" w14:textId="77777777" w:rsidR="00225639" w:rsidRPr="00225639" w:rsidRDefault="00225639" w:rsidP="00C253D1">
      <w:pPr>
        <w:spacing w:before="0"/>
        <w:ind w:left="360" w:firstLine="360"/>
        <w:jc w:val="both"/>
        <w:rPr>
          <w:color w:val="000000"/>
        </w:rPr>
      </w:pPr>
      <w:r w:rsidRPr="00225639">
        <w:rPr>
          <w:color w:val="000000"/>
        </w:rPr>
        <w:t>"tsMsgPublishOnEIS":"1587705842296550",</w:t>
      </w:r>
    </w:p>
    <w:p w14:paraId="30C4FD66" w14:textId="77777777" w:rsidR="00225639" w:rsidRPr="00225639" w:rsidRDefault="00225639" w:rsidP="00C253D1">
      <w:pPr>
        <w:spacing w:before="0"/>
        <w:ind w:left="360" w:firstLine="360"/>
        <w:jc w:val="both"/>
        <w:rPr>
          <w:color w:val="000000"/>
        </w:rPr>
      </w:pPr>
      <w:r w:rsidRPr="00225639">
        <w:rPr>
          <w:color w:val="000000"/>
        </w:rPr>
        <w:t>"reqRcvdInStack":"1587705842296921",</w:t>
      </w:r>
    </w:p>
    <w:p w14:paraId="1039F98A" w14:textId="77777777" w:rsidR="00225639" w:rsidRPr="00225639" w:rsidRDefault="00225639" w:rsidP="00C253D1">
      <w:pPr>
        <w:spacing w:before="0"/>
        <w:ind w:left="360" w:firstLine="360"/>
        <w:jc w:val="both"/>
        <w:rPr>
          <w:color w:val="000000"/>
        </w:rPr>
      </w:pPr>
      <w:r w:rsidRPr="00225639">
        <w:rPr>
          <w:color w:val="000000"/>
        </w:rPr>
        <w:t>"reqSentByStack":"1587705842298063",</w:t>
      </w:r>
    </w:p>
    <w:p w14:paraId="1B26E18D" w14:textId="77777777" w:rsidR="00225639" w:rsidRPr="00225639" w:rsidRDefault="00225639" w:rsidP="00C253D1">
      <w:pPr>
        <w:spacing w:before="0"/>
        <w:ind w:left="360" w:firstLine="360"/>
        <w:jc w:val="both"/>
        <w:rPr>
          <w:color w:val="000000"/>
        </w:rPr>
      </w:pPr>
      <w:r w:rsidRPr="00225639">
        <w:rPr>
          <w:color w:val="000000"/>
        </w:rPr>
        <w:t>"reqRcvdByApp":"1587705842296836",</w:t>
      </w:r>
    </w:p>
    <w:p w14:paraId="3DA79D76" w14:textId="77777777" w:rsidR="00225639" w:rsidRPr="00225639" w:rsidRDefault="00225639" w:rsidP="00C253D1">
      <w:pPr>
        <w:spacing w:before="0"/>
        <w:ind w:left="360" w:firstLine="360"/>
        <w:jc w:val="both"/>
        <w:rPr>
          <w:color w:val="000000"/>
        </w:rPr>
      </w:pPr>
      <w:r w:rsidRPr="00225639">
        <w:rPr>
          <w:color w:val="000000"/>
        </w:rPr>
        <w:t>"respRcvdByStack":"1587705842298666",</w:t>
      </w:r>
    </w:p>
    <w:p w14:paraId="62509D65" w14:textId="77777777" w:rsidR="00225639" w:rsidRPr="00225639" w:rsidRDefault="00225639" w:rsidP="00C253D1">
      <w:pPr>
        <w:spacing w:before="0"/>
        <w:ind w:left="360" w:firstLine="360"/>
        <w:jc w:val="both"/>
        <w:rPr>
          <w:color w:val="000000"/>
        </w:rPr>
      </w:pPr>
      <w:r w:rsidRPr="00225639">
        <w:rPr>
          <w:color w:val="000000"/>
        </w:rPr>
        <w:t>"respPostedByStack":"1587705842298686",</w:t>
      </w:r>
    </w:p>
    <w:p w14:paraId="49B30A40" w14:textId="77777777" w:rsidR="00225639" w:rsidRPr="00225639" w:rsidRDefault="00225639" w:rsidP="00C253D1">
      <w:pPr>
        <w:spacing w:before="0"/>
        <w:ind w:left="360" w:firstLine="360"/>
        <w:jc w:val="both"/>
        <w:rPr>
          <w:color w:val="000000"/>
        </w:rPr>
      </w:pPr>
      <w:r w:rsidRPr="00225639">
        <w:rPr>
          <w:color w:val="000000"/>
        </w:rPr>
        <w:t>"status":"Good",</w:t>
      </w:r>
    </w:p>
    <w:p w14:paraId="749D1BED" w14:textId="77777777" w:rsidR="00225639" w:rsidRPr="00225639" w:rsidRDefault="00225639" w:rsidP="00C253D1">
      <w:pPr>
        <w:spacing w:before="0"/>
        <w:ind w:left="360" w:firstLine="360"/>
        <w:jc w:val="both"/>
        <w:rPr>
          <w:color w:val="000000"/>
        </w:rPr>
      </w:pPr>
      <w:r w:rsidRPr="00225639">
        <w:rPr>
          <w:color w:val="000000"/>
        </w:rPr>
        <w:t>"value":"0x01",</w:t>
      </w:r>
    </w:p>
    <w:p w14:paraId="4A455BC4" w14:textId="77777777" w:rsidR="00225639" w:rsidRPr="00225639" w:rsidRDefault="00225639" w:rsidP="00C253D1">
      <w:pPr>
        <w:spacing w:before="0"/>
        <w:ind w:left="360" w:firstLine="360"/>
        <w:jc w:val="both"/>
        <w:rPr>
          <w:color w:val="000000"/>
        </w:rPr>
      </w:pPr>
      <w:r w:rsidRPr="00225639">
        <w:rPr>
          <w:color w:val="000000"/>
        </w:rPr>
        <w:t>"usec":"1587705842298811",</w:t>
      </w:r>
    </w:p>
    <w:p w14:paraId="61DE5407" w14:textId="77777777" w:rsidR="00225639" w:rsidRPr="00225639" w:rsidRDefault="00225639" w:rsidP="00C253D1">
      <w:pPr>
        <w:spacing w:before="0"/>
        <w:ind w:left="360" w:firstLine="360"/>
        <w:jc w:val="both"/>
        <w:rPr>
          <w:color w:val="000000"/>
        </w:rPr>
      </w:pPr>
      <w:r w:rsidRPr="00225639">
        <w:rPr>
          <w:color w:val="000000"/>
        </w:rPr>
        <w:t>"tsMsgRcvdForProcessing":"1587705842299038",</w:t>
      </w:r>
    </w:p>
    <w:p w14:paraId="1E2C8897" w14:textId="294A8AFA" w:rsidR="00225639" w:rsidRPr="00225639" w:rsidRDefault="00225639" w:rsidP="00C253D1">
      <w:pPr>
        <w:spacing w:before="0"/>
        <w:ind w:left="360" w:firstLine="360"/>
        <w:jc w:val="both"/>
        <w:rPr>
          <w:color w:val="000000"/>
        </w:rPr>
      </w:pPr>
      <w:r w:rsidRPr="00225639">
        <w:rPr>
          <w:color w:val="000000"/>
        </w:rPr>
        <w:t>"tsMsgReadyForPublish":"1587705842299115"</w:t>
      </w:r>
    </w:p>
    <w:p w14:paraId="69A27494" w14:textId="5BE40897" w:rsidR="00400CA0" w:rsidRPr="00225639" w:rsidRDefault="00A60811" w:rsidP="00C253D1">
      <w:pPr>
        <w:spacing w:before="0"/>
        <w:jc w:val="both"/>
        <w:rPr>
          <w:color w:val="000000"/>
        </w:rPr>
      </w:pPr>
      <w:r w:rsidRPr="00225639">
        <w:rPr>
          <w:color w:val="000000"/>
        </w:rPr>
        <w:t>}</w:t>
      </w:r>
    </w:p>
    <w:p w14:paraId="6F2140B8" w14:textId="79B1B711" w:rsidR="001518C7" w:rsidRDefault="001518C7" w:rsidP="00C253D1">
      <w:pPr>
        <w:pStyle w:val="Body"/>
        <w:jc w:val="both"/>
      </w:pPr>
      <w:r w:rsidRPr="004B10EA">
        <w:rPr>
          <w:b/>
        </w:rPr>
        <w:t>Response Message</w:t>
      </w:r>
      <w:r>
        <w:t>: Error Response</w:t>
      </w:r>
    </w:p>
    <w:p w14:paraId="1E2FDEA9" w14:textId="3D2016B1" w:rsidR="001F6EAD" w:rsidRDefault="001F6EAD" w:rsidP="00C253D1">
      <w:pPr>
        <w:spacing w:before="0"/>
        <w:jc w:val="both"/>
        <w:rPr>
          <w:color w:val="000000"/>
        </w:rPr>
      </w:pPr>
      <w:r w:rsidRPr="002F3091">
        <w:rPr>
          <w:color w:val="000000"/>
        </w:rPr>
        <w:t>{</w:t>
      </w:r>
    </w:p>
    <w:p w14:paraId="31C2A607" w14:textId="77777777" w:rsidR="00AC34D7" w:rsidRDefault="00AC34D7" w:rsidP="00C253D1">
      <w:pPr>
        <w:spacing w:before="0"/>
        <w:ind w:left="720"/>
        <w:jc w:val="both"/>
      </w:pPr>
      <w:r>
        <w:t>"app_seq" : "1234",</w:t>
      </w:r>
    </w:p>
    <w:p w14:paraId="13681E22" w14:textId="77777777" w:rsidR="00AC34D7" w:rsidRDefault="00AC34D7" w:rsidP="00C253D1">
      <w:pPr>
        <w:spacing w:before="0"/>
        <w:ind w:left="720"/>
        <w:jc w:val="both"/>
      </w:pPr>
      <w:r>
        <w:t>"timestamp" : "2020-04-24 06:17:33",</w:t>
      </w:r>
    </w:p>
    <w:p w14:paraId="1C58ABB0" w14:textId="77777777" w:rsidR="00AC34D7" w:rsidRDefault="00AC34D7" w:rsidP="00C253D1">
      <w:pPr>
        <w:spacing w:before="0"/>
        <w:ind w:left="720"/>
        <w:jc w:val="both"/>
      </w:pPr>
      <w:r>
        <w:t>"version" : "2.0",</w:t>
      </w:r>
    </w:p>
    <w:p w14:paraId="10BF2E4C" w14:textId="77777777" w:rsidR="00AC34D7" w:rsidRDefault="00AC34D7" w:rsidP="00C253D1">
      <w:pPr>
        <w:spacing w:before="0"/>
        <w:ind w:left="720"/>
        <w:jc w:val="both"/>
      </w:pPr>
      <w:r>
        <w:t>"realtime" : "0",</w:t>
      </w:r>
    </w:p>
    <w:p w14:paraId="115FC54C" w14:textId="0C306509" w:rsidR="00AC34D7" w:rsidRDefault="00AC34D7" w:rsidP="00C253D1">
      <w:pPr>
        <w:spacing w:before="0"/>
        <w:ind w:left="720"/>
        <w:jc w:val="both"/>
      </w:pPr>
      <w:r>
        <w:t>"</w:t>
      </w:r>
      <w:r w:rsidR="00C962F7">
        <w:t>data_</w:t>
      </w:r>
      <w:r>
        <w:t>topic" : "/flowmeter/PL0/Flow/readResponse",</w:t>
      </w:r>
    </w:p>
    <w:p w14:paraId="2220A41E" w14:textId="77777777" w:rsidR="00AC34D7" w:rsidRDefault="00AC34D7" w:rsidP="00C253D1">
      <w:pPr>
        <w:spacing w:before="0"/>
        <w:ind w:left="720"/>
        <w:jc w:val="both"/>
      </w:pPr>
      <w:r>
        <w:t>"wellhead" : "PL0",</w:t>
      </w:r>
    </w:p>
    <w:p w14:paraId="5944CC84" w14:textId="77777777" w:rsidR="00AC34D7" w:rsidRDefault="00AC34D7" w:rsidP="00C253D1">
      <w:pPr>
        <w:spacing w:before="0"/>
        <w:ind w:left="720"/>
        <w:jc w:val="both"/>
      </w:pPr>
      <w:r>
        <w:t>"metric" : "Flow",</w:t>
      </w:r>
    </w:p>
    <w:p w14:paraId="3F66D7F1" w14:textId="77777777" w:rsidR="00AC34D7" w:rsidRDefault="00AC34D7" w:rsidP="00C253D1">
      <w:pPr>
        <w:spacing w:before="0"/>
        <w:ind w:left="720"/>
        <w:jc w:val="both"/>
      </w:pPr>
      <w:r>
        <w:t>"tsMsgRcvdFromMQTT" : "1587709053533410",</w:t>
      </w:r>
    </w:p>
    <w:p w14:paraId="67771948" w14:textId="77777777" w:rsidR="00AC34D7" w:rsidRDefault="00AC34D7" w:rsidP="00C253D1">
      <w:pPr>
        <w:spacing w:before="0"/>
        <w:ind w:left="720"/>
        <w:jc w:val="both"/>
      </w:pPr>
      <w:r>
        <w:t>"tsMsgPublishOnEIS" : "1587709053534618",</w:t>
      </w:r>
    </w:p>
    <w:p w14:paraId="5F11CC1A" w14:textId="77777777" w:rsidR="00AC34D7" w:rsidRDefault="00AC34D7" w:rsidP="00C253D1">
      <w:pPr>
        <w:spacing w:before="0"/>
        <w:ind w:left="720"/>
        <w:jc w:val="both"/>
      </w:pPr>
      <w:r>
        <w:t>"reqRcvdInStack" : "1587709053535694",</w:t>
      </w:r>
    </w:p>
    <w:p w14:paraId="48CFDF55" w14:textId="77777777" w:rsidR="00AC34D7" w:rsidRDefault="00AC34D7" w:rsidP="00C253D1">
      <w:pPr>
        <w:spacing w:before="0"/>
        <w:ind w:left="720"/>
        <w:jc w:val="both"/>
      </w:pPr>
      <w:r>
        <w:t>"reqRcvdByApp" : "1587709053535467",</w:t>
      </w:r>
    </w:p>
    <w:p w14:paraId="69B78A35" w14:textId="77777777" w:rsidR="00AC34D7" w:rsidRDefault="00AC34D7" w:rsidP="00C253D1">
      <w:pPr>
        <w:spacing w:before="0"/>
        <w:ind w:left="720"/>
        <w:jc w:val="both"/>
      </w:pPr>
      <w:r>
        <w:t>"reqSentByStack" : "0",</w:t>
      </w:r>
    </w:p>
    <w:p w14:paraId="413DF449" w14:textId="77777777" w:rsidR="00AC34D7" w:rsidRDefault="00AC34D7" w:rsidP="00C253D1">
      <w:pPr>
        <w:spacing w:before="0"/>
        <w:ind w:left="720"/>
        <w:jc w:val="both"/>
      </w:pPr>
      <w:r>
        <w:t>"respRcvdByStack" : "0",</w:t>
      </w:r>
    </w:p>
    <w:p w14:paraId="00D176FB" w14:textId="77777777" w:rsidR="00AC34D7" w:rsidRDefault="00AC34D7" w:rsidP="00C253D1">
      <w:pPr>
        <w:spacing w:before="0"/>
        <w:ind w:left="720"/>
        <w:jc w:val="both"/>
      </w:pPr>
      <w:r>
        <w:t>"respPostedByStack" : "1587709053536172",</w:t>
      </w:r>
    </w:p>
    <w:p w14:paraId="7ECE2238" w14:textId="77777777" w:rsidR="00AC34D7" w:rsidRDefault="00AC34D7" w:rsidP="00C253D1">
      <w:pPr>
        <w:spacing w:before="0"/>
        <w:ind w:left="720"/>
        <w:jc w:val="both"/>
      </w:pPr>
      <w:r>
        <w:t>"status" : "Bad",</w:t>
      </w:r>
    </w:p>
    <w:p w14:paraId="4503B089" w14:textId="77777777" w:rsidR="00AC34D7" w:rsidRDefault="00AC34D7" w:rsidP="00C253D1">
      <w:pPr>
        <w:spacing w:before="0"/>
        <w:ind w:left="720"/>
        <w:jc w:val="both"/>
      </w:pPr>
      <w:r>
        <w:t>"value" : "",</w:t>
      </w:r>
    </w:p>
    <w:p w14:paraId="39985641" w14:textId="77777777" w:rsidR="00AC34D7" w:rsidRDefault="00AC34D7" w:rsidP="00C253D1">
      <w:pPr>
        <w:spacing w:before="0"/>
        <w:ind w:left="720"/>
        <w:jc w:val="both"/>
      </w:pPr>
      <w:r>
        <w:t>"error_code" : "2003",</w:t>
      </w:r>
    </w:p>
    <w:p w14:paraId="2431D754" w14:textId="77777777" w:rsidR="00AC34D7" w:rsidRDefault="00AC34D7" w:rsidP="00C253D1">
      <w:pPr>
        <w:spacing w:before="0"/>
        <w:ind w:left="720"/>
        <w:jc w:val="both"/>
      </w:pPr>
      <w:r>
        <w:t>"usec" : "1587709053536590",</w:t>
      </w:r>
    </w:p>
    <w:p w14:paraId="271E7195" w14:textId="77777777" w:rsidR="00AC34D7" w:rsidRDefault="00AC34D7" w:rsidP="00C253D1">
      <w:pPr>
        <w:spacing w:before="0"/>
        <w:ind w:left="720"/>
        <w:jc w:val="both"/>
      </w:pPr>
      <w:r>
        <w:t>"tsMsgRcvdForProcessing" : "1587709053537377",</w:t>
      </w:r>
    </w:p>
    <w:p w14:paraId="13134771" w14:textId="55F82038" w:rsidR="00AC34D7" w:rsidRPr="002933FE" w:rsidRDefault="00AC34D7" w:rsidP="00C253D1">
      <w:pPr>
        <w:spacing w:before="0"/>
        <w:ind w:left="720"/>
        <w:jc w:val="both"/>
      </w:pPr>
      <w:r>
        <w:t>"tsMsgReadyForPublish" : "1587709053537647"</w:t>
      </w:r>
    </w:p>
    <w:p w14:paraId="18C3B187" w14:textId="2A04F450" w:rsidR="006A642A" w:rsidRPr="002933FE" w:rsidRDefault="001F6EAD" w:rsidP="00C253D1">
      <w:pPr>
        <w:pStyle w:val="Body"/>
        <w:spacing w:before="0"/>
        <w:jc w:val="both"/>
      </w:pPr>
      <w:r w:rsidRPr="002933FE">
        <w:t>}</w:t>
      </w:r>
      <w:r w:rsidR="00225503" w:rsidRPr="002933FE">
        <w:t xml:space="preserve"> </w:t>
      </w:r>
    </w:p>
    <w:p w14:paraId="0CB41CA1" w14:textId="267E40B1" w:rsidR="001518C7" w:rsidRDefault="001518C7" w:rsidP="00C253D1">
      <w:pPr>
        <w:pStyle w:val="Body"/>
        <w:jc w:val="both"/>
      </w:pPr>
      <w:r w:rsidRPr="007B1B26">
        <w:rPr>
          <w:b/>
        </w:rPr>
        <w:t>Response Message</w:t>
      </w:r>
      <w:r>
        <w:t xml:space="preserve">: Error Response for Invalid Input JSON </w:t>
      </w:r>
    </w:p>
    <w:p w14:paraId="0DCC925D" w14:textId="15ED0BDD" w:rsidR="00173533" w:rsidRDefault="00173533" w:rsidP="00C253D1">
      <w:pPr>
        <w:spacing w:before="0"/>
        <w:jc w:val="both"/>
        <w:rPr>
          <w:color w:val="000000"/>
        </w:rPr>
      </w:pPr>
      <w:r w:rsidRPr="00C84C5B">
        <w:rPr>
          <w:color w:val="000000"/>
        </w:rPr>
        <w:t>{</w:t>
      </w:r>
    </w:p>
    <w:p w14:paraId="2309D287" w14:textId="77777777" w:rsidR="00C26C3E" w:rsidRDefault="00C26C3E" w:rsidP="00C253D1">
      <w:pPr>
        <w:spacing w:before="0"/>
        <w:ind w:left="720"/>
        <w:jc w:val="both"/>
      </w:pPr>
      <w:r>
        <w:t>"app_seq" : "1234",</w:t>
      </w:r>
    </w:p>
    <w:p w14:paraId="4ADE469B" w14:textId="77777777" w:rsidR="00C26C3E" w:rsidRDefault="00C26C3E" w:rsidP="00C253D1">
      <w:pPr>
        <w:spacing w:before="0"/>
        <w:ind w:left="720"/>
        <w:jc w:val="both"/>
      </w:pPr>
      <w:r>
        <w:t>"timestamp" : "2020-04-24 06:22:42",</w:t>
      </w:r>
    </w:p>
    <w:p w14:paraId="4C477FAD" w14:textId="77777777" w:rsidR="00C26C3E" w:rsidRDefault="00C26C3E" w:rsidP="00C253D1">
      <w:pPr>
        <w:spacing w:before="0"/>
        <w:ind w:left="720"/>
        <w:jc w:val="both"/>
      </w:pPr>
      <w:r>
        <w:t>"version" : "2.0",</w:t>
      </w:r>
    </w:p>
    <w:p w14:paraId="6DF9E1BE" w14:textId="77777777" w:rsidR="00C26C3E" w:rsidRDefault="00C26C3E" w:rsidP="00C253D1">
      <w:pPr>
        <w:spacing w:before="0"/>
        <w:ind w:left="720"/>
        <w:jc w:val="both"/>
      </w:pPr>
      <w:r>
        <w:t>"realtime" : "0",</w:t>
      </w:r>
    </w:p>
    <w:p w14:paraId="26562452" w14:textId="77DC71DC" w:rsidR="00C26C3E" w:rsidRDefault="00C26C3E" w:rsidP="00C253D1">
      <w:pPr>
        <w:spacing w:before="0"/>
        <w:ind w:left="720"/>
        <w:jc w:val="both"/>
      </w:pPr>
      <w:r>
        <w:lastRenderedPageBreak/>
        <w:t>"</w:t>
      </w:r>
      <w:r w:rsidR="00C962F7">
        <w:t>data_</w:t>
      </w:r>
      <w:r>
        <w:t>topic" : "/flowmeter/PL0/Flow/readResponse",</w:t>
      </w:r>
    </w:p>
    <w:p w14:paraId="51BC1FA6" w14:textId="77777777" w:rsidR="00C26C3E" w:rsidRDefault="00C26C3E" w:rsidP="00C253D1">
      <w:pPr>
        <w:spacing w:before="0"/>
        <w:ind w:left="720"/>
        <w:jc w:val="both"/>
      </w:pPr>
      <w:r>
        <w:t>"wellhead" : "PL0",</w:t>
      </w:r>
    </w:p>
    <w:p w14:paraId="3917168C" w14:textId="77777777" w:rsidR="00C26C3E" w:rsidRDefault="00C26C3E" w:rsidP="00C253D1">
      <w:pPr>
        <w:spacing w:before="0"/>
        <w:ind w:left="720"/>
        <w:jc w:val="both"/>
      </w:pPr>
      <w:r>
        <w:t>"metric" : "Flow1",</w:t>
      </w:r>
    </w:p>
    <w:p w14:paraId="45C8BA46" w14:textId="77777777" w:rsidR="00C26C3E" w:rsidRDefault="00C26C3E" w:rsidP="00C253D1">
      <w:pPr>
        <w:spacing w:before="0"/>
        <w:ind w:left="720"/>
        <w:jc w:val="both"/>
      </w:pPr>
      <w:r>
        <w:t>"tsMsgRcvdFromMQTT" : "1587709362173590",</w:t>
      </w:r>
    </w:p>
    <w:p w14:paraId="409ED8DC" w14:textId="77777777" w:rsidR="00C26C3E" w:rsidRDefault="00C26C3E" w:rsidP="00C253D1">
      <w:pPr>
        <w:spacing w:before="0"/>
        <w:ind w:left="720"/>
        <w:jc w:val="both"/>
      </w:pPr>
      <w:r>
        <w:t>"tsMsgPublishOnEIS" : "1587709362173872",</w:t>
      </w:r>
    </w:p>
    <w:p w14:paraId="28F24A10" w14:textId="77777777" w:rsidR="00C26C3E" w:rsidRDefault="00C26C3E" w:rsidP="00C253D1">
      <w:pPr>
        <w:spacing w:before="0"/>
        <w:ind w:left="720"/>
        <w:jc w:val="both"/>
      </w:pPr>
      <w:r>
        <w:t>"reqRcvdInStack" : "0",</w:t>
      </w:r>
    </w:p>
    <w:p w14:paraId="72100EFE" w14:textId="77777777" w:rsidR="00C26C3E" w:rsidRDefault="00C26C3E" w:rsidP="00C253D1">
      <w:pPr>
        <w:spacing w:before="0"/>
        <w:ind w:left="720"/>
        <w:jc w:val="both"/>
      </w:pPr>
      <w:r>
        <w:t>"reqSentByStack" : "0",</w:t>
      </w:r>
    </w:p>
    <w:p w14:paraId="6D1C158A" w14:textId="77777777" w:rsidR="00C26C3E" w:rsidRDefault="00C26C3E" w:rsidP="00C253D1">
      <w:pPr>
        <w:spacing w:before="0"/>
        <w:ind w:left="720"/>
        <w:jc w:val="both"/>
      </w:pPr>
      <w:r>
        <w:t>"reqRcvdByApp" : "1587709362174221",</w:t>
      </w:r>
    </w:p>
    <w:p w14:paraId="6973454B" w14:textId="77777777" w:rsidR="00C26C3E" w:rsidRDefault="00C26C3E" w:rsidP="00C253D1">
      <w:pPr>
        <w:spacing w:before="0"/>
        <w:ind w:left="720"/>
        <w:jc w:val="both"/>
      </w:pPr>
      <w:r>
        <w:t>"respRcvdByStack" : "0",</w:t>
      </w:r>
    </w:p>
    <w:p w14:paraId="06363953" w14:textId="77777777" w:rsidR="00C26C3E" w:rsidRDefault="00C26C3E" w:rsidP="00C253D1">
      <w:pPr>
        <w:spacing w:before="0"/>
        <w:ind w:left="720"/>
        <w:jc w:val="both"/>
      </w:pPr>
      <w:r>
        <w:t>"respPostedByStack" : "0",</w:t>
      </w:r>
    </w:p>
    <w:p w14:paraId="6941C7EB" w14:textId="77777777" w:rsidR="00C26C3E" w:rsidRDefault="00C26C3E" w:rsidP="00C253D1">
      <w:pPr>
        <w:spacing w:before="0"/>
        <w:ind w:left="720"/>
        <w:jc w:val="both"/>
      </w:pPr>
      <w:r>
        <w:t>"status" : "Bad",</w:t>
      </w:r>
    </w:p>
    <w:p w14:paraId="1B9F6701" w14:textId="77777777" w:rsidR="00C26C3E" w:rsidRDefault="00C26C3E" w:rsidP="00C253D1">
      <w:pPr>
        <w:spacing w:before="0"/>
        <w:ind w:left="720"/>
        <w:jc w:val="both"/>
      </w:pPr>
      <w:r>
        <w:t>"value" : "",</w:t>
      </w:r>
    </w:p>
    <w:p w14:paraId="4D3F42AA" w14:textId="77777777" w:rsidR="00C26C3E" w:rsidRDefault="00C26C3E" w:rsidP="00C253D1">
      <w:pPr>
        <w:spacing w:before="0"/>
        <w:ind w:left="720"/>
        <w:jc w:val="both"/>
      </w:pPr>
      <w:r>
        <w:t>"error_code" : "2014",</w:t>
      </w:r>
    </w:p>
    <w:p w14:paraId="0EED6188" w14:textId="77777777" w:rsidR="00C26C3E" w:rsidRDefault="00C26C3E" w:rsidP="00C253D1">
      <w:pPr>
        <w:spacing w:before="0"/>
        <w:ind w:left="720"/>
        <w:jc w:val="both"/>
      </w:pPr>
      <w:r>
        <w:t>"usec" : "1587709362174333",</w:t>
      </w:r>
    </w:p>
    <w:p w14:paraId="43C355DA" w14:textId="77777777" w:rsidR="00C26C3E" w:rsidRDefault="00C26C3E" w:rsidP="00C253D1">
      <w:pPr>
        <w:spacing w:before="0"/>
        <w:ind w:left="720"/>
        <w:jc w:val="both"/>
      </w:pPr>
      <w:r>
        <w:t>"tsMsgRcvdForProcessing" : "1587709362174590",</w:t>
      </w:r>
    </w:p>
    <w:p w14:paraId="41ECC7C5" w14:textId="37C175EC" w:rsidR="00C26C3E" w:rsidRPr="00C84C5B" w:rsidRDefault="00C26C3E" w:rsidP="00C253D1">
      <w:pPr>
        <w:spacing w:before="0"/>
        <w:ind w:left="720"/>
        <w:jc w:val="both"/>
      </w:pPr>
      <w:r>
        <w:t>"tsMsgReadyForPublish" : "1587709362174647"</w:t>
      </w:r>
    </w:p>
    <w:p w14:paraId="412202AB" w14:textId="46929727" w:rsidR="001518C7" w:rsidRDefault="00173533" w:rsidP="00C253D1">
      <w:pPr>
        <w:pStyle w:val="Body"/>
        <w:jc w:val="both"/>
      </w:pPr>
      <w:r w:rsidRPr="00C84C5B">
        <w:t>}</w:t>
      </w:r>
    </w:p>
    <w:p w14:paraId="71EE87D8" w14:textId="77777777" w:rsidR="00271976" w:rsidRDefault="00271976" w:rsidP="00C253D1">
      <w:pPr>
        <w:spacing w:before="0"/>
        <w:jc w:val="both"/>
      </w:pPr>
    </w:p>
    <w:p w14:paraId="4D5B6D3C" w14:textId="47FBF387" w:rsidR="00271976" w:rsidRDefault="00271976" w:rsidP="00271976">
      <w:pPr>
        <w:pStyle w:val="Heading2"/>
      </w:pPr>
      <w:bookmarkStart w:id="80" w:name="_Toc59562022"/>
      <w:r>
        <w:t>KPI Application</w:t>
      </w:r>
      <w:bookmarkEnd w:id="80"/>
    </w:p>
    <w:p w14:paraId="477A6DA3" w14:textId="652EE713" w:rsidR="00271976" w:rsidRDefault="00271976" w:rsidP="00271976">
      <w:pPr>
        <w:pStyle w:val="Body"/>
        <w:jc w:val="both"/>
      </w:pPr>
      <w:r>
        <w:t>Following data (if available) is logged in a log-file by KPI Application for control loops.</w:t>
      </w:r>
    </w:p>
    <w:p w14:paraId="0E1CE91C" w14:textId="77777777" w:rsidR="00271976" w:rsidRDefault="00271976" w:rsidP="00C253D1">
      <w:pPr>
        <w:spacing w:before="0"/>
        <w:jc w:val="both"/>
      </w:pPr>
    </w:p>
    <w:tbl>
      <w:tblPr>
        <w:tblStyle w:val="TableGrid"/>
        <w:tblW w:w="0" w:type="auto"/>
        <w:tblLook w:val="04A0" w:firstRow="1" w:lastRow="0" w:firstColumn="1" w:lastColumn="0" w:noHBand="0" w:noVBand="1"/>
      </w:tblPr>
      <w:tblGrid>
        <w:gridCol w:w="2157"/>
        <w:gridCol w:w="5670"/>
      </w:tblGrid>
      <w:tr w:rsidR="00271976" w:rsidRPr="007D44BD" w14:paraId="71C7DED5" w14:textId="77777777" w:rsidTr="00523093">
        <w:trPr>
          <w:tblHeader/>
        </w:trPr>
        <w:tc>
          <w:tcPr>
            <w:tcW w:w="2157" w:type="dxa"/>
            <w:shd w:val="clear" w:color="auto" w:fill="C6D9F1" w:themeFill="text2" w:themeFillTint="33"/>
          </w:tcPr>
          <w:p w14:paraId="1D298E5D" w14:textId="0156B692" w:rsidR="00271976" w:rsidRPr="007D44BD" w:rsidRDefault="00271976" w:rsidP="00E76B13">
            <w:pPr>
              <w:pStyle w:val="Body"/>
              <w:spacing w:before="120" w:after="120"/>
              <w:jc w:val="both"/>
              <w:rPr>
                <w:b/>
              </w:rPr>
            </w:pPr>
            <w:r>
              <w:rPr>
                <w:b/>
              </w:rPr>
              <w:t>Field</w:t>
            </w:r>
          </w:p>
        </w:tc>
        <w:tc>
          <w:tcPr>
            <w:tcW w:w="5670" w:type="dxa"/>
            <w:shd w:val="clear" w:color="auto" w:fill="C6D9F1" w:themeFill="text2" w:themeFillTint="33"/>
          </w:tcPr>
          <w:p w14:paraId="5E475655" w14:textId="05B3AFAA" w:rsidR="00271976" w:rsidRPr="007D44BD" w:rsidRDefault="00271976" w:rsidP="00E76B13">
            <w:pPr>
              <w:pStyle w:val="Body"/>
              <w:spacing w:before="120" w:after="120"/>
              <w:jc w:val="both"/>
              <w:rPr>
                <w:b/>
              </w:rPr>
            </w:pPr>
            <w:r>
              <w:rPr>
                <w:b/>
              </w:rPr>
              <w:t>Description</w:t>
            </w:r>
          </w:p>
        </w:tc>
      </w:tr>
      <w:tr w:rsidR="00271976" w:rsidRPr="000029D9" w14:paraId="5E2D4E70" w14:textId="77777777" w:rsidTr="00523093">
        <w:tc>
          <w:tcPr>
            <w:tcW w:w="2157" w:type="dxa"/>
          </w:tcPr>
          <w:p w14:paraId="1BBC770F" w14:textId="38112AA7" w:rsidR="00271976" w:rsidRPr="000029D9" w:rsidRDefault="00271976" w:rsidP="00E76B13">
            <w:pPr>
              <w:pStyle w:val="Body"/>
              <w:spacing w:before="120" w:after="120"/>
              <w:jc w:val="both"/>
              <w:rPr>
                <w:sz w:val="18"/>
                <w:szCs w:val="18"/>
              </w:rPr>
            </w:pPr>
            <w:r w:rsidRPr="00271976">
              <w:rPr>
                <w:sz w:val="18"/>
                <w:szCs w:val="18"/>
              </w:rPr>
              <w:t>pollSeq</w:t>
            </w:r>
          </w:p>
        </w:tc>
        <w:tc>
          <w:tcPr>
            <w:tcW w:w="5670" w:type="dxa"/>
          </w:tcPr>
          <w:p w14:paraId="283040A9" w14:textId="2F4B06A2" w:rsidR="00271976" w:rsidRPr="000029D9" w:rsidRDefault="00271976" w:rsidP="00E76B13">
            <w:pPr>
              <w:pStyle w:val="Body"/>
              <w:spacing w:before="120" w:after="120"/>
              <w:jc w:val="both"/>
              <w:rPr>
                <w:sz w:val="18"/>
                <w:szCs w:val="18"/>
              </w:rPr>
            </w:pPr>
            <w:r>
              <w:rPr>
                <w:sz w:val="18"/>
                <w:szCs w:val="18"/>
              </w:rPr>
              <w:t>Driver sequence number received in polling</w:t>
            </w:r>
          </w:p>
        </w:tc>
      </w:tr>
      <w:tr w:rsidR="00271976" w14:paraId="37567A70" w14:textId="77777777" w:rsidTr="00523093">
        <w:tc>
          <w:tcPr>
            <w:tcW w:w="2157" w:type="dxa"/>
          </w:tcPr>
          <w:p w14:paraId="0B26FDA0" w14:textId="7B3013E9" w:rsidR="00271976" w:rsidRDefault="00271976" w:rsidP="00E76B13">
            <w:pPr>
              <w:pStyle w:val="Body"/>
              <w:spacing w:before="120" w:after="120"/>
              <w:jc w:val="both"/>
              <w:rPr>
                <w:sz w:val="18"/>
                <w:szCs w:val="18"/>
              </w:rPr>
            </w:pPr>
            <w:r w:rsidRPr="00271976">
              <w:rPr>
                <w:sz w:val="18"/>
                <w:szCs w:val="18"/>
              </w:rPr>
              <w:t>pollTopic</w:t>
            </w:r>
          </w:p>
        </w:tc>
        <w:tc>
          <w:tcPr>
            <w:tcW w:w="5670" w:type="dxa"/>
          </w:tcPr>
          <w:p w14:paraId="71DC9BEB" w14:textId="4B0619E9" w:rsidR="00271976" w:rsidRDefault="00E76B13" w:rsidP="00E76B13">
            <w:pPr>
              <w:pStyle w:val="Body"/>
              <w:spacing w:before="120" w:after="120"/>
              <w:jc w:val="both"/>
              <w:rPr>
                <w:sz w:val="18"/>
                <w:szCs w:val="18"/>
              </w:rPr>
            </w:pPr>
            <w:r>
              <w:rPr>
                <w:sz w:val="18"/>
                <w:szCs w:val="18"/>
              </w:rPr>
              <w:t>Topic received for polling</w:t>
            </w:r>
          </w:p>
        </w:tc>
      </w:tr>
      <w:tr w:rsidR="00271976" w:rsidRPr="000029D9" w14:paraId="2B255D84" w14:textId="77777777" w:rsidTr="00523093">
        <w:tc>
          <w:tcPr>
            <w:tcW w:w="2157" w:type="dxa"/>
          </w:tcPr>
          <w:p w14:paraId="0BA3DC1A" w14:textId="2066928E" w:rsidR="00271976" w:rsidRPr="000029D9" w:rsidRDefault="00271976" w:rsidP="00E76B13">
            <w:pPr>
              <w:pStyle w:val="Body"/>
              <w:spacing w:before="120" w:after="120"/>
              <w:jc w:val="both"/>
              <w:rPr>
                <w:sz w:val="18"/>
                <w:szCs w:val="18"/>
              </w:rPr>
            </w:pPr>
            <w:r w:rsidRPr="00271976">
              <w:rPr>
                <w:sz w:val="18"/>
                <w:szCs w:val="18"/>
              </w:rPr>
              <w:t>pollStatus</w:t>
            </w:r>
          </w:p>
        </w:tc>
        <w:tc>
          <w:tcPr>
            <w:tcW w:w="5670" w:type="dxa"/>
          </w:tcPr>
          <w:p w14:paraId="283F9AE0" w14:textId="54273FD0" w:rsidR="00271976" w:rsidRPr="000029D9" w:rsidRDefault="00D14D78" w:rsidP="00E76B13">
            <w:pPr>
              <w:pStyle w:val="Body"/>
              <w:spacing w:before="120" w:after="120"/>
              <w:jc w:val="both"/>
              <w:rPr>
                <w:sz w:val="18"/>
                <w:szCs w:val="18"/>
              </w:rPr>
            </w:pPr>
            <w:r>
              <w:rPr>
                <w:sz w:val="18"/>
                <w:szCs w:val="18"/>
              </w:rPr>
              <w:t>Status received for polling</w:t>
            </w:r>
          </w:p>
        </w:tc>
      </w:tr>
      <w:tr w:rsidR="00E41FCF" w14:paraId="5441467C" w14:textId="77777777" w:rsidTr="00523093">
        <w:tc>
          <w:tcPr>
            <w:tcW w:w="2157" w:type="dxa"/>
          </w:tcPr>
          <w:p w14:paraId="53815822" w14:textId="2D507E9A" w:rsidR="00E41FCF" w:rsidRDefault="00E41FCF" w:rsidP="00E41FCF">
            <w:pPr>
              <w:pStyle w:val="Body"/>
              <w:spacing w:before="120" w:after="120"/>
              <w:jc w:val="both"/>
              <w:rPr>
                <w:sz w:val="18"/>
                <w:szCs w:val="18"/>
              </w:rPr>
            </w:pPr>
            <w:r w:rsidRPr="00271976">
              <w:rPr>
                <w:sz w:val="18"/>
                <w:szCs w:val="18"/>
              </w:rPr>
              <w:t>pollValue</w:t>
            </w:r>
          </w:p>
        </w:tc>
        <w:tc>
          <w:tcPr>
            <w:tcW w:w="5670" w:type="dxa"/>
          </w:tcPr>
          <w:p w14:paraId="241EFF9F" w14:textId="6623EE25" w:rsidR="00E41FCF" w:rsidRDefault="00E41FCF" w:rsidP="00E41FCF">
            <w:pPr>
              <w:pStyle w:val="Body"/>
              <w:spacing w:before="120" w:after="120"/>
              <w:jc w:val="both"/>
              <w:rPr>
                <w:sz w:val="18"/>
                <w:szCs w:val="18"/>
              </w:rPr>
            </w:pPr>
            <w:r>
              <w:rPr>
                <w:sz w:val="18"/>
                <w:szCs w:val="18"/>
              </w:rPr>
              <w:t>Value received in polling</w:t>
            </w:r>
          </w:p>
        </w:tc>
      </w:tr>
      <w:tr w:rsidR="00E41FCF" w14:paraId="09C36336" w14:textId="77777777" w:rsidTr="00523093">
        <w:tc>
          <w:tcPr>
            <w:tcW w:w="2157" w:type="dxa"/>
          </w:tcPr>
          <w:p w14:paraId="6739E713" w14:textId="52DA82AD" w:rsidR="00E41FCF" w:rsidRPr="00845D6D" w:rsidRDefault="00E41FCF" w:rsidP="00E41FCF">
            <w:pPr>
              <w:pStyle w:val="Body"/>
              <w:spacing w:before="120" w:after="120"/>
              <w:jc w:val="both"/>
              <w:rPr>
                <w:sz w:val="18"/>
                <w:szCs w:val="18"/>
              </w:rPr>
            </w:pPr>
            <w:r w:rsidRPr="00271976">
              <w:rPr>
                <w:sz w:val="18"/>
                <w:szCs w:val="18"/>
              </w:rPr>
              <w:t>pollError</w:t>
            </w:r>
          </w:p>
        </w:tc>
        <w:tc>
          <w:tcPr>
            <w:tcW w:w="5670" w:type="dxa"/>
          </w:tcPr>
          <w:p w14:paraId="02837F9D" w14:textId="37EC5400" w:rsidR="00E41FCF" w:rsidRDefault="00E41FCF" w:rsidP="00E41FCF">
            <w:pPr>
              <w:pStyle w:val="Body"/>
              <w:spacing w:before="120" w:after="120"/>
              <w:jc w:val="both"/>
              <w:rPr>
                <w:sz w:val="18"/>
                <w:szCs w:val="18"/>
              </w:rPr>
            </w:pPr>
            <w:r>
              <w:rPr>
                <w:sz w:val="18"/>
                <w:szCs w:val="18"/>
              </w:rPr>
              <w:t>Error code received for polling</w:t>
            </w:r>
          </w:p>
        </w:tc>
      </w:tr>
      <w:tr w:rsidR="00E41FCF" w14:paraId="79FFD6A1" w14:textId="77777777" w:rsidTr="00523093">
        <w:tc>
          <w:tcPr>
            <w:tcW w:w="2157" w:type="dxa"/>
          </w:tcPr>
          <w:p w14:paraId="510CB67E" w14:textId="4C9199F8" w:rsidR="00E41FCF" w:rsidRPr="00271976" w:rsidRDefault="00E41FCF" w:rsidP="00E41FCF">
            <w:pPr>
              <w:pStyle w:val="Body"/>
              <w:spacing w:before="120" w:after="120"/>
              <w:jc w:val="both"/>
              <w:rPr>
                <w:sz w:val="18"/>
                <w:szCs w:val="18"/>
              </w:rPr>
            </w:pPr>
            <w:r w:rsidRPr="00271976">
              <w:rPr>
                <w:sz w:val="18"/>
                <w:szCs w:val="18"/>
              </w:rPr>
              <w:t>tsPollingTime</w:t>
            </w:r>
          </w:p>
        </w:tc>
        <w:tc>
          <w:tcPr>
            <w:tcW w:w="5670" w:type="dxa"/>
          </w:tcPr>
          <w:p w14:paraId="6FC1D471" w14:textId="4AABE88A" w:rsidR="00E41FCF" w:rsidRDefault="00E41FCF" w:rsidP="00E41FCF">
            <w:pPr>
              <w:pStyle w:val="Body"/>
              <w:spacing w:before="120" w:after="120"/>
              <w:jc w:val="both"/>
              <w:rPr>
                <w:sz w:val="18"/>
                <w:szCs w:val="18"/>
              </w:rPr>
            </w:pPr>
            <w:r>
              <w:rPr>
                <w:sz w:val="18"/>
                <w:szCs w:val="18"/>
              </w:rPr>
              <w:t xml:space="preserve">Timestamp when polling time is triggered </w:t>
            </w:r>
          </w:p>
        </w:tc>
      </w:tr>
      <w:tr w:rsidR="00E41FCF" w14:paraId="67B5CC1E" w14:textId="77777777" w:rsidTr="00523093">
        <w:tc>
          <w:tcPr>
            <w:tcW w:w="2157" w:type="dxa"/>
          </w:tcPr>
          <w:p w14:paraId="5F645908" w14:textId="748E3A0A" w:rsidR="00E41FCF" w:rsidRPr="00271976" w:rsidRDefault="00E41FCF" w:rsidP="00E41FCF">
            <w:pPr>
              <w:pStyle w:val="Body"/>
              <w:spacing w:before="120" w:after="120"/>
              <w:jc w:val="both"/>
              <w:rPr>
                <w:sz w:val="18"/>
                <w:szCs w:val="18"/>
              </w:rPr>
            </w:pPr>
            <w:r w:rsidRPr="00271976">
              <w:rPr>
                <w:sz w:val="18"/>
                <w:szCs w:val="18"/>
              </w:rPr>
              <w:t>pollReqRcvdInStack</w:t>
            </w:r>
          </w:p>
        </w:tc>
        <w:tc>
          <w:tcPr>
            <w:tcW w:w="5670" w:type="dxa"/>
          </w:tcPr>
          <w:p w14:paraId="27B862DF" w14:textId="1A8E4BBC" w:rsidR="00E41FCF" w:rsidRDefault="00E41FCF" w:rsidP="00E41FCF">
            <w:pPr>
              <w:pStyle w:val="Body"/>
              <w:spacing w:before="120" w:after="120"/>
              <w:jc w:val="both"/>
              <w:rPr>
                <w:sz w:val="18"/>
                <w:szCs w:val="18"/>
              </w:rPr>
            </w:pPr>
            <w:r>
              <w:rPr>
                <w:sz w:val="18"/>
                <w:szCs w:val="18"/>
              </w:rPr>
              <w:t>Timestamp when polling read request is received in stack</w:t>
            </w:r>
          </w:p>
        </w:tc>
      </w:tr>
      <w:tr w:rsidR="00E41FCF" w14:paraId="0BF6CD97" w14:textId="77777777" w:rsidTr="00523093">
        <w:tc>
          <w:tcPr>
            <w:tcW w:w="2157" w:type="dxa"/>
          </w:tcPr>
          <w:p w14:paraId="2AB7B4BD" w14:textId="396C51D5" w:rsidR="00E41FCF" w:rsidRPr="00271976" w:rsidRDefault="00E41FCF" w:rsidP="00E41FCF">
            <w:pPr>
              <w:pStyle w:val="Body"/>
              <w:spacing w:before="120" w:after="120"/>
              <w:jc w:val="both"/>
              <w:rPr>
                <w:sz w:val="18"/>
                <w:szCs w:val="18"/>
              </w:rPr>
            </w:pPr>
            <w:r w:rsidRPr="00271976">
              <w:rPr>
                <w:sz w:val="18"/>
                <w:szCs w:val="18"/>
              </w:rPr>
              <w:t>pollReqSentByStack</w:t>
            </w:r>
          </w:p>
        </w:tc>
        <w:tc>
          <w:tcPr>
            <w:tcW w:w="5670" w:type="dxa"/>
          </w:tcPr>
          <w:p w14:paraId="649D91FF" w14:textId="73396B13" w:rsidR="00E41FCF" w:rsidRDefault="00E41FCF" w:rsidP="00E41FCF">
            <w:pPr>
              <w:pStyle w:val="Body"/>
              <w:spacing w:before="120" w:after="120"/>
              <w:jc w:val="both"/>
              <w:rPr>
                <w:sz w:val="18"/>
                <w:szCs w:val="18"/>
              </w:rPr>
            </w:pPr>
            <w:r>
              <w:rPr>
                <w:sz w:val="18"/>
                <w:szCs w:val="18"/>
              </w:rPr>
              <w:t>Timestamp when polling read request is sent by stack</w:t>
            </w:r>
          </w:p>
        </w:tc>
      </w:tr>
      <w:tr w:rsidR="00E41FCF" w14:paraId="6C505F5A" w14:textId="77777777" w:rsidTr="00523093">
        <w:tc>
          <w:tcPr>
            <w:tcW w:w="2157" w:type="dxa"/>
          </w:tcPr>
          <w:p w14:paraId="2D29C2F8" w14:textId="1A90D466" w:rsidR="00E41FCF" w:rsidRPr="00271976" w:rsidRDefault="00E41FCF" w:rsidP="00E41FCF">
            <w:pPr>
              <w:pStyle w:val="Body"/>
              <w:spacing w:before="120" w:after="120"/>
              <w:jc w:val="both"/>
              <w:rPr>
                <w:sz w:val="18"/>
                <w:szCs w:val="18"/>
              </w:rPr>
            </w:pPr>
            <w:r w:rsidRPr="00271976">
              <w:rPr>
                <w:sz w:val="18"/>
                <w:szCs w:val="18"/>
              </w:rPr>
              <w:t>pollRespRcvdByStack</w:t>
            </w:r>
          </w:p>
        </w:tc>
        <w:tc>
          <w:tcPr>
            <w:tcW w:w="5670" w:type="dxa"/>
          </w:tcPr>
          <w:p w14:paraId="36295FE3" w14:textId="732D13A0" w:rsidR="00E41FCF" w:rsidRDefault="00E41FCF" w:rsidP="00E41FCF">
            <w:pPr>
              <w:pStyle w:val="Body"/>
              <w:spacing w:before="120" w:after="120"/>
              <w:jc w:val="both"/>
              <w:rPr>
                <w:sz w:val="18"/>
                <w:szCs w:val="18"/>
              </w:rPr>
            </w:pPr>
            <w:r>
              <w:rPr>
                <w:sz w:val="18"/>
                <w:szCs w:val="18"/>
              </w:rPr>
              <w:t>Timestamp when polling read response is received in stack from device</w:t>
            </w:r>
          </w:p>
        </w:tc>
      </w:tr>
      <w:tr w:rsidR="00E41FCF" w14:paraId="1E88A0A7" w14:textId="77777777" w:rsidTr="00523093">
        <w:tc>
          <w:tcPr>
            <w:tcW w:w="2157" w:type="dxa"/>
          </w:tcPr>
          <w:p w14:paraId="02C9084D" w14:textId="16A98526" w:rsidR="00E41FCF" w:rsidRPr="00271976" w:rsidRDefault="00E41FCF" w:rsidP="00E41FCF">
            <w:pPr>
              <w:pStyle w:val="Body"/>
              <w:spacing w:before="120" w:after="120"/>
              <w:jc w:val="both"/>
              <w:rPr>
                <w:sz w:val="18"/>
                <w:szCs w:val="18"/>
              </w:rPr>
            </w:pPr>
            <w:r w:rsidRPr="00271976">
              <w:rPr>
                <w:sz w:val="18"/>
                <w:szCs w:val="18"/>
              </w:rPr>
              <w:t>pollRespPostedByStack</w:t>
            </w:r>
          </w:p>
        </w:tc>
        <w:tc>
          <w:tcPr>
            <w:tcW w:w="5670" w:type="dxa"/>
          </w:tcPr>
          <w:p w14:paraId="7550242C" w14:textId="6BEB76DF" w:rsidR="00E41FCF" w:rsidRDefault="00E41FCF" w:rsidP="00E41FCF">
            <w:pPr>
              <w:pStyle w:val="Body"/>
              <w:spacing w:before="120" w:after="120"/>
              <w:jc w:val="both"/>
              <w:rPr>
                <w:sz w:val="18"/>
                <w:szCs w:val="18"/>
              </w:rPr>
            </w:pPr>
            <w:r>
              <w:rPr>
                <w:sz w:val="18"/>
                <w:szCs w:val="18"/>
              </w:rPr>
              <w:t>Timestamp when polling read response is posted to Modbus container by stack</w:t>
            </w:r>
          </w:p>
        </w:tc>
      </w:tr>
      <w:tr w:rsidR="00E41FCF" w14:paraId="65C6BC09" w14:textId="77777777" w:rsidTr="00523093">
        <w:tc>
          <w:tcPr>
            <w:tcW w:w="2157" w:type="dxa"/>
          </w:tcPr>
          <w:p w14:paraId="68EF8147" w14:textId="02F587B5" w:rsidR="00E41FCF" w:rsidRPr="00271976" w:rsidRDefault="00EE7536" w:rsidP="00E41FCF">
            <w:pPr>
              <w:pStyle w:val="Body"/>
              <w:spacing w:before="120" w:after="120"/>
              <w:jc w:val="both"/>
              <w:rPr>
                <w:sz w:val="18"/>
                <w:szCs w:val="18"/>
              </w:rPr>
            </w:pPr>
            <w:r w:rsidRPr="00EE7536">
              <w:rPr>
                <w:sz w:val="18"/>
                <w:szCs w:val="18"/>
              </w:rPr>
              <w:t>pollRespPostedToEIS</w:t>
            </w:r>
          </w:p>
        </w:tc>
        <w:tc>
          <w:tcPr>
            <w:tcW w:w="5670" w:type="dxa"/>
          </w:tcPr>
          <w:p w14:paraId="473F6306" w14:textId="3B0751EA" w:rsidR="00E41FCF" w:rsidRDefault="00E41FCF" w:rsidP="00E41FCF">
            <w:pPr>
              <w:pStyle w:val="Body"/>
              <w:spacing w:before="120" w:after="120"/>
              <w:jc w:val="both"/>
              <w:rPr>
                <w:sz w:val="18"/>
                <w:szCs w:val="18"/>
              </w:rPr>
            </w:pPr>
            <w:r>
              <w:rPr>
                <w:sz w:val="18"/>
                <w:szCs w:val="18"/>
              </w:rPr>
              <w:t>Timestamp when polling is posted to ZMQ by Modbus container</w:t>
            </w:r>
          </w:p>
        </w:tc>
      </w:tr>
      <w:tr w:rsidR="00E41FCF" w14:paraId="0D1CC7AB" w14:textId="77777777" w:rsidTr="00523093">
        <w:tc>
          <w:tcPr>
            <w:tcW w:w="2157" w:type="dxa"/>
          </w:tcPr>
          <w:p w14:paraId="11849556" w14:textId="3BD89DB5" w:rsidR="00E41FCF" w:rsidRPr="00271976" w:rsidRDefault="001E304A" w:rsidP="00E41FCF">
            <w:pPr>
              <w:pStyle w:val="Body"/>
              <w:spacing w:before="120" w:after="120"/>
              <w:jc w:val="both"/>
              <w:rPr>
                <w:sz w:val="18"/>
                <w:szCs w:val="18"/>
              </w:rPr>
            </w:pPr>
            <w:r w:rsidRPr="001E304A">
              <w:rPr>
                <w:sz w:val="18"/>
                <w:szCs w:val="18"/>
              </w:rPr>
              <w:lastRenderedPageBreak/>
              <w:t>pollDataRcvdInExport</w:t>
            </w:r>
          </w:p>
        </w:tc>
        <w:tc>
          <w:tcPr>
            <w:tcW w:w="5670" w:type="dxa"/>
          </w:tcPr>
          <w:p w14:paraId="2661B300" w14:textId="151A44AE" w:rsidR="00E41FCF" w:rsidRDefault="007A6BEA" w:rsidP="00E41FCF">
            <w:pPr>
              <w:pStyle w:val="Body"/>
              <w:spacing w:before="120" w:after="120"/>
              <w:jc w:val="both"/>
              <w:rPr>
                <w:sz w:val="18"/>
                <w:szCs w:val="18"/>
              </w:rPr>
            </w:pPr>
            <w:r>
              <w:rPr>
                <w:sz w:val="18"/>
                <w:szCs w:val="18"/>
              </w:rPr>
              <w:t xml:space="preserve">Timestamp when polling data is received in </w:t>
            </w:r>
            <w:r w:rsidR="001E304A">
              <w:rPr>
                <w:sz w:val="18"/>
                <w:szCs w:val="18"/>
              </w:rPr>
              <w:t>MQTT-Export (applicable only when KPI App is executed in MQTT mode)</w:t>
            </w:r>
          </w:p>
        </w:tc>
      </w:tr>
      <w:tr w:rsidR="00523093" w14:paraId="3E955CC8" w14:textId="77777777" w:rsidTr="00523093">
        <w:tc>
          <w:tcPr>
            <w:tcW w:w="2157" w:type="dxa"/>
          </w:tcPr>
          <w:p w14:paraId="55CE4E9D" w14:textId="3397FB66" w:rsidR="00523093" w:rsidRPr="00271976" w:rsidRDefault="001E304A" w:rsidP="00523093">
            <w:pPr>
              <w:pStyle w:val="Body"/>
              <w:spacing w:before="120" w:after="120"/>
              <w:jc w:val="both"/>
              <w:rPr>
                <w:sz w:val="18"/>
                <w:szCs w:val="18"/>
              </w:rPr>
            </w:pPr>
            <w:r w:rsidRPr="001E304A">
              <w:rPr>
                <w:sz w:val="18"/>
                <w:szCs w:val="18"/>
              </w:rPr>
              <w:t>pollDataPostedToMQTT</w:t>
            </w:r>
          </w:p>
        </w:tc>
        <w:tc>
          <w:tcPr>
            <w:tcW w:w="5670" w:type="dxa"/>
          </w:tcPr>
          <w:p w14:paraId="66AAB958" w14:textId="649E042D" w:rsidR="00523093" w:rsidRDefault="001E304A" w:rsidP="00523093">
            <w:pPr>
              <w:pStyle w:val="Body"/>
              <w:spacing w:before="120" w:after="120"/>
              <w:jc w:val="both"/>
              <w:rPr>
                <w:sz w:val="18"/>
                <w:szCs w:val="18"/>
              </w:rPr>
            </w:pPr>
            <w:r>
              <w:rPr>
                <w:sz w:val="18"/>
                <w:szCs w:val="18"/>
              </w:rPr>
              <w:t>Timestamp when polling data is posted to MQTT by MQTT-Export (applicable only when KPI App is executed in MQTT mode)</w:t>
            </w:r>
          </w:p>
        </w:tc>
      </w:tr>
      <w:tr w:rsidR="00523093" w14:paraId="44F40D2F" w14:textId="77777777" w:rsidTr="00523093">
        <w:tc>
          <w:tcPr>
            <w:tcW w:w="2157" w:type="dxa"/>
          </w:tcPr>
          <w:p w14:paraId="0FA36883" w14:textId="0AB352C9" w:rsidR="00523093" w:rsidRPr="00271976" w:rsidRDefault="00D4514A" w:rsidP="00523093">
            <w:pPr>
              <w:pStyle w:val="Body"/>
              <w:spacing w:before="120" w:after="120"/>
              <w:jc w:val="both"/>
              <w:rPr>
                <w:sz w:val="18"/>
                <w:szCs w:val="18"/>
              </w:rPr>
            </w:pPr>
            <w:r w:rsidRPr="00D4514A">
              <w:rPr>
                <w:sz w:val="18"/>
                <w:szCs w:val="18"/>
              </w:rPr>
              <w:t>pollDataRcvdInApp</w:t>
            </w:r>
          </w:p>
        </w:tc>
        <w:tc>
          <w:tcPr>
            <w:tcW w:w="5670" w:type="dxa"/>
          </w:tcPr>
          <w:p w14:paraId="0AED1966" w14:textId="3CF9C889" w:rsidR="00523093" w:rsidRDefault="00523093" w:rsidP="00523093">
            <w:pPr>
              <w:pStyle w:val="Body"/>
              <w:spacing w:before="120" w:after="120"/>
              <w:jc w:val="both"/>
              <w:rPr>
                <w:sz w:val="18"/>
                <w:szCs w:val="18"/>
              </w:rPr>
            </w:pPr>
            <w:r>
              <w:rPr>
                <w:sz w:val="18"/>
                <w:szCs w:val="18"/>
              </w:rPr>
              <w:t xml:space="preserve">Timestamp when polling data is received in </w:t>
            </w:r>
            <w:r w:rsidR="007263E6">
              <w:rPr>
                <w:sz w:val="18"/>
                <w:szCs w:val="18"/>
              </w:rPr>
              <w:t>KPI Application</w:t>
            </w:r>
          </w:p>
        </w:tc>
      </w:tr>
      <w:tr w:rsidR="00E41FCF" w14:paraId="38DBD9F4" w14:textId="77777777" w:rsidTr="00523093">
        <w:tc>
          <w:tcPr>
            <w:tcW w:w="2157" w:type="dxa"/>
          </w:tcPr>
          <w:p w14:paraId="33898C56" w14:textId="3CBD08C8" w:rsidR="00E41FCF" w:rsidRPr="00271976" w:rsidRDefault="00E41FCF" w:rsidP="00E41FCF">
            <w:pPr>
              <w:pStyle w:val="Body"/>
              <w:spacing w:before="120" w:after="120"/>
              <w:jc w:val="both"/>
              <w:rPr>
                <w:sz w:val="18"/>
                <w:szCs w:val="18"/>
              </w:rPr>
            </w:pPr>
            <w:r w:rsidRPr="00271976">
              <w:rPr>
                <w:sz w:val="18"/>
                <w:szCs w:val="18"/>
              </w:rPr>
              <w:t>appSeq</w:t>
            </w:r>
          </w:p>
        </w:tc>
        <w:tc>
          <w:tcPr>
            <w:tcW w:w="5670" w:type="dxa"/>
          </w:tcPr>
          <w:p w14:paraId="3ED97EA2" w14:textId="785B6BFB" w:rsidR="00E41FCF" w:rsidRDefault="00E41FCF" w:rsidP="00E41FCF">
            <w:pPr>
              <w:pStyle w:val="Body"/>
              <w:spacing w:before="120" w:after="120"/>
              <w:jc w:val="both"/>
              <w:rPr>
                <w:sz w:val="18"/>
                <w:szCs w:val="18"/>
              </w:rPr>
            </w:pPr>
            <w:r>
              <w:rPr>
                <w:sz w:val="18"/>
                <w:szCs w:val="18"/>
              </w:rPr>
              <w:t xml:space="preserve">App sequence number used for </w:t>
            </w:r>
            <w:r w:rsidR="00450BA8">
              <w:rPr>
                <w:sz w:val="18"/>
                <w:szCs w:val="18"/>
              </w:rPr>
              <w:t xml:space="preserve">the </w:t>
            </w:r>
            <w:r>
              <w:rPr>
                <w:sz w:val="18"/>
                <w:szCs w:val="18"/>
              </w:rPr>
              <w:t>write operation</w:t>
            </w:r>
          </w:p>
        </w:tc>
      </w:tr>
      <w:tr w:rsidR="007A6BEA" w14:paraId="1EA4AA0B" w14:textId="77777777" w:rsidTr="00523093">
        <w:tc>
          <w:tcPr>
            <w:tcW w:w="2157" w:type="dxa"/>
          </w:tcPr>
          <w:p w14:paraId="161F81DB" w14:textId="7DB22806" w:rsidR="007A6BEA" w:rsidRPr="00271976" w:rsidRDefault="007A6BEA" w:rsidP="007A6BEA">
            <w:pPr>
              <w:pStyle w:val="Body"/>
              <w:spacing w:before="120" w:after="120"/>
              <w:jc w:val="both"/>
              <w:rPr>
                <w:sz w:val="18"/>
                <w:szCs w:val="18"/>
              </w:rPr>
            </w:pPr>
            <w:r w:rsidRPr="00271976">
              <w:rPr>
                <w:sz w:val="18"/>
                <w:szCs w:val="18"/>
              </w:rPr>
              <w:t>wrRspTopic</w:t>
            </w:r>
          </w:p>
        </w:tc>
        <w:tc>
          <w:tcPr>
            <w:tcW w:w="5670" w:type="dxa"/>
          </w:tcPr>
          <w:p w14:paraId="51C5719E" w14:textId="0B3BAC69" w:rsidR="007A6BEA" w:rsidRDefault="007A6BEA" w:rsidP="007A6BEA">
            <w:pPr>
              <w:pStyle w:val="Body"/>
              <w:spacing w:before="120" w:after="120"/>
              <w:jc w:val="both"/>
              <w:rPr>
                <w:sz w:val="18"/>
                <w:szCs w:val="18"/>
              </w:rPr>
            </w:pPr>
            <w:r>
              <w:rPr>
                <w:sz w:val="18"/>
                <w:szCs w:val="18"/>
              </w:rPr>
              <w:t>Topic received for write response</w:t>
            </w:r>
          </w:p>
        </w:tc>
      </w:tr>
      <w:tr w:rsidR="007A6BEA" w14:paraId="344E8CEF" w14:textId="77777777" w:rsidTr="00523093">
        <w:tc>
          <w:tcPr>
            <w:tcW w:w="2157" w:type="dxa"/>
          </w:tcPr>
          <w:p w14:paraId="45D9A964" w14:textId="5B4616CE" w:rsidR="007A6BEA" w:rsidRPr="00271976" w:rsidRDefault="007A6BEA" w:rsidP="007A6BEA">
            <w:pPr>
              <w:pStyle w:val="Body"/>
              <w:spacing w:before="120" w:after="120"/>
              <w:jc w:val="both"/>
              <w:rPr>
                <w:sz w:val="18"/>
                <w:szCs w:val="18"/>
              </w:rPr>
            </w:pPr>
            <w:r w:rsidRPr="00271976">
              <w:rPr>
                <w:sz w:val="18"/>
                <w:szCs w:val="18"/>
              </w:rPr>
              <w:t>wrRspStatus</w:t>
            </w:r>
          </w:p>
        </w:tc>
        <w:tc>
          <w:tcPr>
            <w:tcW w:w="5670" w:type="dxa"/>
          </w:tcPr>
          <w:p w14:paraId="4A442BBB" w14:textId="48FB515A" w:rsidR="007A6BEA" w:rsidRDefault="007A6BEA" w:rsidP="007A6BEA">
            <w:pPr>
              <w:pStyle w:val="Body"/>
              <w:spacing w:before="120" w:after="120"/>
              <w:jc w:val="both"/>
              <w:rPr>
                <w:sz w:val="18"/>
                <w:szCs w:val="18"/>
              </w:rPr>
            </w:pPr>
            <w:r>
              <w:rPr>
                <w:sz w:val="18"/>
                <w:szCs w:val="18"/>
              </w:rPr>
              <w:t>Status received for write response</w:t>
            </w:r>
          </w:p>
        </w:tc>
      </w:tr>
      <w:tr w:rsidR="007A6BEA" w14:paraId="630A925B" w14:textId="77777777" w:rsidTr="00523093">
        <w:tc>
          <w:tcPr>
            <w:tcW w:w="2157" w:type="dxa"/>
          </w:tcPr>
          <w:p w14:paraId="5DBDDD11" w14:textId="47EF5126" w:rsidR="007A6BEA" w:rsidRPr="00271976" w:rsidRDefault="007A6BEA" w:rsidP="007A6BEA">
            <w:pPr>
              <w:pStyle w:val="Body"/>
              <w:spacing w:before="120" w:after="120"/>
              <w:jc w:val="both"/>
              <w:rPr>
                <w:sz w:val="18"/>
                <w:szCs w:val="18"/>
              </w:rPr>
            </w:pPr>
            <w:r w:rsidRPr="00271976">
              <w:rPr>
                <w:sz w:val="18"/>
                <w:szCs w:val="18"/>
              </w:rPr>
              <w:t>wrRspError</w:t>
            </w:r>
          </w:p>
        </w:tc>
        <w:tc>
          <w:tcPr>
            <w:tcW w:w="5670" w:type="dxa"/>
          </w:tcPr>
          <w:p w14:paraId="4BC3E31D" w14:textId="77777777" w:rsidR="007A6BEA" w:rsidRDefault="007A6BEA" w:rsidP="00A26EB6">
            <w:pPr>
              <w:pStyle w:val="Body"/>
              <w:spacing w:before="120" w:after="120"/>
              <w:jc w:val="both"/>
              <w:rPr>
                <w:sz w:val="18"/>
                <w:szCs w:val="18"/>
              </w:rPr>
            </w:pPr>
            <w:r>
              <w:rPr>
                <w:sz w:val="18"/>
                <w:szCs w:val="18"/>
              </w:rPr>
              <w:t>Error code received for write response</w:t>
            </w:r>
            <w:r w:rsidR="00483AD4">
              <w:rPr>
                <w:sz w:val="18"/>
                <w:szCs w:val="18"/>
              </w:rPr>
              <w:t>.</w:t>
            </w:r>
            <w:r w:rsidR="00A26EB6">
              <w:rPr>
                <w:sz w:val="18"/>
                <w:szCs w:val="18"/>
              </w:rPr>
              <w:t xml:space="preserve"> It represents the value received from Modbus container</w:t>
            </w:r>
            <w:r w:rsidR="00511526">
              <w:rPr>
                <w:sz w:val="18"/>
                <w:szCs w:val="18"/>
              </w:rPr>
              <w:t>.</w:t>
            </w:r>
          </w:p>
          <w:p w14:paraId="55FC7753" w14:textId="77777777" w:rsidR="00511526" w:rsidRDefault="00511526" w:rsidP="00A26EB6">
            <w:pPr>
              <w:pStyle w:val="Body"/>
              <w:spacing w:before="120" w:after="120"/>
              <w:jc w:val="both"/>
              <w:rPr>
                <w:sz w:val="18"/>
                <w:szCs w:val="18"/>
              </w:rPr>
            </w:pPr>
            <w:r>
              <w:rPr>
                <w:sz w:val="18"/>
                <w:szCs w:val="18"/>
              </w:rPr>
              <w:t>Additionally, following 2 dummy error codes are set to handle error conditions within KPI App:</w:t>
            </w:r>
          </w:p>
          <w:p w14:paraId="45A0493F" w14:textId="5C413419" w:rsidR="00DC612B" w:rsidRPr="00DC612B" w:rsidRDefault="00DC612B" w:rsidP="00DC612B">
            <w:pPr>
              <w:pStyle w:val="Body"/>
              <w:numPr>
                <w:ilvl w:val="0"/>
                <w:numId w:val="69"/>
              </w:numPr>
              <w:spacing w:before="120" w:after="120"/>
              <w:jc w:val="both"/>
              <w:rPr>
                <w:sz w:val="18"/>
                <w:szCs w:val="18"/>
              </w:rPr>
            </w:pPr>
            <w:r w:rsidRPr="00FA66DB">
              <w:rPr>
                <w:sz w:val="18"/>
                <w:szCs w:val="18"/>
                <w:u w:val="single"/>
              </w:rPr>
              <w:t>WrReqInitFailed/writeResponse:</w:t>
            </w:r>
            <w:r>
              <w:rPr>
                <w:sz w:val="18"/>
                <w:szCs w:val="18"/>
              </w:rPr>
              <w:t xml:space="preserve"> It means the write request could not be initiated.</w:t>
            </w:r>
          </w:p>
          <w:p w14:paraId="57D6B5D5" w14:textId="54563E73" w:rsidR="00511526" w:rsidRDefault="00DC612B" w:rsidP="00DC612B">
            <w:pPr>
              <w:pStyle w:val="Body"/>
              <w:numPr>
                <w:ilvl w:val="0"/>
                <w:numId w:val="69"/>
              </w:numPr>
              <w:spacing w:before="120" w:after="120"/>
              <w:jc w:val="both"/>
              <w:rPr>
                <w:sz w:val="18"/>
                <w:szCs w:val="18"/>
              </w:rPr>
            </w:pPr>
            <w:r w:rsidRPr="00FA66DB">
              <w:rPr>
                <w:sz w:val="18"/>
                <w:szCs w:val="18"/>
                <w:u w:val="single"/>
              </w:rPr>
              <w:t>WrRespNotRcvd/writeResponse</w:t>
            </w:r>
            <w:r w:rsidR="00FA66DB" w:rsidRPr="00FA66DB">
              <w:rPr>
                <w:sz w:val="18"/>
                <w:szCs w:val="18"/>
                <w:u w:val="single"/>
              </w:rPr>
              <w:t>:</w:t>
            </w:r>
            <w:r w:rsidR="00FA66DB">
              <w:rPr>
                <w:sz w:val="18"/>
                <w:szCs w:val="18"/>
              </w:rPr>
              <w:t xml:space="preserve"> It means the write response </w:t>
            </w:r>
            <w:r w:rsidR="0086516C">
              <w:rPr>
                <w:sz w:val="18"/>
                <w:szCs w:val="18"/>
              </w:rPr>
              <w:t xml:space="preserve">of last sent request </w:t>
            </w:r>
            <w:r w:rsidR="00FA66DB">
              <w:rPr>
                <w:sz w:val="18"/>
                <w:szCs w:val="18"/>
              </w:rPr>
              <w:t>is not received.</w:t>
            </w:r>
          </w:p>
        </w:tc>
      </w:tr>
      <w:tr w:rsidR="00EF3719" w14:paraId="587A0841" w14:textId="77777777" w:rsidTr="00523093">
        <w:tc>
          <w:tcPr>
            <w:tcW w:w="2157" w:type="dxa"/>
          </w:tcPr>
          <w:p w14:paraId="0FB0ED4E" w14:textId="06B2C22B" w:rsidR="00EF3719" w:rsidRPr="00271976" w:rsidRDefault="00EF3719" w:rsidP="007A6BEA">
            <w:pPr>
              <w:pStyle w:val="Body"/>
              <w:spacing w:before="120" w:after="120"/>
              <w:jc w:val="both"/>
              <w:rPr>
                <w:sz w:val="18"/>
                <w:szCs w:val="18"/>
              </w:rPr>
            </w:pPr>
            <w:r w:rsidRPr="00EF3719">
              <w:rPr>
                <w:sz w:val="18"/>
                <w:szCs w:val="18"/>
              </w:rPr>
              <w:t>wrReqCreation</w:t>
            </w:r>
          </w:p>
        </w:tc>
        <w:tc>
          <w:tcPr>
            <w:tcW w:w="5670" w:type="dxa"/>
          </w:tcPr>
          <w:p w14:paraId="118C8FEC" w14:textId="1DD569E7" w:rsidR="00EF3719" w:rsidRDefault="005B36F9" w:rsidP="007A6BEA">
            <w:pPr>
              <w:pStyle w:val="Body"/>
              <w:spacing w:before="120" w:after="120"/>
              <w:jc w:val="both"/>
              <w:rPr>
                <w:sz w:val="18"/>
                <w:szCs w:val="18"/>
              </w:rPr>
            </w:pPr>
            <w:r>
              <w:rPr>
                <w:sz w:val="18"/>
                <w:szCs w:val="18"/>
              </w:rPr>
              <w:t xml:space="preserve">Timestamp when KPI </w:t>
            </w:r>
            <w:r w:rsidR="00450BA8">
              <w:rPr>
                <w:sz w:val="18"/>
                <w:szCs w:val="18"/>
              </w:rPr>
              <w:t>A</w:t>
            </w:r>
            <w:r>
              <w:rPr>
                <w:sz w:val="18"/>
                <w:szCs w:val="18"/>
              </w:rPr>
              <w:t>pp creates a write request</w:t>
            </w:r>
          </w:p>
        </w:tc>
      </w:tr>
      <w:tr w:rsidR="00EF3719" w14:paraId="57122E35" w14:textId="77777777" w:rsidTr="00523093">
        <w:tc>
          <w:tcPr>
            <w:tcW w:w="2157" w:type="dxa"/>
          </w:tcPr>
          <w:p w14:paraId="1018FDFC" w14:textId="0482C972" w:rsidR="00EF3719" w:rsidRPr="00271976" w:rsidRDefault="005B36F9" w:rsidP="007A6BEA">
            <w:pPr>
              <w:pStyle w:val="Body"/>
              <w:spacing w:before="120" w:after="120"/>
              <w:jc w:val="both"/>
              <w:rPr>
                <w:sz w:val="18"/>
                <w:szCs w:val="18"/>
              </w:rPr>
            </w:pPr>
            <w:r w:rsidRPr="005B36F9">
              <w:rPr>
                <w:sz w:val="18"/>
                <w:szCs w:val="18"/>
              </w:rPr>
              <w:t>wrReqRcvdInExport</w:t>
            </w:r>
          </w:p>
        </w:tc>
        <w:tc>
          <w:tcPr>
            <w:tcW w:w="5670" w:type="dxa"/>
          </w:tcPr>
          <w:p w14:paraId="29D47827" w14:textId="1B20DA2E" w:rsidR="00EF3719" w:rsidRDefault="00450BA8" w:rsidP="007A6BEA">
            <w:pPr>
              <w:pStyle w:val="Body"/>
              <w:spacing w:before="120" w:after="120"/>
              <w:jc w:val="both"/>
              <w:rPr>
                <w:sz w:val="18"/>
                <w:szCs w:val="18"/>
              </w:rPr>
            </w:pPr>
            <w:r>
              <w:rPr>
                <w:sz w:val="18"/>
                <w:szCs w:val="18"/>
              </w:rPr>
              <w:t>Timestamp when write request is received in MQTT-Export (applicable only when KPI App is executed in MQTT mode)</w:t>
            </w:r>
          </w:p>
        </w:tc>
      </w:tr>
      <w:tr w:rsidR="007A6BEA" w14:paraId="2446F3C4" w14:textId="77777777" w:rsidTr="00523093">
        <w:tc>
          <w:tcPr>
            <w:tcW w:w="2157" w:type="dxa"/>
          </w:tcPr>
          <w:p w14:paraId="0EDC2370" w14:textId="72101E18" w:rsidR="007A6BEA" w:rsidRPr="00271976" w:rsidRDefault="007A6BEA" w:rsidP="007A6BEA">
            <w:pPr>
              <w:pStyle w:val="Body"/>
              <w:spacing w:before="120" w:after="120"/>
              <w:jc w:val="both"/>
              <w:rPr>
                <w:sz w:val="18"/>
                <w:szCs w:val="18"/>
              </w:rPr>
            </w:pPr>
            <w:r w:rsidRPr="00271976">
              <w:rPr>
                <w:sz w:val="18"/>
                <w:szCs w:val="18"/>
              </w:rPr>
              <w:t>wrReqPublishOnEIS</w:t>
            </w:r>
          </w:p>
        </w:tc>
        <w:tc>
          <w:tcPr>
            <w:tcW w:w="5670" w:type="dxa"/>
          </w:tcPr>
          <w:p w14:paraId="3C3251AD" w14:textId="77777777" w:rsidR="00497217" w:rsidRDefault="00497217" w:rsidP="007A6BEA">
            <w:pPr>
              <w:pStyle w:val="Body"/>
              <w:spacing w:before="120" w:after="120"/>
              <w:jc w:val="both"/>
              <w:rPr>
                <w:sz w:val="18"/>
                <w:szCs w:val="18"/>
              </w:rPr>
            </w:pPr>
            <w:r>
              <w:rPr>
                <w:sz w:val="18"/>
                <w:szCs w:val="18"/>
              </w:rPr>
              <w:t xml:space="preserve">If KPI App is running in MQTT mode, it represents a timestamp when the write request is </w:t>
            </w:r>
            <w:r w:rsidR="007139CC">
              <w:rPr>
                <w:sz w:val="18"/>
                <w:szCs w:val="18"/>
              </w:rPr>
              <w:t>published</w:t>
            </w:r>
            <w:r>
              <w:rPr>
                <w:sz w:val="18"/>
                <w:szCs w:val="18"/>
              </w:rPr>
              <w:t xml:space="preserve"> to </w:t>
            </w:r>
            <w:r w:rsidR="007139CC">
              <w:rPr>
                <w:sz w:val="18"/>
                <w:szCs w:val="18"/>
              </w:rPr>
              <w:t>EIS by MQTT-Export</w:t>
            </w:r>
          </w:p>
          <w:p w14:paraId="2E483C88" w14:textId="182D936F" w:rsidR="007139CC" w:rsidRDefault="007139CC" w:rsidP="007A6BEA">
            <w:pPr>
              <w:pStyle w:val="Body"/>
              <w:spacing w:before="120" w:after="120"/>
              <w:jc w:val="both"/>
              <w:rPr>
                <w:sz w:val="18"/>
                <w:szCs w:val="18"/>
              </w:rPr>
            </w:pPr>
            <w:r>
              <w:rPr>
                <w:sz w:val="18"/>
                <w:szCs w:val="18"/>
              </w:rPr>
              <w:t>If KPI App is running in ZMQ mode, it represents a timestamp when the write request is published to EIS by KPI App</w:t>
            </w:r>
          </w:p>
        </w:tc>
      </w:tr>
      <w:tr w:rsidR="007A6BEA" w14:paraId="062836E4" w14:textId="77777777" w:rsidTr="00523093">
        <w:tc>
          <w:tcPr>
            <w:tcW w:w="2157" w:type="dxa"/>
          </w:tcPr>
          <w:p w14:paraId="1293BF9D" w14:textId="249BA7BB" w:rsidR="007A6BEA" w:rsidRPr="00271976" w:rsidRDefault="007A6BEA" w:rsidP="007A6BEA">
            <w:pPr>
              <w:pStyle w:val="Body"/>
              <w:spacing w:before="120" w:after="120"/>
              <w:jc w:val="both"/>
              <w:rPr>
                <w:sz w:val="18"/>
                <w:szCs w:val="18"/>
              </w:rPr>
            </w:pPr>
            <w:r w:rsidRPr="00271976">
              <w:rPr>
                <w:sz w:val="18"/>
                <w:szCs w:val="18"/>
              </w:rPr>
              <w:t>wrReqRcvdByModbus</w:t>
            </w:r>
          </w:p>
        </w:tc>
        <w:tc>
          <w:tcPr>
            <w:tcW w:w="5670" w:type="dxa"/>
          </w:tcPr>
          <w:p w14:paraId="492AB32A" w14:textId="3DA668F0" w:rsidR="007A6BEA" w:rsidRDefault="007A6BEA" w:rsidP="007A6BEA">
            <w:pPr>
              <w:pStyle w:val="Body"/>
              <w:spacing w:before="120" w:after="120"/>
              <w:jc w:val="both"/>
              <w:rPr>
                <w:sz w:val="18"/>
                <w:szCs w:val="18"/>
              </w:rPr>
            </w:pPr>
            <w:r>
              <w:rPr>
                <w:sz w:val="18"/>
                <w:szCs w:val="18"/>
              </w:rPr>
              <w:t>Timestamp when write request is received in Modbus container</w:t>
            </w:r>
          </w:p>
        </w:tc>
      </w:tr>
      <w:tr w:rsidR="007A6BEA" w14:paraId="3AE1820F" w14:textId="77777777" w:rsidTr="00523093">
        <w:tc>
          <w:tcPr>
            <w:tcW w:w="2157" w:type="dxa"/>
          </w:tcPr>
          <w:p w14:paraId="61A630D1" w14:textId="1127533D" w:rsidR="007A6BEA" w:rsidRPr="00271976" w:rsidRDefault="007A6BEA" w:rsidP="007A6BEA">
            <w:pPr>
              <w:pStyle w:val="Body"/>
              <w:spacing w:before="120" w:after="120"/>
              <w:jc w:val="both"/>
              <w:rPr>
                <w:sz w:val="18"/>
                <w:szCs w:val="18"/>
              </w:rPr>
            </w:pPr>
            <w:r w:rsidRPr="00271976">
              <w:rPr>
                <w:sz w:val="18"/>
                <w:szCs w:val="18"/>
              </w:rPr>
              <w:t>wrReqRcvdInStack</w:t>
            </w:r>
          </w:p>
        </w:tc>
        <w:tc>
          <w:tcPr>
            <w:tcW w:w="5670" w:type="dxa"/>
          </w:tcPr>
          <w:p w14:paraId="3FABBF95" w14:textId="67A3DF21" w:rsidR="007A6BEA" w:rsidRDefault="007A6BEA" w:rsidP="007A6BEA">
            <w:pPr>
              <w:pStyle w:val="Body"/>
              <w:spacing w:before="120" w:after="120"/>
              <w:jc w:val="both"/>
              <w:rPr>
                <w:sz w:val="18"/>
                <w:szCs w:val="18"/>
              </w:rPr>
            </w:pPr>
            <w:r>
              <w:rPr>
                <w:sz w:val="18"/>
                <w:szCs w:val="18"/>
              </w:rPr>
              <w:t>Timestamp when write request is received in stack</w:t>
            </w:r>
          </w:p>
        </w:tc>
      </w:tr>
      <w:tr w:rsidR="007A6BEA" w14:paraId="239B4632" w14:textId="77777777" w:rsidTr="00523093">
        <w:tc>
          <w:tcPr>
            <w:tcW w:w="2157" w:type="dxa"/>
          </w:tcPr>
          <w:p w14:paraId="0FE1335B" w14:textId="6B4D273C" w:rsidR="007A6BEA" w:rsidRPr="00271976" w:rsidRDefault="007A6BEA" w:rsidP="007A6BEA">
            <w:pPr>
              <w:pStyle w:val="Body"/>
              <w:spacing w:before="120" w:after="120"/>
              <w:jc w:val="both"/>
              <w:rPr>
                <w:sz w:val="18"/>
                <w:szCs w:val="18"/>
              </w:rPr>
            </w:pPr>
            <w:r w:rsidRPr="00271976">
              <w:rPr>
                <w:sz w:val="18"/>
                <w:szCs w:val="18"/>
              </w:rPr>
              <w:t>WrReqSentByStack</w:t>
            </w:r>
          </w:p>
        </w:tc>
        <w:tc>
          <w:tcPr>
            <w:tcW w:w="5670" w:type="dxa"/>
          </w:tcPr>
          <w:p w14:paraId="4D7BDB5C" w14:textId="74881F95" w:rsidR="007A6BEA" w:rsidRDefault="007A6BEA" w:rsidP="007A6BEA">
            <w:pPr>
              <w:pStyle w:val="Body"/>
              <w:spacing w:before="120" w:after="120"/>
              <w:jc w:val="both"/>
              <w:rPr>
                <w:sz w:val="18"/>
                <w:szCs w:val="18"/>
              </w:rPr>
            </w:pPr>
            <w:r>
              <w:rPr>
                <w:sz w:val="18"/>
                <w:szCs w:val="18"/>
              </w:rPr>
              <w:t>Timestamp when write request is sent by stack</w:t>
            </w:r>
          </w:p>
        </w:tc>
      </w:tr>
      <w:tr w:rsidR="007A6BEA" w14:paraId="4861F3B9" w14:textId="77777777" w:rsidTr="00523093">
        <w:tc>
          <w:tcPr>
            <w:tcW w:w="2157" w:type="dxa"/>
          </w:tcPr>
          <w:p w14:paraId="3B3D111E" w14:textId="0B042872" w:rsidR="007A6BEA" w:rsidRPr="00271976" w:rsidRDefault="007A6BEA" w:rsidP="007A6BEA">
            <w:pPr>
              <w:pStyle w:val="Body"/>
              <w:spacing w:before="120" w:after="120"/>
              <w:jc w:val="both"/>
              <w:rPr>
                <w:sz w:val="18"/>
                <w:szCs w:val="18"/>
              </w:rPr>
            </w:pPr>
            <w:r w:rsidRPr="00271976">
              <w:rPr>
                <w:sz w:val="18"/>
                <w:szCs w:val="18"/>
              </w:rPr>
              <w:t>WrRespRcvdByStack</w:t>
            </w:r>
          </w:p>
        </w:tc>
        <w:tc>
          <w:tcPr>
            <w:tcW w:w="5670" w:type="dxa"/>
          </w:tcPr>
          <w:p w14:paraId="30C67421" w14:textId="6C4D3A58" w:rsidR="007A6BEA" w:rsidRDefault="007A6BEA" w:rsidP="007A6BEA">
            <w:pPr>
              <w:pStyle w:val="Body"/>
              <w:spacing w:before="120" w:after="120"/>
              <w:jc w:val="both"/>
              <w:rPr>
                <w:sz w:val="18"/>
                <w:szCs w:val="18"/>
              </w:rPr>
            </w:pPr>
            <w:r>
              <w:rPr>
                <w:sz w:val="18"/>
                <w:szCs w:val="18"/>
              </w:rPr>
              <w:t>Timestamp when write response is received in stack from device</w:t>
            </w:r>
          </w:p>
        </w:tc>
      </w:tr>
      <w:tr w:rsidR="007A6BEA" w14:paraId="6C9F7DA3" w14:textId="77777777" w:rsidTr="00523093">
        <w:tc>
          <w:tcPr>
            <w:tcW w:w="2157" w:type="dxa"/>
          </w:tcPr>
          <w:p w14:paraId="0C57124C" w14:textId="782EAD7C" w:rsidR="007A6BEA" w:rsidRPr="00271976" w:rsidRDefault="007A6BEA" w:rsidP="007A6BEA">
            <w:pPr>
              <w:pStyle w:val="Body"/>
              <w:spacing w:before="120" w:after="120"/>
              <w:jc w:val="both"/>
              <w:rPr>
                <w:sz w:val="18"/>
                <w:szCs w:val="18"/>
              </w:rPr>
            </w:pPr>
            <w:r w:rsidRPr="00271976">
              <w:rPr>
                <w:sz w:val="18"/>
                <w:szCs w:val="18"/>
              </w:rPr>
              <w:t>wrRespPostedByStack</w:t>
            </w:r>
          </w:p>
        </w:tc>
        <w:tc>
          <w:tcPr>
            <w:tcW w:w="5670" w:type="dxa"/>
          </w:tcPr>
          <w:p w14:paraId="03659F5E" w14:textId="00F90D69" w:rsidR="007A6BEA" w:rsidRDefault="007A6BEA" w:rsidP="007A6BEA">
            <w:pPr>
              <w:pStyle w:val="Body"/>
              <w:spacing w:before="120" w:after="120"/>
              <w:jc w:val="both"/>
              <w:rPr>
                <w:sz w:val="18"/>
                <w:szCs w:val="18"/>
              </w:rPr>
            </w:pPr>
            <w:r>
              <w:rPr>
                <w:sz w:val="18"/>
                <w:szCs w:val="18"/>
              </w:rPr>
              <w:t>Timestamp when write response is posted to Modbus container by stack</w:t>
            </w:r>
          </w:p>
        </w:tc>
      </w:tr>
      <w:tr w:rsidR="007A6BEA" w14:paraId="75A665B6" w14:textId="77777777" w:rsidTr="00523093">
        <w:tc>
          <w:tcPr>
            <w:tcW w:w="2157" w:type="dxa"/>
          </w:tcPr>
          <w:p w14:paraId="184F6825" w14:textId="0F11B348" w:rsidR="007A6BEA" w:rsidRPr="00271976" w:rsidRDefault="007A6BEA" w:rsidP="007A6BEA">
            <w:pPr>
              <w:pStyle w:val="Body"/>
              <w:spacing w:before="120" w:after="120"/>
              <w:jc w:val="both"/>
              <w:rPr>
                <w:sz w:val="18"/>
                <w:szCs w:val="18"/>
              </w:rPr>
            </w:pPr>
            <w:r w:rsidRPr="00271976">
              <w:rPr>
                <w:sz w:val="18"/>
                <w:szCs w:val="18"/>
              </w:rPr>
              <w:t>wrRespPostedToEIS</w:t>
            </w:r>
          </w:p>
        </w:tc>
        <w:tc>
          <w:tcPr>
            <w:tcW w:w="5670" w:type="dxa"/>
          </w:tcPr>
          <w:p w14:paraId="395B10F5" w14:textId="61809737" w:rsidR="007A6BEA" w:rsidRDefault="007A6BEA" w:rsidP="007A6BEA">
            <w:pPr>
              <w:pStyle w:val="Body"/>
              <w:spacing w:before="120" w:after="120"/>
              <w:jc w:val="both"/>
              <w:rPr>
                <w:sz w:val="18"/>
                <w:szCs w:val="18"/>
              </w:rPr>
            </w:pPr>
            <w:r>
              <w:rPr>
                <w:sz w:val="18"/>
                <w:szCs w:val="18"/>
              </w:rPr>
              <w:t>Timestamp when write response is posted to ZMQ by Modbus container</w:t>
            </w:r>
          </w:p>
        </w:tc>
      </w:tr>
      <w:tr w:rsidR="00725365" w14:paraId="15A9157A" w14:textId="77777777" w:rsidTr="00523093">
        <w:tc>
          <w:tcPr>
            <w:tcW w:w="2157" w:type="dxa"/>
          </w:tcPr>
          <w:p w14:paraId="5FA30903" w14:textId="46725328" w:rsidR="00725365" w:rsidRPr="00271976" w:rsidRDefault="00725365" w:rsidP="00725365">
            <w:pPr>
              <w:pStyle w:val="Body"/>
              <w:spacing w:before="120" w:after="120"/>
              <w:jc w:val="both"/>
              <w:rPr>
                <w:sz w:val="18"/>
                <w:szCs w:val="18"/>
              </w:rPr>
            </w:pPr>
            <w:r w:rsidRPr="00725365">
              <w:rPr>
                <w:sz w:val="18"/>
                <w:szCs w:val="18"/>
              </w:rPr>
              <w:t>wrRespRcvdInExport</w:t>
            </w:r>
          </w:p>
        </w:tc>
        <w:tc>
          <w:tcPr>
            <w:tcW w:w="5670" w:type="dxa"/>
          </w:tcPr>
          <w:p w14:paraId="0C9D9D52" w14:textId="7E6B9E69" w:rsidR="00725365" w:rsidRDefault="00725365" w:rsidP="00725365">
            <w:pPr>
              <w:pStyle w:val="Body"/>
              <w:spacing w:before="120" w:after="120"/>
              <w:jc w:val="both"/>
              <w:rPr>
                <w:sz w:val="18"/>
                <w:szCs w:val="18"/>
              </w:rPr>
            </w:pPr>
            <w:r>
              <w:rPr>
                <w:sz w:val="18"/>
                <w:szCs w:val="18"/>
              </w:rPr>
              <w:t>Timestamp when the write response is received in MQTT-Export (applicable only when KPI App is executed in MQTT mode)</w:t>
            </w:r>
          </w:p>
        </w:tc>
      </w:tr>
      <w:tr w:rsidR="00725365" w14:paraId="32E3DBAA" w14:textId="77777777" w:rsidTr="00523093">
        <w:tc>
          <w:tcPr>
            <w:tcW w:w="2157" w:type="dxa"/>
          </w:tcPr>
          <w:p w14:paraId="3E7EAA6D" w14:textId="74E29039" w:rsidR="00725365" w:rsidRPr="00271976" w:rsidRDefault="00725365" w:rsidP="00725365">
            <w:pPr>
              <w:pStyle w:val="Body"/>
              <w:spacing w:before="120" w:after="120"/>
              <w:jc w:val="both"/>
              <w:rPr>
                <w:sz w:val="18"/>
                <w:szCs w:val="18"/>
              </w:rPr>
            </w:pPr>
            <w:r w:rsidRPr="00725365">
              <w:rPr>
                <w:sz w:val="18"/>
                <w:szCs w:val="18"/>
              </w:rPr>
              <w:lastRenderedPageBreak/>
              <w:t>wrRespPostedToMQTT</w:t>
            </w:r>
          </w:p>
        </w:tc>
        <w:tc>
          <w:tcPr>
            <w:tcW w:w="5670" w:type="dxa"/>
          </w:tcPr>
          <w:p w14:paraId="1C5CE5AD" w14:textId="05B31239" w:rsidR="00725365" w:rsidRDefault="00725365" w:rsidP="00725365">
            <w:pPr>
              <w:pStyle w:val="Body"/>
              <w:spacing w:before="120" w:after="120"/>
              <w:jc w:val="both"/>
              <w:rPr>
                <w:sz w:val="18"/>
                <w:szCs w:val="18"/>
              </w:rPr>
            </w:pPr>
            <w:r>
              <w:rPr>
                <w:sz w:val="18"/>
                <w:szCs w:val="18"/>
              </w:rPr>
              <w:t xml:space="preserve">Timestamp when </w:t>
            </w:r>
            <w:r w:rsidR="00772CBD">
              <w:rPr>
                <w:sz w:val="18"/>
                <w:szCs w:val="18"/>
              </w:rPr>
              <w:t>the write response</w:t>
            </w:r>
            <w:r>
              <w:rPr>
                <w:sz w:val="18"/>
                <w:szCs w:val="18"/>
              </w:rPr>
              <w:t xml:space="preserve"> is posted to MQTT by MQTT-Export (applicable only when KPI App is executed in MQTT mode)</w:t>
            </w:r>
          </w:p>
        </w:tc>
      </w:tr>
      <w:tr w:rsidR="00725365" w14:paraId="2887C3F0" w14:textId="77777777" w:rsidTr="00523093">
        <w:tc>
          <w:tcPr>
            <w:tcW w:w="2157" w:type="dxa"/>
          </w:tcPr>
          <w:p w14:paraId="02B56635" w14:textId="0DD25036" w:rsidR="00725365" w:rsidRPr="00271976" w:rsidRDefault="00725365" w:rsidP="00725365">
            <w:pPr>
              <w:pStyle w:val="Body"/>
              <w:spacing w:before="120" w:after="120"/>
              <w:jc w:val="both"/>
              <w:rPr>
                <w:sz w:val="18"/>
                <w:szCs w:val="18"/>
              </w:rPr>
            </w:pPr>
            <w:r w:rsidRPr="00271976">
              <w:rPr>
                <w:sz w:val="18"/>
                <w:szCs w:val="18"/>
              </w:rPr>
              <w:t>wrRespRcvInApp</w:t>
            </w:r>
          </w:p>
        </w:tc>
        <w:tc>
          <w:tcPr>
            <w:tcW w:w="5670" w:type="dxa"/>
          </w:tcPr>
          <w:p w14:paraId="041EB163" w14:textId="585BD34D" w:rsidR="00725365" w:rsidRDefault="00725365" w:rsidP="00725365">
            <w:pPr>
              <w:pStyle w:val="Body"/>
              <w:spacing w:before="120" w:after="120"/>
              <w:jc w:val="both"/>
              <w:rPr>
                <w:sz w:val="18"/>
                <w:szCs w:val="18"/>
              </w:rPr>
            </w:pPr>
            <w:r>
              <w:rPr>
                <w:sz w:val="18"/>
                <w:szCs w:val="18"/>
              </w:rPr>
              <w:t>Timestamp when write response is received in application</w:t>
            </w:r>
          </w:p>
        </w:tc>
      </w:tr>
    </w:tbl>
    <w:p w14:paraId="4EABC0CF" w14:textId="5E556BFE" w:rsidR="001E7A57" w:rsidRDefault="001E7A57" w:rsidP="00C253D1">
      <w:pPr>
        <w:spacing w:before="0"/>
        <w:jc w:val="both"/>
        <w:rPr>
          <w:color w:val="000000"/>
        </w:rPr>
      </w:pPr>
      <w:r>
        <w:br w:type="page"/>
      </w:r>
    </w:p>
    <w:p w14:paraId="4C2DF5BC" w14:textId="77777777" w:rsidR="001E7A57" w:rsidRDefault="001E7A57" w:rsidP="001E7A57">
      <w:pPr>
        <w:pStyle w:val="Heading1"/>
      </w:pPr>
      <w:bookmarkStart w:id="81" w:name="_Toc43457803"/>
      <w:bookmarkStart w:id="82" w:name="_Toc59562023"/>
      <w:r>
        <w:lastRenderedPageBreak/>
        <w:t>SCADA-RTU Operations</w:t>
      </w:r>
      <w:bookmarkEnd w:id="81"/>
      <w:bookmarkEnd w:id="82"/>
    </w:p>
    <w:p w14:paraId="5B0EC8BE" w14:textId="77777777" w:rsidR="00C253D1" w:rsidRDefault="001E7A57" w:rsidP="00C253D1">
      <w:pPr>
        <w:jc w:val="both"/>
      </w:pPr>
      <w:r>
        <w:t xml:space="preserve">SCADA-RTU implements Eclipse Foundation’s SparkPlug standard. </w:t>
      </w:r>
    </w:p>
    <w:p w14:paraId="1A390198" w14:textId="2A39691A" w:rsidR="001E7A57" w:rsidRDefault="001E7A57" w:rsidP="00C253D1">
      <w:pPr>
        <w:jc w:val="both"/>
      </w:pPr>
      <w:r>
        <w:t xml:space="preserve">(Ref: </w:t>
      </w:r>
      <w:hyperlink r:id="rId23" w:history="1">
        <w:r>
          <w:rPr>
            <w:rStyle w:val="Hyperlink"/>
          </w:rPr>
          <w:t>https://www.eclipse.org/tahu/spec/Sparkplug%20Topic%20Namespace%20and%20State%20ManagementV2.2-with%20appendix%20B%20format%20-%20Eclipse.pdf</w:t>
        </w:r>
      </w:hyperlink>
      <w:r>
        <w:t>)</w:t>
      </w:r>
    </w:p>
    <w:p w14:paraId="221AB83E" w14:textId="77777777" w:rsidR="00BC000F" w:rsidRDefault="001E7A57" w:rsidP="00C253D1">
      <w:pPr>
        <w:jc w:val="both"/>
      </w:pPr>
      <w:r>
        <w:t>This section explains the features in detail. UWC gateway acts as a “node” as per SparkPlug standard. Please note that SCADA RTU is an under-development feature and hence not all message types are supported from SparkPlug.</w:t>
      </w:r>
    </w:p>
    <w:p w14:paraId="17FEE4F6" w14:textId="06DEAFB1" w:rsidR="001E7A57" w:rsidRDefault="00BC000F" w:rsidP="00C253D1">
      <w:pPr>
        <w:jc w:val="both"/>
      </w:pPr>
      <w:r>
        <w:t>This section also explains how information from real device and virtual device is mapped to SparkPlug formatted data.</w:t>
      </w:r>
    </w:p>
    <w:p w14:paraId="086CB412" w14:textId="623C1C44" w:rsidR="00F3163C" w:rsidRDefault="00984EF9" w:rsidP="00F3163C">
      <w:pPr>
        <w:pStyle w:val="Heading2"/>
      </w:pPr>
      <w:bookmarkStart w:id="83" w:name="_Toc59562024"/>
      <w:r>
        <w:t>App (virtual device) communication</w:t>
      </w:r>
      <w:bookmarkEnd w:id="83"/>
    </w:p>
    <w:p w14:paraId="7273083D" w14:textId="75241F4D" w:rsidR="00984EF9" w:rsidRDefault="00984EF9" w:rsidP="00C253D1">
      <w:pPr>
        <w:pStyle w:val="Body"/>
        <w:jc w:val="both"/>
      </w:pPr>
      <w:r>
        <w:t>Apps running on UWC platform can be represented as a SparkPlug device to SCADA Master. SCADA Master can monitor, control these apps using SparkPlug mechanism. SCADA-RTU defines following to enable this communication between apps and SCADA Master:</w:t>
      </w:r>
    </w:p>
    <w:p w14:paraId="05D1D186" w14:textId="59F2A293" w:rsidR="00984EF9" w:rsidRDefault="00984EF9" w:rsidP="00C253D1">
      <w:pPr>
        <w:pStyle w:val="Body"/>
        <w:jc w:val="both"/>
      </w:pPr>
      <w:r>
        <w:t>BIRTH message: This corresponds to a SparkPlug DBIRTH message.</w:t>
      </w:r>
    </w:p>
    <w:p w14:paraId="4C53C8A7" w14:textId="5761AE20" w:rsidR="00984EF9" w:rsidRDefault="00984EF9" w:rsidP="00C253D1">
      <w:pPr>
        <w:pStyle w:val="Body"/>
        <w:jc w:val="both"/>
      </w:pPr>
      <w:r>
        <w:t>DEATH message: This corresponds to a SparkPlug DDEATH message.</w:t>
      </w:r>
    </w:p>
    <w:p w14:paraId="3CD76A37" w14:textId="5933CA86" w:rsidR="00984EF9" w:rsidRDefault="00984EF9" w:rsidP="00C253D1">
      <w:pPr>
        <w:pStyle w:val="Body"/>
        <w:jc w:val="both"/>
      </w:pPr>
      <w:r>
        <w:t>DATA message: This corresponds to a SparkPlug DDATA message.</w:t>
      </w:r>
    </w:p>
    <w:p w14:paraId="32ED570A" w14:textId="48268A6D" w:rsidR="00984EF9" w:rsidRDefault="00984EF9" w:rsidP="00C253D1">
      <w:pPr>
        <w:pStyle w:val="Body"/>
        <w:jc w:val="both"/>
      </w:pPr>
      <w:r>
        <w:t>CMD message: This corresponds to a SparkPlug DCMD message.</w:t>
      </w:r>
    </w:p>
    <w:p w14:paraId="09996320" w14:textId="52CA7731" w:rsidR="00984EF9" w:rsidRDefault="00B91379" w:rsidP="00C253D1">
      <w:pPr>
        <w:pStyle w:val="Body"/>
        <w:jc w:val="both"/>
      </w:pPr>
      <w:r>
        <w:t>Apps and SCADA-RTU communicate over internal MQTT using above defined messages.</w:t>
      </w:r>
    </w:p>
    <w:p w14:paraId="39D2B4C3" w14:textId="4FEDFC7E" w:rsidR="00B91379" w:rsidRDefault="00B91379" w:rsidP="00A940B1">
      <w:pPr>
        <w:pStyle w:val="Heading3"/>
      </w:pPr>
      <w:bookmarkStart w:id="84" w:name="_Toc59562025"/>
      <w:r>
        <w:t>App Message Topic Format</w:t>
      </w:r>
      <w:bookmarkEnd w:id="84"/>
    </w:p>
    <w:p w14:paraId="16E3E4F7" w14:textId="7A8066C0" w:rsidR="00B91379" w:rsidRDefault="00B91379" w:rsidP="00C253D1">
      <w:pPr>
        <w:pStyle w:val="Body"/>
        <w:jc w:val="both"/>
      </w:pPr>
      <w:r>
        <w:t xml:space="preserve">MQTT Topic: </w:t>
      </w:r>
      <w:r w:rsidRPr="00A940B1">
        <w:rPr>
          <w:rFonts w:ascii="Courier New" w:hAnsi="Courier New" w:cs="Courier New"/>
        </w:rPr>
        <w:t>MESSAGETYPE/APPID/SUBCLASS</w:t>
      </w:r>
    </w:p>
    <w:p w14:paraId="2B4D1FE9" w14:textId="151C9BE6" w:rsidR="007277ED" w:rsidRDefault="007277ED" w:rsidP="00C253D1">
      <w:pPr>
        <w:pStyle w:val="Body"/>
        <w:jc w:val="both"/>
      </w:pPr>
      <w:r>
        <w:t>Where,</w:t>
      </w:r>
    </w:p>
    <w:p w14:paraId="05957B75" w14:textId="53B2F082" w:rsidR="007277ED" w:rsidRDefault="007277ED" w:rsidP="0075634F">
      <w:pPr>
        <w:pStyle w:val="Body"/>
        <w:numPr>
          <w:ilvl w:val="0"/>
          <w:numId w:val="44"/>
        </w:numPr>
        <w:jc w:val="both"/>
      </w:pPr>
      <w:r>
        <w:t>MESSAGETYPE: Any of “BIRTH”, “DEATH”, “DATA”, “CMD”</w:t>
      </w:r>
    </w:p>
    <w:p w14:paraId="12C1842B" w14:textId="197E34EE" w:rsidR="007277ED" w:rsidRDefault="007277ED" w:rsidP="0075634F">
      <w:pPr>
        <w:pStyle w:val="Body"/>
        <w:numPr>
          <w:ilvl w:val="0"/>
          <w:numId w:val="44"/>
        </w:numPr>
        <w:jc w:val="both"/>
      </w:pPr>
      <w:r>
        <w:t>APPID: Any string e.g. “UWCP”</w:t>
      </w:r>
    </w:p>
    <w:p w14:paraId="19C149F5" w14:textId="730CC7C9" w:rsidR="007277ED" w:rsidRDefault="007277ED" w:rsidP="0075634F">
      <w:pPr>
        <w:pStyle w:val="Body"/>
        <w:numPr>
          <w:ilvl w:val="0"/>
          <w:numId w:val="44"/>
        </w:numPr>
        <w:jc w:val="both"/>
      </w:pPr>
      <w:r>
        <w:t>SUBCLASS: Any string like wellhead-id e.g. “PL0”. This is not needed in case of DEATH message.</w:t>
      </w:r>
    </w:p>
    <w:p w14:paraId="5DDAE208" w14:textId="514DA8AF" w:rsidR="00B91379" w:rsidRDefault="00B91379" w:rsidP="00C253D1">
      <w:pPr>
        <w:pStyle w:val="Body"/>
        <w:jc w:val="both"/>
      </w:pPr>
      <w:r>
        <w:t>SCADA-RTU uses following format to represent name of virtual device in SparkPlug Topic namespace:</w:t>
      </w:r>
    </w:p>
    <w:p w14:paraId="16AE85F9" w14:textId="71D41F53" w:rsidR="00B91379" w:rsidRDefault="00B91379" w:rsidP="00C253D1">
      <w:pPr>
        <w:pStyle w:val="Body"/>
        <w:jc w:val="both"/>
      </w:pPr>
      <w:r>
        <w:t>[value of “</w:t>
      </w:r>
      <w:r w:rsidRPr="00B91379">
        <w:t>APPID</w:t>
      </w:r>
      <w:r>
        <w:t>” from app message topic] + “-“ + [value of “</w:t>
      </w:r>
      <w:r w:rsidRPr="00B91379">
        <w:t>SUBCLASS</w:t>
      </w:r>
      <w:r>
        <w:t>” from app message topic]</w:t>
      </w:r>
    </w:p>
    <w:p w14:paraId="388066A0" w14:textId="5DD89BBD" w:rsidR="007277ED" w:rsidRDefault="007277ED" w:rsidP="007277ED">
      <w:pPr>
        <w:pStyle w:val="Heading3"/>
      </w:pPr>
      <w:bookmarkStart w:id="85" w:name="_Toc59562026"/>
      <w:r>
        <w:lastRenderedPageBreak/>
        <w:t>App Message - BIRTH</w:t>
      </w:r>
      <w:bookmarkEnd w:id="85"/>
    </w:p>
    <w:p w14:paraId="30EDD54D" w14:textId="4EF8595B" w:rsidR="007277ED" w:rsidRDefault="007277ED" w:rsidP="00C253D1">
      <w:pPr>
        <w:pStyle w:val="Body"/>
        <w:jc w:val="both"/>
      </w:pPr>
      <w:r>
        <w:t xml:space="preserve">MQTT Topic: </w:t>
      </w:r>
      <w:r>
        <w:rPr>
          <w:rFonts w:ascii="Courier New" w:hAnsi="Courier New" w:cs="Courier New"/>
        </w:rPr>
        <w:t>BIRTH</w:t>
      </w:r>
      <w:r w:rsidRPr="0098185F">
        <w:rPr>
          <w:rFonts w:ascii="Courier New" w:hAnsi="Courier New" w:cs="Courier New"/>
        </w:rPr>
        <w:t>/APPID/SUBCLASS</w:t>
      </w:r>
    </w:p>
    <w:p w14:paraId="5CEA3F5A" w14:textId="755F7B07" w:rsidR="007277ED" w:rsidRDefault="007277ED" w:rsidP="00C253D1">
      <w:pPr>
        <w:pStyle w:val="Body"/>
        <w:jc w:val="both"/>
      </w:pPr>
      <w:r>
        <w:t>Message format:</w:t>
      </w:r>
    </w:p>
    <w:p w14:paraId="6AFFA963" w14:textId="75493FFF" w:rsidR="007277ED" w:rsidRDefault="007277ED"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7277ED" w14:paraId="5D437297" w14:textId="77777777" w:rsidTr="007277ED">
        <w:tc>
          <w:tcPr>
            <w:tcW w:w="1345" w:type="dxa"/>
            <w:vAlign w:val="center"/>
          </w:tcPr>
          <w:p w14:paraId="6E5E9CE7" w14:textId="4CBB5500" w:rsidR="007277ED" w:rsidRPr="00490C5E" w:rsidRDefault="007277ED" w:rsidP="00C253D1">
            <w:pPr>
              <w:spacing w:before="60" w:after="60"/>
              <w:jc w:val="both"/>
              <w:rPr>
                <w:b/>
                <w:bCs/>
              </w:rPr>
            </w:pPr>
            <w:r>
              <w:rPr>
                <w:b/>
                <w:bCs/>
              </w:rPr>
              <w:t>Field Name</w:t>
            </w:r>
          </w:p>
        </w:tc>
        <w:tc>
          <w:tcPr>
            <w:tcW w:w="1350" w:type="dxa"/>
            <w:vAlign w:val="center"/>
          </w:tcPr>
          <w:p w14:paraId="3EB62FD2" w14:textId="274AC3FA" w:rsidR="007277ED" w:rsidRPr="00490C5E" w:rsidRDefault="007277ED" w:rsidP="00C253D1">
            <w:pPr>
              <w:spacing w:before="60" w:after="60"/>
              <w:jc w:val="both"/>
              <w:rPr>
                <w:b/>
                <w:bCs/>
              </w:rPr>
            </w:pPr>
            <w:r>
              <w:rPr>
                <w:b/>
                <w:bCs/>
              </w:rPr>
              <w:t>Datatype</w:t>
            </w:r>
          </w:p>
        </w:tc>
        <w:tc>
          <w:tcPr>
            <w:tcW w:w="5220" w:type="dxa"/>
            <w:vAlign w:val="center"/>
          </w:tcPr>
          <w:p w14:paraId="6E556653" w14:textId="40FC8E2F" w:rsidR="007277ED" w:rsidRPr="00490C5E" w:rsidRDefault="007277ED" w:rsidP="00C253D1">
            <w:pPr>
              <w:spacing w:before="60" w:after="60"/>
              <w:jc w:val="both"/>
              <w:rPr>
                <w:b/>
                <w:bCs/>
              </w:rPr>
            </w:pPr>
            <w:r>
              <w:rPr>
                <w:b/>
                <w:bCs/>
              </w:rPr>
              <w:t>Description</w:t>
            </w:r>
          </w:p>
        </w:tc>
      </w:tr>
      <w:tr w:rsidR="007277ED" w14:paraId="14A3DBFF" w14:textId="77777777" w:rsidTr="007277ED">
        <w:tc>
          <w:tcPr>
            <w:tcW w:w="1345" w:type="dxa"/>
            <w:vAlign w:val="center"/>
          </w:tcPr>
          <w:p w14:paraId="0FC5C1FE" w14:textId="1377E6D7" w:rsidR="007277ED" w:rsidRDefault="007277ED" w:rsidP="00C253D1">
            <w:pPr>
              <w:spacing w:before="60" w:after="60"/>
              <w:jc w:val="both"/>
            </w:pPr>
            <w:r>
              <w:t>name</w:t>
            </w:r>
          </w:p>
        </w:tc>
        <w:tc>
          <w:tcPr>
            <w:tcW w:w="1350" w:type="dxa"/>
            <w:vAlign w:val="center"/>
          </w:tcPr>
          <w:p w14:paraId="30AFF50E" w14:textId="6DB2F452" w:rsidR="007277ED" w:rsidRDefault="007277ED" w:rsidP="00C253D1">
            <w:pPr>
              <w:spacing w:before="60" w:after="60"/>
              <w:jc w:val="both"/>
            </w:pPr>
            <w:r>
              <w:t>String</w:t>
            </w:r>
          </w:p>
        </w:tc>
        <w:tc>
          <w:tcPr>
            <w:tcW w:w="5220" w:type="dxa"/>
            <w:vAlign w:val="center"/>
          </w:tcPr>
          <w:p w14:paraId="6958F45F" w14:textId="6DD5EC7E" w:rsidR="007277ED" w:rsidRDefault="007277ED" w:rsidP="00C253D1">
            <w:pPr>
              <w:spacing w:before="60" w:after="60"/>
              <w:jc w:val="both"/>
            </w:pPr>
            <w:r>
              <w:t>Metric name</w:t>
            </w:r>
          </w:p>
        </w:tc>
      </w:tr>
      <w:tr w:rsidR="007277ED" w14:paraId="62592498" w14:textId="77777777" w:rsidTr="007277ED">
        <w:tc>
          <w:tcPr>
            <w:tcW w:w="1345" w:type="dxa"/>
            <w:vAlign w:val="center"/>
          </w:tcPr>
          <w:p w14:paraId="6D3B864C" w14:textId="32A0BD90" w:rsidR="007277ED" w:rsidRDefault="007277ED" w:rsidP="00C253D1">
            <w:pPr>
              <w:spacing w:before="60" w:after="60"/>
              <w:jc w:val="both"/>
            </w:pPr>
            <w:r>
              <w:t>dataType</w:t>
            </w:r>
          </w:p>
        </w:tc>
        <w:tc>
          <w:tcPr>
            <w:tcW w:w="1350" w:type="dxa"/>
            <w:vAlign w:val="center"/>
          </w:tcPr>
          <w:p w14:paraId="1F9C0873" w14:textId="0EE78F78" w:rsidR="007277ED" w:rsidRDefault="007277ED" w:rsidP="00C253D1">
            <w:pPr>
              <w:spacing w:before="60" w:after="60"/>
              <w:jc w:val="both"/>
            </w:pPr>
            <w:r>
              <w:t>String</w:t>
            </w:r>
          </w:p>
        </w:tc>
        <w:tc>
          <w:tcPr>
            <w:tcW w:w="5220" w:type="dxa"/>
            <w:vAlign w:val="center"/>
          </w:tcPr>
          <w:p w14:paraId="0AF7757D" w14:textId="77777777" w:rsidR="007277ED" w:rsidRDefault="00417588" w:rsidP="00C253D1">
            <w:pPr>
              <w:spacing w:before="60" w:after="60"/>
              <w:jc w:val="both"/>
            </w:pPr>
            <w:r>
              <w:t>Datatype of the metric. Allowed values:</w:t>
            </w:r>
          </w:p>
          <w:p w14:paraId="3FF1BA70" w14:textId="77777777" w:rsidR="00417588" w:rsidRDefault="00417588" w:rsidP="0075634F">
            <w:pPr>
              <w:pStyle w:val="ListParagraph"/>
              <w:numPr>
                <w:ilvl w:val="0"/>
                <w:numId w:val="45"/>
              </w:numPr>
              <w:spacing w:before="60" w:after="60"/>
              <w:jc w:val="both"/>
            </w:pPr>
            <w:r>
              <w:t>Boolean</w:t>
            </w:r>
          </w:p>
          <w:p w14:paraId="378A3594" w14:textId="77777777" w:rsidR="00417588" w:rsidRDefault="00417588" w:rsidP="0075634F">
            <w:pPr>
              <w:pStyle w:val="ListParagraph"/>
              <w:numPr>
                <w:ilvl w:val="0"/>
                <w:numId w:val="45"/>
              </w:numPr>
              <w:spacing w:before="60" w:after="60"/>
              <w:jc w:val="both"/>
            </w:pPr>
            <w:r>
              <w:t>UInt8</w:t>
            </w:r>
          </w:p>
          <w:p w14:paraId="4C362EE7" w14:textId="77777777" w:rsidR="00417588" w:rsidRDefault="00417588" w:rsidP="0075634F">
            <w:pPr>
              <w:pStyle w:val="ListParagraph"/>
              <w:numPr>
                <w:ilvl w:val="0"/>
                <w:numId w:val="45"/>
              </w:numPr>
              <w:spacing w:before="60" w:after="60"/>
              <w:jc w:val="both"/>
            </w:pPr>
            <w:r>
              <w:t>UInt16</w:t>
            </w:r>
          </w:p>
          <w:p w14:paraId="55B24057" w14:textId="77777777" w:rsidR="00417588" w:rsidRDefault="00417588" w:rsidP="0075634F">
            <w:pPr>
              <w:pStyle w:val="ListParagraph"/>
              <w:numPr>
                <w:ilvl w:val="0"/>
                <w:numId w:val="45"/>
              </w:numPr>
              <w:spacing w:before="60" w:after="60"/>
              <w:jc w:val="both"/>
            </w:pPr>
            <w:r>
              <w:t>UInt32</w:t>
            </w:r>
          </w:p>
          <w:p w14:paraId="325B1D14" w14:textId="77777777" w:rsidR="00417588" w:rsidRDefault="00417588" w:rsidP="0075634F">
            <w:pPr>
              <w:pStyle w:val="ListParagraph"/>
              <w:numPr>
                <w:ilvl w:val="0"/>
                <w:numId w:val="45"/>
              </w:numPr>
              <w:spacing w:before="60" w:after="60"/>
              <w:jc w:val="both"/>
            </w:pPr>
            <w:r>
              <w:t>UInt64</w:t>
            </w:r>
          </w:p>
          <w:p w14:paraId="6C774914" w14:textId="77777777" w:rsidR="00417588" w:rsidRDefault="00417588" w:rsidP="0075634F">
            <w:pPr>
              <w:pStyle w:val="ListParagraph"/>
              <w:numPr>
                <w:ilvl w:val="0"/>
                <w:numId w:val="45"/>
              </w:numPr>
              <w:spacing w:before="60" w:after="60"/>
              <w:jc w:val="both"/>
            </w:pPr>
            <w:r>
              <w:t>Int8</w:t>
            </w:r>
          </w:p>
          <w:p w14:paraId="373B62AD" w14:textId="77777777" w:rsidR="00417588" w:rsidRDefault="00417588" w:rsidP="0075634F">
            <w:pPr>
              <w:pStyle w:val="ListParagraph"/>
              <w:numPr>
                <w:ilvl w:val="0"/>
                <w:numId w:val="45"/>
              </w:numPr>
              <w:spacing w:before="60" w:after="60"/>
              <w:jc w:val="both"/>
            </w:pPr>
            <w:r>
              <w:t>Int16</w:t>
            </w:r>
          </w:p>
          <w:p w14:paraId="7C455B97" w14:textId="77777777" w:rsidR="00417588" w:rsidRDefault="00417588" w:rsidP="0075634F">
            <w:pPr>
              <w:pStyle w:val="ListParagraph"/>
              <w:numPr>
                <w:ilvl w:val="0"/>
                <w:numId w:val="45"/>
              </w:numPr>
              <w:spacing w:before="60" w:after="60"/>
              <w:jc w:val="both"/>
            </w:pPr>
            <w:r>
              <w:t>Int32</w:t>
            </w:r>
          </w:p>
          <w:p w14:paraId="0BD79A68" w14:textId="77777777" w:rsidR="00417588" w:rsidRDefault="00417588" w:rsidP="0075634F">
            <w:pPr>
              <w:pStyle w:val="ListParagraph"/>
              <w:numPr>
                <w:ilvl w:val="0"/>
                <w:numId w:val="45"/>
              </w:numPr>
              <w:spacing w:before="60" w:after="60"/>
              <w:jc w:val="both"/>
            </w:pPr>
            <w:r>
              <w:t>Int64</w:t>
            </w:r>
          </w:p>
          <w:p w14:paraId="694B46A5" w14:textId="77777777" w:rsidR="00417588" w:rsidRDefault="00417588" w:rsidP="0075634F">
            <w:pPr>
              <w:pStyle w:val="ListParagraph"/>
              <w:numPr>
                <w:ilvl w:val="0"/>
                <w:numId w:val="45"/>
              </w:numPr>
              <w:spacing w:before="60" w:after="60"/>
              <w:jc w:val="both"/>
            </w:pPr>
            <w:r>
              <w:t>Float</w:t>
            </w:r>
          </w:p>
          <w:p w14:paraId="07E210FF" w14:textId="77777777" w:rsidR="00417588" w:rsidRDefault="00417588" w:rsidP="0075634F">
            <w:pPr>
              <w:pStyle w:val="ListParagraph"/>
              <w:numPr>
                <w:ilvl w:val="0"/>
                <w:numId w:val="45"/>
              </w:numPr>
              <w:spacing w:before="60" w:after="60"/>
              <w:jc w:val="both"/>
            </w:pPr>
            <w:r>
              <w:t>Double</w:t>
            </w:r>
          </w:p>
          <w:p w14:paraId="3FFCDA8D" w14:textId="06B2AD14" w:rsidR="00417588" w:rsidRDefault="00417588" w:rsidP="0075634F">
            <w:pPr>
              <w:pStyle w:val="ListParagraph"/>
              <w:numPr>
                <w:ilvl w:val="0"/>
                <w:numId w:val="45"/>
              </w:numPr>
              <w:spacing w:before="60" w:after="60"/>
              <w:jc w:val="both"/>
            </w:pPr>
            <w:r>
              <w:t>String</w:t>
            </w:r>
          </w:p>
        </w:tc>
      </w:tr>
      <w:tr w:rsidR="007277ED" w14:paraId="09447811" w14:textId="77777777" w:rsidTr="007277ED">
        <w:tc>
          <w:tcPr>
            <w:tcW w:w="1345" w:type="dxa"/>
            <w:vAlign w:val="center"/>
          </w:tcPr>
          <w:p w14:paraId="10DDBF1A" w14:textId="155E44A6" w:rsidR="007277ED" w:rsidRDefault="00417588" w:rsidP="00C253D1">
            <w:pPr>
              <w:spacing w:before="60" w:after="60"/>
              <w:jc w:val="both"/>
            </w:pPr>
            <w:r>
              <w:t>value</w:t>
            </w:r>
          </w:p>
        </w:tc>
        <w:tc>
          <w:tcPr>
            <w:tcW w:w="1350" w:type="dxa"/>
            <w:vAlign w:val="center"/>
          </w:tcPr>
          <w:p w14:paraId="25F900CB" w14:textId="0EB17386" w:rsidR="007277ED" w:rsidRDefault="00417588" w:rsidP="00C253D1">
            <w:pPr>
              <w:spacing w:before="60" w:after="60"/>
              <w:jc w:val="both"/>
            </w:pPr>
            <w:r>
              <w:t>As per dataType</w:t>
            </w:r>
          </w:p>
        </w:tc>
        <w:tc>
          <w:tcPr>
            <w:tcW w:w="5220" w:type="dxa"/>
            <w:vAlign w:val="center"/>
          </w:tcPr>
          <w:p w14:paraId="5CA03600" w14:textId="7C9555D9" w:rsidR="007277ED" w:rsidRDefault="00417588" w:rsidP="00C253D1">
            <w:pPr>
              <w:spacing w:before="60" w:after="60"/>
              <w:jc w:val="both"/>
            </w:pPr>
            <w:r>
              <w:t>Value of a metric as per dataType defined above</w:t>
            </w:r>
          </w:p>
        </w:tc>
      </w:tr>
      <w:tr w:rsidR="007277ED" w14:paraId="5FB42C55" w14:textId="77777777" w:rsidTr="007277ED">
        <w:tc>
          <w:tcPr>
            <w:tcW w:w="1345" w:type="dxa"/>
            <w:vAlign w:val="center"/>
          </w:tcPr>
          <w:p w14:paraId="22BEE464" w14:textId="67F8E543" w:rsidR="007277ED" w:rsidRDefault="00417588" w:rsidP="00C253D1">
            <w:pPr>
              <w:spacing w:before="60" w:after="60"/>
              <w:jc w:val="both"/>
            </w:pPr>
            <w:r>
              <w:t>timestamp</w:t>
            </w:r>
          </w:p>
        </w:tc>
        <w:tc>
          <w:tcPr>
            <w:tcW w:w="1350" w:type="dxa"/>
            <w:vAlign w:val="center"/>
          </w:tcPr>
          <w:p w14:paraId="104C9D5C" w14:textId="35C77EF5" w:rsidR="007277ED" w:rsidRDefault="00417588" w:rsidP="00C253D1">
            <w:pPr>
              <w:spacing w:before="60" w:after="60"/>
              <w:jc w:val="both"/>
            </w:pPr>
            <w:r>
              <w:t>UInt64</w:t>
            </w:r>
          </w:p>
        </w:tc>
        <w:tc>
          <w:tcPr>
            <w:tcW w:w="5220" w:type="dxa"/>
            <w:vAlign w:val="center"/>
          </w:tcPr>
          <w:p w14:paraId="743A2BBB" w14:textId="77777777" w:rsidR="00417588" w:rsidRDefault="00417588" w:rsidP="00C253D1">
            <w:pPr>
              <w:spacing w:before="60" w:after="60"/>
              <w:jc w:val="both"/>
            </w:pPr>
            <w:r>
              <w:t>Time the message was transmitted.</w:t>
            </w:r>
          </w:p>
          <w:p w14:paraId="663D7B68" w14:textId="76ACAA87" w:rsidR="007277ED" w:rsidRDefault="00417588" w:rsidP="00C253D1">
            <w:pPr>
              <w:spacing w:before="60" w:after="60"/>
              <w:jc w:val="both"/>
            </w:pPr>
            <w:r>
              <w:t>(UNIX, UTC, Milliseconds)</w:t>
            </w:r>
          </w:p>
        </w:tc>
      </w:tr>
    </w:tbl>
    <w:p w14:paraId="6B2732E0" w14:textId="1A9A49E6" w:rsidR="007277ED" w:rsidRDefault="007277ED" w:rsidP="00C253D1">
      <w:pPr>
        <w:pStyle w:val="Body"/>
        <w:jc w:val="both"/>
      </w:pPr>
      <w:r>
        <w:t xml:space="preserve">Example: </w:t>
      </w:r>
    </w:p>
    <w:p w14:paraId="3D235A8C"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10557432"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"metrics": [</w:t>
      </w:r>
    </w:p>
    <w:p w14:paraId="395752A5"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660A4B6C"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"Properties/Version",</w:t>
      </w:r>
    </w:p>
    <w:p w14:paraId="33FC5304"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72097FB1"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"2.0.0.1",</w:t>
      </w:r>
    </w:p>
    <w:p w14:paraId="71748ED3"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1F9839A7"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2DE87F08"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4B5E14B2"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w:t>
      </w:r>
      <w:r>
        <w:rPr>
          <w:rFonts w:ascii="Courier New" w:eastAsiaTheme="minorEastAsia" w:hAnsi="Courier New" w:cs="Courier New"/>
          <w:bCs/>
        </w:rPr>
        <w:t>RTU_Time</w:t>
      </w:r>
      <w:r w:rsidRPr="00FF7265">
        <w:rPr>
          <w:rFonts w:ascii="Courier New" w:eastAsiaTheme="minorEastAsia" w:hAnsi="Courier New" w:cs="Courier New"/>
          <w:bCs/>
        </w:rPr>
        <w:t>",</w:t>
      </w:r>
    </w:p>
    <w:p w14:paraId="734CD2BE"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653DBA4F"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w:t>
      </w:r>
      <w:r>
        <w:rPr>
          <w:rFonts w:ascii="Courier New" w:eastAsiaTheme="minorEastAsia" w:hAnsi="Courier New" w:cs="Courier New"/>
          <w:bCs/>
        </w:rPr>
        <w:t>1234</w:t>
      </w:r>
      <w:r w:rsidRPr="00FF7265">
        <w:rPr>
          <w:rFonts w:ascii="Courier New" w:eastAsiaTheme="minorEastAsia" w:hAnsi="Courier New" w:cs="Courier New"/>
          <w:bCs/>
        </w:rPr>
        <w:t>",</w:t>
      </w:r>
    </w:p>
    <w:p w14:paraId="0C214923" w14:textId="77777777" w:rsidR="007277ED" w:rsidRPr="00FF7265"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73FF6E6C" w14:textId="3051732B" w:rsidR="007277ED" w:rsidRDefault="007277ED"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077E979B" w14:textId="77777777" w:rsidR="007277ED" w:rsidRPr="00FF7265" w:rsidRDefault="007277ED" w:rsidP="00C253D1">
      <w:pPr>
        <w:pStyle w:val="ListParagraph"/>
        <w:spacing w:before="0"/>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30587B9C" w14:textId="1E8ABB13" w:rsidR="007277ED" w:rsidRDefault="007277ED" w:rsidP="00C253D1">
      <w:pPr>
        <w:pStyle w:val="Body"/>
        <w:spacing w:before="0"/>
        <w:ind w:left="1032" w:firstLine="360"/>
        <w:jc w:val="both"/>
      </w:pPr>
      <w:r w:rsidRPr="00FF7265">
        <w:rPr>
          <w:rFonts w:ascii="Courier New" w:eastAsiaTheme="minorEastAsia" w:hAnsi="Courier New" w:cs="Courier New"/>
          <w:bCs/>
        </w:rPr>
        <w:t>}</w:t>
      </w:r>
    </w:p>
    <w:p w14:paraId="6270C6BE" w14:textId="169C41DA" w:rsidR="00417588" w:rsidRDefault="00417588" w:rsidP="00C253D1">
      <w:pPr>
        <w:pStyle w:val="Body"/>
        <w:jc w:val="both"/>
      </w:pPr>
      <w:r>
        <w:t>Data Flow:</w:t>
      </w:r>
    </w:p>
    <w:p w14:paraId="46BDF2A5" w14:textId="54E14DC1" w:rsidR="007277ED" w:rsidRDefault="007277ED" w:rsidP="00C253D1">
      <w:pPr>
        <w:pStyle w:val="Body"/>
        <w:jc w:val="both"/>
      </w:pPr>
      <w:r>
        <w:lastRenderedPageBreak/>
        <w:t xml:space="preserve">This message is published by App over MQTT broker and subscribed by SCADA-RTU. This message provides information about all metrics related to a SUBCLASS which App wants to expose to a SCADA Master. </w:t>
      </w:r>
    </w:p>
    <w:p w14:paraId="30754CAE" w14:textId="00127BD6" w:rsidR="007277ED" w:rsidRDefault="007277ED" w:rsidP="00C253D1">
      <w:pPr>
        <w:pStyle w:val="Body"/>
        <w:jc w:val="both"/>
      </w:pPr>
      <w:r>
        <w:t>SCADA-RTU publishes a DBIRTH message to SCADA Master if metrics contain a new metric or if datatype of any of metrics is changed.</w:t>
      </w:r>
    </w:p>
    <w:p w14:paraId="2308457E" w14:textId="77777777" w:rsidR="00803369" w:rsidRDefault="00417588" w:rsidP="00C253D1">
      <w:pPr>
        <w:pStyle w:val="Body"/>
        <w:jc w:val="both"/>
      </w:pPr>
      <w:r>
        <w:t>Note</w:t>
      </w:r>
      <w:r w:rsidR="00803369">
        <w:t>s</w:t>
      </w:r>
      <w:r>
        <w:t xml:space="preserve">: </w:t>
      </w:r>
    </w:p>
    <w:p w14:paraId="71C2BA78" w14:textId="006E5039" w:rsidR="007277ED" w:rsidRDefault="00417588" w:rsidP="0075634F">
      <w:pPr>
        <w:pStyle w:val="Body"/>
        <w:numPr>
          <w:ilvl w:val="0"/>
          <w:numId w:val="46"/>
        </w:numPr>
        <w:jc w:val="both"/>
      </w:pPr>
      <w:r>
        <w:t>If the App publishes multiple BIRTH messages for a SUBCLASS, then SCADA-RTU remembers all metrics reported in all BIRTH messages. SCADA-RTU reports all these metrics to SCADA Master in DBIRTH message. This data with SCADA-RTU is cleared on restart of gateway or SCADA-RTU container.</w:t>
      </w:r>
    </w:p>
    <w:p w14:paraId="6B4CF6AB" w14:textId="6F095346" w:rsidR="00803369" w:rsidRDefault="00803369" w:rsidP="0075634F">
      <w:pPr>
        <w:pStyle w:val="Body"/>
        <w:numPr>
          <w:ilvl w:val="0"/>
          <w:numId w:val="46"/>
        </w:numPr>
        <w:jc w:val="both"/>
      </w:pPr>
      <w:r>
        <w:t>A DBIRTH message can result in refreshing of data in SCADA-RTU and in SCADA Master. Hence, it is recommended for an App to provide information about all metrics in one BIRTH message. App should avoid using multiple BIRTH messages for same SUBCLASS.</w:t>
      </w:r>
    </w:p>
    <w:p w14:paraId="532BE248" w14:textId="57FBEF4A" w:rsidR="00417588" w:rsidRDefault="00417588" w:rsidP="00417588">
      <w:pPr>
        <w:pStyle w:val="Heading3"/>
      </w:pPr>
      <w:bookmarkStart w:id="86" w:name="_Toc59562027"/>
      <w:r>
        <w:t>App Message - DATA</w:t>
      </w:r>
      <w:bookmarkEnd w:id="86"/>
    </w:p>
    <w:p w14:paraId="5594D55F" w14:textId="36A7B75B" w:rsidR="00417588" w:rsidRDefault="00417588" w:rsidP="00C253D1">
      <w:pPr>
        <w:pStyle w:val="Body"/>
        <w:jc w:val="both"/>
      </w:pPr>
      <w:r>
        <w:t xml:space="preserve">MQTT Topic: </w:t>
      </w:r>
      <w:r>
        <w:rPr>
          <w:rFonts w:ascii="Courier New" w:hAnsi="Courier New" w:cs="Courier New"/>
        </w:rPr>
        <w:t>DATA</w:t>
      </w:r>
      <w:r w:rsidRPr="0098185F">
        <w:rPr>
          <w:rFonts w:ascii="Courier New" w:hAnsi="Courier New" w:cs="Courier New"/>
        </w:rPr>
        <w:t>/APPID/SUBCLASS</w:t>
      </w:r>
    </w:p>
    <w:p w14:paraId="49CA88F5" w14:textId="77777777" w:rsidR="00417588" w:rsidRDefault="00417588" w:rsidP="00C253D1">
      <w:pPr>
        <w:pStyle w:val="Body"/>
        <w:jc w:val="both"/>
      </w:pPr>
      <w:r>
        <w:t>Message format:</w:t>
      </w:r>
    </w:p>
    <w:p w14:paraId="79F50AF9" w14:textId="77777777" w:rsidR="00417588" w:rsidRDefault="00417588"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417588" w14:paraId="4C7DF657" w14:textId="77777777" w:rsidTr="00417588">
        <w:tc>
          <w:tcPr>
            <w:tcW w:w="1345" w:type="dxa"/>
            <w:vAlign w:val="center"/>
          </w:tcPr>
          <w:p w14:paraId="48B2E8D8" w14:textId="77777777" w:rsidR="00417588" w:rsidRPr="00490C5E" w:rsidRDefault="00417588" w:rsidP="00C253D1">
            <w:pPr>
              <w:spacing w:before="60" w:after="60"/>
              <w:jc w:val="both"/>
              <w:rPr>
                <w:b/>
                <w:bCs/>
              </w:rPr>
            </w:pPr>
            <w:r>
              <w:rPr>
                <w:b/>
                <w:bCs/>
              </w:rPr>
              <w:t>Field Name</w:t>
            </w:r>
          </w:p>
        </w:tc>
        <w:tc>
          <w:tcPr>
            <w:tcW w:w="1350" w:type="dxa"/>
            <w:vAlign w:val="center"/>
          </w:tcPr>
          <w:p w14:paraId="129B8003" w14:textId="77777777" w:rsidR="00417588" w:rsidRPr="00490C5E" w:rsidRDefault="00417588" w:rsidP="00C253D1">
            <w:pPr>
              <w:spacing w:before="60" w:after="60"/>
              <w:jc w:val="both"/>
              <w:rPr>
                <w:b/>
                <w:bCs/>
              </w:rPr>
            </w:pPr>
            <w:r>
              <w:rPr>
                <w:b/>
                <w:bCs/>
              </w:rPr>
              <w:t>Datatype</w:t>
            </w:r>
          </w:p>
        </w:tc>
        <w:tc>
          <w:tcPr>
            <w:tcW w:w="5220" w:type="dxa"/>
            <w:vAlign w:val="center"/>
          </w:tcPr>
          <w:p w14:paraId="728AA8E3" w14:textId="77777777" w:rsidR="00417588" w:rsidRPr="00490C5E" w:rsidRDefault="00417588" w:rsidP="00C253D1">
            <w:pPr>
              <w:spacing w:before="60" w:after="60"/>
              <w:jc w:val="both"/>
              <w:rPr>
                <w:b/>
                <w:bCs/>
              </w:rPr>
            </w:pPr>
            <w:r>
              <w:rPr>
                <w:b/>
                <w:bCs/>
              </w:rPr>
              <w:t>Description</w:t>
            </w:r>
          </w:p>
        </w:tc>
      </w:tr>
      <w:tr w:rsidR="00417588" w14:paraId="09470F8D" w14:textId="77777777" w:rsidTr="00417588">
        <w:tc>
          <w:tcPr>
            <w:tcW w:w="1345" w:type="dxa"/>
            <w:vAlign w:val="center"/>
          </w:tcPr>
          <w:p w14:paraId="17603469" w14:textId="77777777" w:rsidR="00417588" w:rsidRDefault="00417588" w:rsidP="00C253D1">
            <w:pPr>
              <w:spacing w:before="60" w:after="60"/>
              <w:jc w:val="both"/>
            </w:pPr>
            <w:r>
              <w:t>name</w:t>
            </w:r>
          </w:p>
        </w:tc>
        <w:tc>
          <w:tcPr>
            <w:tcW w:w="1350" w:type="dxa"/>
            <w:vAlign w:val="center"/>
          </w:tcPr>
          <w:p w14:paraId="60C75A96" w14:textId="77777777" w:rsidR="00417588" w:rsidRDefault="00417588" w:rsidP="00C253D1">
            <w:pPr>
              <w:spacing w:before="60" w:after="60"/>
              <w:jc w:val="both"/>
            </w:pPr>
            <w:r>
              <w:t>String</w:t>
            </w:r>
          </w:p>
        </w:tc>
        <w:tc>
          <w:tcPr>
            <w:tcW w:w="5220" w:type="dxa"/>
            <w:vAlign w:val="center"/>
          </w:tcPr>
          <w:p w14:paraId="5AEB2068" w14:textId="77777777" w:rsidR="00417588" w:rsidRDefault="00417588" w:rsidP="00C253D1">
            <w:pPr>
              <w:spacing w:before="60" w:after="60"/>
              <w:jc w:val="both"/>
            </w:pPr>
            <w:r>
              <w:t>Metric name</w:t>
            </w:r>
          </w:p>
        </w:tc>
      </w:tr>
      <w:tr w:rsidR="00417588" w14:paraId="1DAE1A70" w14:textId="77777777" w:rsidTr="00417588">
        <w:tc>
          <w:tcPr>
            <w:tcW w:w="1345" w:type="dxa"/>
            <w:vAlign w:val="center"/>
          </w:tcPr>
          <w:p w14:paraId="062C3891" w14:textId="77777777" w:rsidR="00417588" w:rsidRDefault="00417588" w:rsidP="00C253D1">
            <w:pPr>
              <w:spacing w:before="60" w:after="60"/>
              <w:jc w:val="both"/>
            </w:pPr>
            <w:r>
              <w:t>dataType</w:t>
            </w:r>
          </w:p>
        </w:tc>
        <w:tc>
          <w:tcPr>
            <w:tcW w:w="1350" w:type="dxa"/>
            <w:vAlign w:val="center"/>
          </w:tcPr>
          <w:p w14:paraId="6982C9D2" w14:textId="77777777" w:rsidR="00417588" w:rsidRDefault="00417588" w:rsidP="00C253D1">
            <w:pPr>
              <w:spacing w:before="60" w:after="60"/>
              <w:jc w:val="both"/>
            </w:pPr>
            <w:r>
              <w:t>String</w:t>
            </w:r>
          </w:p>
        </w:tc>
        <w:tc>
          <w:tcPr>
            <w:tcW w:w="5220" w:type="dxa"/>
            <w:vAlign w:val="center"/>
          </w:tcPr>
          <w:p w14:paraId="59857180" w14:textId="77777777" w:rsidR="00417588" w:rsidRDefault="00417588" w:rsidP="00C253D1">
            <w:pPr>
              <w:spacing w:before="60" w:after="60"/>
              <w:jc w:val="both"/>
            </w:pPr>
            <w:r>
              <w:t>Datatype of the metric. Allowed values:</w:t>
            </w:r>
          </w:p>
          <w:p w14:paraId="6F603123" w14:textId="77777777" w:rsidR="00417588" w:rsidRDefault="00417588" w:rsidP="0075634F">
            <w:pPr>
              <w:pStyle w:val="ListParagraph"/>
              <w:numPr>
                <w:ilvl w:val="0"/>
                <w:numId w:val="45"/>
              </w:numPr>
              <w:spacing w:before="60" w:after="60"/>
              <w:jc w:val="both"/>
            </w:pPr>
            <w:r>
              <w:t>Boolean</w:t>
            </w:r>
          </w:p>
          <w:p w14:paraId="5849EC4C" w14:textId="77777777" w:rsidR="00417588" w:rsidRDefault="00417588" w:rsidP="0075634F">
            <w:pPr>
              <w:pStyle w:val="ListParagraph"/>
              <w:numPr>
                <w:ilvl w:val="0"/>
                <w:numId w:val="45"/>
              </w:numPr>
              <w:spacing w:before="60" w:after="60"/>
              <w:jc w:val="both"/>
            </w:pPr>
            <w:r>
              <w:t>UInt8</w:t>
            </w:r>
          </w:p>
          <w:p w14:paraId="26FAFEB2" w14:textId="77777777" w:rsidR="00417588" w:rsidRDefault="00417588" w:rsidP="0075634F">
            <w:pPr>
              <w:pStyle w:val="ListParagraph"/>
              <w:numPr>
                <w:ilvl w:val="0"/>
                <w:numId w:val="45"/>
              </w:numPr>
              <w:spacing w:before="60" w:after="60"/>
              <w:jc w:val="both"/>
            </w:pPr>
            <w:r>
              <w:t>UInt16</w:t>
            </w:r>
          </w:p>
          <w:p w14:paraId="0609B966" w14:textId="77777777" w:rsidR="00417588" w:rsidRDefault="00417588" w:rsidP="0075634F">
            <w:pPr>
              <w:pStyle w:val="ListParagraph"/>
              <w:numPr>
                <w:ilvl w:val="0"/>
                <w:numId w:val="45"/>
              </w:numPr>
              <w:spacing w:before="60" w:after="60"/>
              <w:jc w:val="both"/>
            </w:pPr>
            <w:r>
              <w:t>UInt32</w:t>
            </w:r>
          </w:p>
          <w:p w14:paraId="3E1A4383" w14:textId="77777777" w:rsidR="00417588" w:rsidRDefault="00417588" w:rsidP="0075634F">
            <w:pPr>
              <w:pStyle w:val="ListParagraph"/>
              <w:numPr>
                <w:ilvl w:val="0"/>
                <w:numId w:val="45"/>
              </w:numPr>
              <w:spacing w:before="60" w:after="60"/>
              <w:jc w:val="both"/>
            </w:pPr>
            <w:r>
              <w:t>UInt64</w:t>
            </w:r>
          </w:p>
          <w:p w14:paraId="109CE10B" w14:textId="77777777" w:rsidR="00417588" w:rsidRDefault="00417588" w:rsidP="0075634F">
            <w:pPr>
              <w:pStyle w:val="ListParagraph"/>
              <w:numPr>
                <w:ilvl w:val="0"/>
                <w:numId w:val="45"/>
              </w:numPr>
              <w:spacing w:before="60" w:after="60"/>
              <w:jc w:val="both"/>
            </w:pPr>
            <w:r>
              <w:t>Int8</w:t>
            </w:r>
          </w:p>
          <w:p w14:paraId="6D721E69" w14:textId="77777777" w:rsidR="00417588" w:rsidRDefault="00417588" w:rsidP="0075634F">
            <w:pPr>
              <w:pStyle w:val="ListParagraph"/>
              <w:numPr>
                <w:ilvl w:val="0"/>
                <w:numId w:val="45"/>
              </w:numPr>
              <w:spacing w:before="60" w:after="60"/>
              <w:jc w:val="both"/>
            </w:pPr>
            <w:r>
              <w:t>Int16</w:t>
            </w:r>
          </w:p>
          <w:p w14:paraId="4E05A3EB" w14:textId="77777777" w:rsidR="00417588" w:rsidRDefault="00417588" w:rsidP="0075634F">
            <w:pPr>
              <w:pStyle w:val="ListParagraph"/>
              <w:numPr>
                <w:ilvl w:val="0"/>
                <w:numId w:val="45"/>
              </w:numPr>
              <w:spacing w:before="60" w:after="60"/>
              <w:jc w:val="both"/>
            </w:pPr>
            <w:r>
              <w:t>Int32</w:t>
            </w:r>
          </w:p>
          <w:p w14:paraId="496E5F4A" w14:textId="77777777" w:rsidR="00417588" w:rsidRDefault="00417588" w:rsidP="0075634F">
            <w:pPr>
              <w:pStyle w:val="ListParagraph"/>
              <w:numPr>
                <w:ilvl w:val="0"/>
                <w:numId w:val="45"/>
              </w:numPr>
              <w:spacing w:before="60" w:after="60"/>
              <w:jc w:val="both"/>
            </w:pPr>
            <w:r>
              <w:t>Int64</w:t>
            </w:r>
          </w:p>
          <w:p w14:paraId="2A4A6975" w14:textId="77777777" w:rsidR="00417588" w:rsidRDefault="00417588" w:rsidP="0075634F">
            <w:pPr>
              <w:pStyle w:val="ListParagraph"/>
              <w:numPr>
                <w:ilvl w:val="0"/>
                <w:numId w:val="45"/>
              </w:numPr>
              <w:spacing w:before="60" w:after="60"/>
              <w:jc w:val="both"/>
            </w:pPr>
            <w:r>
              <w:t>Float</w:t>
            </w:r>
          </w:p>
          <w:p w14:paraId="03BC839A" w14:textId="77777777" w:rsidR="00417588" w:rsidRDefault="00417588" w:rsidP="0075634F">
            <w:pPr>
              <w:pStyle w:val="ListParagraph"/>
              <w:numPr>
                <w:ilvl w:val="0"/>
                <w:numId w:val="45"/>
              </w:numPr>
              <w:spacing w:before="60" w:after="60"/>
              <w:jc w:val="both"/>
            </w:pPr>
            <w:r>
              <w:t>Double</w:t>
            </w:r>
          </w:p>
          <w:p w14:paraId="7211531B" w14:textId="77777777" w:rsidR="00417588" w:rsidRDefault="00417588" w:rsidP="0075634F">
            <w:pPr>
              <w:pStyle w:val="ListParagraph"/>
              <w:numPr>
                <w:ilvl w:val="0"/>
                <w:numId w:val="45"/>
              </w:numPr>
              <w:spacing w:before="60" w:after="60"/>
              <w:jc w:val="both"/>
            </w:pPr>
            <w:r>
              <w:t>String</w:t>
            </w:r>
          </w:p>
        </w:tc>
      </w:tr>
      <w:tr w:rsidR="00417588" w14:paraId="212A8852" w14:textId="77777777" w:rsidTr="00417588">
        <w:tc>
          <w:tcPr>
            <w:tcW w:w="1345" w:type="dxa"/>
            <w:vAlign w:val="center"/>
          </w:tcPr>
          <w:p w14:paraId="3B38F642" w14:textId="77777777" w:rsidR="00417588" w:rsidRDefault="00417588" w:rsidP="00C253D1">
            <w:pPr>
              <w:spacing w:before="60" w:after="60"/>
              <w:jc w:val="both"/>
            </w:pPr>
            <w:r>
              <w:t>value</w:t>
            </w:r>
          </w:p>
        </w:tc>
        <w:tc>
          <w:tcPr>
            <w:tcW w:w="1350" w:type="dxa"/>
            <w:vAlign w:val="center"/>
          </w:tcPr>
          <w:p w14:paraId="134C04F7" w14:textId="77777777" w:rsidR="00417588" w:rsidRDefault="00417588" w:rsidP="00C253D1">
            <w:pPr>
              <w:spacing w:before="60" w:after="60"/>
              <w:jc w:val="both"/>
            </w:pPr>
            <w:r>
              <w:t>As per dataType</w:t>
            </w:r>
          </w:p>
        </w:tc>
        <w:tc>
          <w:tcPr>
            <w:tcW w:w="5220" w:type="dxa"/>
            <w:vAlign w:val="center"/>
          </w:tcPr>
          <w:p w14:paraId="66673A0A" w14:textId="77777777" w:rsidR="00417588" w:rsidRDefault="00417588" w:rsidP="00C253D1">
            <w:pPr>
              <w:spacing w:before="60" w:after="60"/>
              <w:jc w:val="both"/>
            </w:pPr>
            <w:r>
              <w:t>Value of a metric as per dataType defined above</w:t>
            </w:r>
          </w:p>
        </w:tc>
      </w:tr>
      <w:tr w:rsidR="00417588" w14:paraId="3C23C2C9" w14:textId="77777777" w:rsidTr="00417588">
        <w:tc>
          <w:tcPr>
            <w:tcW w:w="1345" w:type="dxa"/>
            <w:vAlign w:val="center"/>
          </w:tcPr>
          <w:p w14:paraId="77BC80D6" w14:textId="77777777" w:rsidR="00417588" w:rsidRDefault="00417588" w:rsidP="00C253D1">
            <w:pPr>
              <w:spacing w:before="60" w:after="60"/>
              <w:jc w:val="both"/>
            </w:pPr>
            <w:r>
              <w:t>timestamp</w:t>
            </w:r>
          </w:p>
        </w:tc>
        <w:tc>
          <w:tcPr>
            <w:tcW w:w="1350" w:type="dxa"/>
            <w:vAlign w:val="center"/>
          </w:tcPr>
          <w:p w14:paraId="15A783C9" w14:textId="77777777" w:rsidR="00417588" w:rsidRDefault="00417588" w:rsidP="00C253D1">
            <w:pPr>
              <w:spacing w:before="60" w:after="60"/>
              <w:jc w:val="both"/>
            </w:pPr>
            <w:r>
              <w:t>UInt64</w:t>
            </w:r>
          </w:p>
        </w:tc>
        <w:tc>
          <w:tcPr>
            <w:tcW w:w="5220" w:type="dxa"/>
            <w:vAlign w:val="center"/>
          </w:tcPr>
          <w:p w14:paraId="56777B2D" w14:textId="77777777" w:rsidR="00417588" w:rsidRDefault="00417588" w:rsidP="00C253D1">
            <w:pPr>
              <w:spacing w:before="60" w:after="60"/>
              <w:jc w:val="both"/>
            </w:pPr>
            <w:r>
              <w:t>Time the message was transmitted.</w:t>
            </w:r>
          </w:p>
          <w:p w14:paraId="27651BC9" w14:textId="77777777" w:rsidR="00417588" w:rsidRDefault="00417588" w:rsidP="00C253D1">
            <w:pPr>
              <w:spacing w:before="60" w:after="60"/>
              <w:jc w:val="both"/>
            </w:pPr>
            <w:r>
              <w:t>(UNIX, UTC, Milliseconds)</w:t>
            </w:r>
            <w:r w:rsidR="009F1F8C">
              <w:t>.</w:t>
            </w:r>
          </w:p>
          <w:p w14:paraId="40BD604A" w14:textId="7700A4FC" w:rsidR="009F1F8C" w:rsidRDefault="009F1F8C" w:rsidP="00C253D1">
            <w:pPr>
              <w:spacing w:before="60" w:after="60"/>
              <w:jc w:val="both"/>
            </w:pPr>
            <w:r>
              <w:t xml:space="preserve">This is an optional field. If not provided, then system will assign a timestamp while publishing a corresponding </w:t>
            </w:r>
            <w:r>
              <w:lastRenderedPageBreak/>
              <w:t>SparkPlug message to SCADA Master. If this value is present, then it will be used in SparkPlug message.</w:t>
            </w:r>
          </w:p>
        </w:tc>
      </w:tr>
    </w:tbl>
    <w:p w14:paraId="42F472EF" w14:textId="77777777" w:rsidR="00417588" w:rsidRDefault="00417588" w:rsidP="00C253D1">
      <w:pPr>
        <w:pStyle w:val="Body"/>
        <w:jc w:val="both"/>
      </w:pPr>
      <w:r>
        <w:lastRenderedPageBreak/>
        <w:t xml:space="preserve">Example: </w:t>
      </w:r>
    </w:p>
    <w:p w14:paraId="36EA1377"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CF99180"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"metrics": [</w:t>
      </w:r>
    </w:p>
    <w:p w14:paraId="1D4FAA1A"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143D6FAE"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"Properties/Version",</w:t>
      </w:r>
    </w:p>
    <w:p w14:paraId="13F21D96"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4A65BFE2"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"2.0.0.1",</w:t>
      </w:r>
    </w:p>
    <w:p w14:paraId="3C7F2A60"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75898694"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37FCD693"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79C09426"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w:t>
      </w:r>
      <w:r>
        <w:rPr>
          <w:rFonts w:ascii="Courier New" w:eastAsiaTheme="minorEastAsia" w:hAnsi="Courier New" w:cs="Courier New"/>
          <w:bCs/>
        </w:rPr>
        <w:t>RTU_Time</w:t>
      </w:r>
      <w:r w:rsidRPr="00FF7265">
        <w:rPr>
          <w:rFonts w:ascii="Courier New" w:eastAsiaTheme="minorEastAsia" w:hAnsi="Courier New" w:cs="Courier New"/>
          <w:bCs/>
        </w:rPr>
        <w:t>",</w:t>
      </w:r>
    </w:p>
    <w:p w14:paraId="6C007255"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682F22E2"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w:t>
      </w:r>
      <w:r>
        <w:rPr>
          <w:rFonts w:ascii="Courier New" w:eastAsiaTheme="minorEastAsia" w:hAnsi="Courier New" w:cs="Courier New"/>
          <w:bCs/>
        </w:rPr>
        <w:t>1234</w:t>
      </w:r>
      <w:r w:rsidRPr="00FF7265">
        <w:rPr>
          <w:rFonts w:ascii="Courier New" w:eastAsiaTheme="minorEastAsia" w:hAnsi="Courier New" w:cs="Courier New"/>
          <w:bCs/>
        </w:rPr>
        <w:t>",</w:t>
      </w:r>
    </w:p>
    <w:p w14:paraId="735A299D" w14:textId="77777777" w:rsidR="00417588" w:rsidRPr="00FF7265"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64FB735B" w14:textId="77777777" w:rsidR="00417588" w:rsidRDefault="00417588"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1D8545B3" w14:textId="77777777" w:rsidR="00417588" w:rsidRPr="00FF7265" w:rsidRDefault="00417588" w:rsidP="00C253D1">
      <w:pPr>
        <w:pStyle w:val="ListParagraph"/>
        <w:spacing w:before="0"/>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1CCF9D20" w14:textId="77777777" w:rsidR="00417588" w:rsidRDefault="00417588" w:rsidP="00C253D1">
      <w:pPr>
        <w:pStyle w:val="Body"/>
        <w:spacing w:before="0"/>
        <w:ind w:left="1032" w:firstLine="360"/>
        <w:jc w:val="both"/>
      </w:pPr>
      <w:r w:rsidRPr="00FF7265">
        <w:rPr>
          <w:rFonts w:ascii="Courier New" w:eastAsiaTheme="minorEastAsia" w:hAnsi="Courier New" w:cs="Courier New"/>
          <w:bCs/>
        </w:rPr>
        <w:t>}</w:t>
      </w:r>
    </w:p>
    <w:p w14:paraId="63CB97D5" w14:textId="77777777" w:rsidR="00417588" w:rsidRDefault="00417588" w:rsidP="00C253D1">
      <w:pPr>
        <w:pStyle w:val="Body"/>
        <w:jc w:val="both"/>
      </w:pPr>
      <w:r>
        <w:t>Data Flow:</w:t>
      </w:r>
    </w:p>
    <w:p w14:paraId="148CC3F6" w14:textId="5462E1E0" w:rsidR="00417588" w:rsidRDefault="00417588" w:rsidP="00C253D1">
      <w:pPr>
        <w:pStyle w:val="Body"/>
        <w:jc w:val="both"/>
      </w:pPr>
      <w:r>
        <w:t xml:space="preserve">This message is published by App over MQTT broker and subscribed by SCADA-RTU. This message provides information about all </w:t>
      </w:r>
      <w:r w:rsidR="00803369">
        <w:t xml:space="preserve">changed </w:t>
      </w:r>
      <w:r>
        <w:t>metrics related to a SUBCLASS</w:t>
      </w:r>
      <w:r w:rsidR="00803369">
        <w:t>.</w:t>
      </w:r>
      <w:r>
        <w:t xml:space="preserve"> </w:t>
      </w:r>
    </w:p>
    <w:p w14:paraId="77467853" w14:textId="0B03A76F" w:rsidR="00417588" w:rsidRDefault="00417588" w:rsidP="00C253D1">
      <w:pPr>
        <w:pStyle w:val="Body"/>
        <w:jc w:val="both"/>
      </w:pPr>
      <w:r>
        <w:t>SCADA-RTU publishes a D</w:t>
      </w:r>
      <w:r w:rsidR="00803369">
        <w:t>DATA</w:t>
      </w:r>
      <w:r>
        <w:t xml:space="preserve"> message to SCADA Master if </w:t>
      </w:r>
      <w:r w:rsidR="00803369">
        <w:t xml:space="preserve">value of any of “known </w:t>
      </w:r>
      <w:r>
        <w:t>metrics</w:t>
      </w:r>
      <w:r w:rsidR="00803369">
        <w:t>”</w:t>
      </w:r>
      <w:r>
        <w:t xml:space="preserve"> is changed</w:t>
      </w:r>
      <w:r w:rsidR="00803369">
        <w:t xml:space="preserve"> compared to last known value from a BIRTH or DATA message</w:t>
      </w:r>
      <w:r>
        <w:t>.</w:t>
      </w:r>
    </w:p>
    <w:p w14:paraId="5ECEEB86" w14:textId="649E592C" w:rsidR="00417588" w:rsidRDefault="00417588" w:rsidP="00C253D1">
      <w:pPr>
        <w:pStyle w:val="Body"/>
        <w:jc w:val="both"/>
      </w:pPr>
      <w:r>
        <w:t xml:space="preserve">Note: </w:t>
      </w:r>
      <w:r w:rsidR="00803369">
        <w:t>A “known metric” is one which was reported in BIRTH message. The name and datatype for a “known metric” in DATA message and BIRTH message shall match.</w:t>
      </w:r>
    </w:p>
    <w:p w14:paraId="61176CF0" w14:textId="1CC57117" w:rsidR="00803369" w:rsidRDefault="00803369" w:rsidP="00803369">
      <w:pPr>
        <w:pStyle w:val="Heading3"/>
      </w:pPr>
      <w:bookmarkStart w:id="87" w:name="_Toc59562028"/>
      <w:r>
        <w:t>App Message - CMD</w:t>
      </w:r>
      <w:bookmarkEnd w:id="87"/>
    </w:p>
    <w:p w14:paraId="5ABB1F75" w14:textId="442C0A12" w:rsidR="00803369" w:rsidRDefault="00803369" w:rsidP="00C253D1">
      <w:pPr>
        <w:pStyle w:val="Body"/>
        <w:jc w:val="both"/>
      </w:pPr>
      <w:r>
        <w:t xml:space="preserve">MQTT Topic: </w:t>
      </w:r>
      <w:r>
        <w:rPr>
          <w:rFonts w:ascii="Courier New" w:hAnsi="Courier New" w:cs="Courier New"/>
        </w:rPr>
        <w:t>CMD</w:t>
      </w:r>
      <w:r w:rsidRPr="0098185F">
        <w:rPr>
          <w:rFonts w:ascii="Courier New" w:hAnsi="Courier New" w:cs="Courier New"/>
        </w:rPr>
        <w:t>/APPID/SUBCLASS</w:t>
      </w:r>
    </w:p>
    <w:p w14:paraId="57B2B766" w14:textId="77777777" w:rsidR="00803369" w:rsidRDefault="00803369" w:rsidP="00C253D1">
      <w:pPr>
        <w:pStyle w:val="Body"/>
        <w:jc w:val="both"/>
      </w:pPr>
      <w:r>
        <w:t>Message format:</w:t>
      </w:r>
    </w:p>
    <w:p w14:paraId="7E32B378" w14:textId="77777777" w:rsidR="00803369" w:rsidRDefault="00803369"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803369" w14:paraId="7DD05793" w14:textId="77777777" w:rsidTr="006C2124">
        <w:tc>
          <w:tcPr>
            <w:tcW w:w="1345" w:type="dxa"/>
            <w:vAlign w:val="center"/>
          </w:tcPr>
          <w:p w14:paraId="7A1C069D" w14:textId="77777777" w:rsidR="00803369" w:rsidRPr="00490C5E" w:rsidRDefault="00803369" w:rsidP="00C253D1">
            <w:pPr>
              <w:spacing w:before="60" w:after="60"/>
              <w:jc w:val="both"/>
              <w:rPr>
                <w:b/>
                <w:bCs/>
              </w:rPr>
            </w:pPr>
            <w:r>
              <w:rPr>
                <w:b/>
                <w:bCs/>
              </w:rPr>
              <w:t>Field Name</w:t>
            </w:r>
          </w:p>
        </w:tc>
        <w:tc>
          <w:tcPr>
            <w:tcW w:w="1350" w:type="dxa"/>
            <w:vAlign w:val="center"/>
          </w:tcPr>
          <w:p w14:paraId="2036B756" w14:textId="77777777" w:rsidR="00803369" w:rsidRPr="00490C5E" w:rsidRDefault="00803369" w:rsidP="00C253D1">
            <w:pPr>
              <w:spacing w:before="60" w:after="60"/>
              <w:jc w:val="both"/>
              <w:rPr>
                <w:b/>
                <w:bCs/>
              </w:rPr>
            </w:pPr>
            <w:r>
              <w:rPr>
                <w:b/>
                <w:bCs/>
              </w:rPr>
              <w:t>Datatype</w:t>
            </w:r>
          </w:p>
        </w:tc>
        <w:tc>
          <w:tcPr>
            <w:tcW w:w="5220" w:type="dxa"/>
            <w:vAlign w:val="center"/>
          </w:tcPr>
          <w:p w14:paraId="6E243349" w14:textId="77777777" w:rsidR="00803369" w:rsidRPr="00490C5E" w:rsidRDefault="00803369" w:rsidP="00C253D1">
            <w:pPr>
              <w:spacing w:before="60" w:after="60"/>
              <w:jc w:val="both"/>
              <w:rPr>
                <w:b/>
                <w:bCs/>
              </w:rPr>
            </w:pPr>
            <w:r>
              <w:rPr>
                <w:b/>
                <w:bCs/>
              </w:rPr>
              <w:t>Description</w:t>
            </w:r>
          </w:p>
        </w:tc>
      </w:tr>
      <w:tr w:rsidR="00803369" w14:paraId="3CA79CBB" w14:textId="77777777" w:rsidTr="006C2124">
        <w:tc>
          <w:tcPr>
            <w:tcW w:w="1345" w:type="dxa"/>
            <w:vAlign w:val="center"/>
          </w:tcPr>
          <w:p w14:paraId="3CBC9D83" w14:textId="77777777" w:rsidR="00803369" w:rsidRDefault="00803369" w:rsidP="00C253D1">
            <w:pPr>
              <w:spacing w:before="60" w:after="60"/>
              <w:jc w:val="both"/>
            </w:pPr>
            <w:r>
              <w:t>name</w:t>
            </w:r>
          </w:p>
        </w:tc>
        <w:tc>
          <w:tcPr>
            <w:tcW w:w="1350" w:type="dxa"/>
            <w:vAlign w:val="center"/>
          </w:tcPr>
          <w:p w14:paraId="2AF36EDA" w14:textId="77777777" w:rsidR="00803369" w:rsidRDefault="00803369" w:rsidP="00C253D1">
            <w:pPr>
              <w:spacing w:before="60" w:after="60"/>
              <w:jc w:val="both"/>
            </w:pPr>
            <w:r>
              <w:t>String</w:t>
            </w:r>
          </w:p>
        </w:tc>
        <w:tc>
          <w:tcPr>
            <w:tcW w:w="5220" w:type="dxa"/>
            <w:vAlign w:val="center"/>
          </w:tcPr>
          <w:p w14:paraId="57F066E1" w14:textId="77777777" w:rsidR="00803369" w:rsidRDefault="00803369" w:rsidP="00C253D1">
            <w:pPr>
              <w:spacing w:before="60" w:after="60"/>
              <w:jc w:val="both"/>
            </w:pPr>
            <w:r>
              <w:t>Metric name</w:t>
            </w:r>
          </w:p>
        </w:tc>
      </w:tr>
      <w:tr w:rsidR="00803369" w14:paraId="25DEFB9E" w14:textId="77777777" w:rsidTr="006C2124">
        <w:tc>
          <w:tcPr>
            <w:tcW w:w="1345" w:type="dxa"/>
            <w:vAlign w:val="center"/>
          </w:tcPr>
          <w:p w14:paraId="0534875B" w14:textId="77777777" w:rsidR="00803369" w:rsidRDefault="00803369" w:rsidP="00C253D1">
            <w:pPr>
              <w:spacing w:before="60" w:after="60"/>
              <w:jc w:val="both"/>
            </w:pPr>
            <w:r>
              <w:t>dataType</w:t>
            </w:r>
          </w:p>
        </w:tc>
        <w:tc>
          <w:tcPr>
            <w:tcW w:w="1350" w:type="dxa"/>
            <w:vAlign w:val="center"/>
          </w:tcPr>
          <w:p w14:paraId="4B39643B" w14:textId="77777777" w:rsidR="00803369" w:rsidRDefault="00803369" w:rsidP="00C253D1">
            <w:pPr>
              <w:spacing w:before="60" w:after="60"/>
              <w:jc w:val="both"/>
            </w:pPr>
            <w:r>
              <w:t>String</w:t>
            </w:r>
          </w:p>
        </w:tc>
        <w:tc>
          <w:tcPr>
            <w:tcW w:w="5220" w:type="dxa"/>
            <w:vAlign w:val="center"/>
          </w:tcPr>
          <w:p w14:paraId="73C711C8" w14:textId="77777777" w:rsidR="00803369" w:rsidRDefault="00803369" w:rsidP="00C253D1">
            <w:pPr>
              <w:spacing w:before="60" w:after="60"/>
              <w:jc w:val="both"/>
            </w:pPr>
            <w:r>
              <w:t>Datatype of the metric. Allowed values:</w:t>
            </w:r>
          </w:p>
          <w:p w14:paraId="37022A81" w14:textId="77777777" w:rsidR="00803369" w:rsidRDefault="00803369" w:rsidP="0075634F">
            <w:pPr>
              <w:pStyle w:val="ListParagraph"/>
              <w:numPr>
                <w:ilvl w:val="0"/>
                <w:numId w:val="45"/>
              </w:numPr>
              <w:spacing w:before="60" w:after="60"/>
              <w:jc w:val="both"/>
            </w:pPr>
            <w:r>
              <w:t>Boolean</w:t>
            </w:r>
          </w:p>
          <w:p w14:paraId="692572A6" w14:textId="77777777" w:rsidR="00803369" w:rsidRDefault="00803369" w:rsidP="0075634F">
            <w:pPr>
              <w:pStyle w:val="ListParagraph"/>
              <w:numPr>
                <w:ilvl w:val="0"/>
                <w:numId w:val="45"/>
              </w:numPr>
              <w:spacing w:before="60" w:after="60"/>
              <w:jc w:val="both"/>
            </w:pPr>
            <w:r>
              <w:t>UInt8</w:t>
            </w:r>
          </w:p>
          <w:p w14:paraId="5CAC37B3" w14:textId="77777777" w:rsidR="00803369" w:rsidRDefault="00803369" w:rsidP="0075634F">
            <w:pPr>
              <w:pStyle w:val="ListParagraph"/>
              <w:numPr>
                <w:ilvl w:val="0"/>
                <w:numId w:val="45"/>
              </w:numPr>
              <w:spacing w:before="60" w:after="60"/>
              <w:jc w:val="both"/>
            </w:pPr>
            <w:r>
              <w:t>UInt16</w:t>
            </w:r>
          </w:p>
          <w:p w14:paraId="55E1AF5C" w14:textId="77777777" w:rsidR="00803369" w:rsidRDefault="00803369" w:rsidP="0075634F">
            <w:pPr>
              <w:pStyle w:val="ListParagraph"/>
              <w:numPr>
                <w:ilvl w:val="0"/>
                <w:numId w:val="45"/>
              </w:numPr>
              <w:spacing w:before="60" w:after="60"/>
              <w:jc w:val="both"/>
            </w:pPr>
            <w:r>
              <w:t>UInt32</w:t>
            </w:r>
          </w:p>
          <w:p w14:paraId="4E113463" w14:textId="77777777" w:rsidR="00803369" w:rsidRDefault="00803369" w:rsidP="0075634F">
            <w:pPr>
              <w:pStyle w:val="ListParagraph"/>
              <w:numPr>
                <w:ilvl w:val="0"/>
                <w:numId w:val="45"/>
              </w:numPr>
              <w:spacing w:before="60" w:after="60"/>
              <w:jc w:val="both"/>
            </w:pPr>
            <w:r>
              <w:t>UInt64</w:t>
            </w:r>
          </w:p>
          <w:p w14:paraId="05139D40" w14:textId="77777777" w:rsidR="00803369" w:rsidRDefault="00803369" w:rsidP="0075634F">
            <w:pPr>
              <w:pStyle w:val="ListParagraph"/>
              <w:numPr>
                <w:ilvl w:val="0"/>
                <w:numId w:val="45"/>
              </w:numPr>
              <w:spacing w:before="60" w:after="60"/>
              <w:jc w:val="both"/>
            </w:pPr>
            <w:r>
              <w:t>Int8</w:t>
            </w:r>
          </w:p>
          <w:p w14:paraId="5C844736" w14:textId="77777777" w:rsidR="00803369" w:rsidRDefault="00803369" w:rsidP="0075634F">
            <w:pPr>
              <w:pStyle w:val="ListParagraph"/>
              <w:numPr>
                <w:ilvl w:val="0"/>
                <w:numId w:val="45"/>
              </w:numPr>
              <w:spacing w:before="60" w:after="60"/>
              <w:jc w:val="both"/>
            </w:pPr>
            <w:r>
              <w:t>Int16</w:t>
            </w:r>
          </w:p>
          <w:p w14:paraId="59ACCDD7" w14:textId="77777777" w:rsidR="00803369" w:rsidRDefault="00803369" w:rsidP="0075634F">
            <w:pPr>
              <w:pStyle w:val="ListParagraph"/>
              <w:numPr>
                <w:ilvl w:val="0"/>
                <w:numId w:val="45"/>
              </w:numPr>
              <w:spacing w:before="60" w:after="60"/>
              <w:jc w:val="both"/>
            </w:pPr>
            <w:r>
              <w:lastRenderedPageBreak/>
              <w:t>Int32</w:t>
            </w:r>
          </w:p>
          <w:p w14:paraId="5561882C" w14:textId="77777777" w:rsidR="00803369" w:rsidRDefault="00803369" w:rsidP="0075634F">
            <w:pPr>
              <w:pStyle w:val="ListParagraph"/>
              <w:numPr>
                <w:ilvl w:val="0"/>
                <w:numId w:val="45"/>
              </w:numPr>
              <w:spacing w:before="60" w:after="60"/>
              <w:jc w:val="both"/>
            </w:pPr>
            <w:r>
              <w:t>Int64</w:t>
            </w:r>
          </w:p>
          <w:p w14:paraId="19B1DC60" w14:textId="77777777" w:rsidR="00803369" w:rsidRDefault="00803369" w:rsidP="0075634F">
            <w:pPr>
              <w:pStyle w:val="ListParagraph"/>
              <w:numPr>
                <w:ilvl w:val="0"/>
                <w:numId w:val="45"/>
              </w:numPr>
              <w:spacing w:before="60" w:after="60"/>
              <w:jc w:val="both"/>
            </w:pPr>
            <w:r>
              <w:t>Float</w:t>
            </w:r>
          </w:p>
          <w:p w14:paraId="576000ED" w14:textId="77777777" w:rsidR="00803369" w:rsidRDefault="00803369" w:rsidP="0075634F">
            <w:pPr>
              <w:pStyle w:val="ListParagraph"/>
              <w:numPr>
                <w:ilvl w:val="0"/>
                <w:numId w:val="45"/>
              </w:numPr>
              <w:spacing w:before="60" w:after="60"/>
              <w:jc w:val="both"/>
            </w:pPr>
            <w:r>
              <w:t>Double</w:t>
            </w:r>
          </w:p>
          <w:p w14:paraId="19106AD4" w14:textId="77777777" w:rsidR="00803369" w:rsidRDefault="00803369" w:rsidP="0075634F">
            <w:pPr>
              <w:pStyle w:val="ListParagraph"/>
              <w:numPr>
                <w:ilvl w:val="0"/>
                <w:numId w:val="45"/>
              </w:numPr>
              <w:spacing w:before="60" w:after="60"/>
              <w:jc w:val="both"/>
            </w:pPr>
            <w:r>
              <w:t>String</w:t>
            </w:r>
          </w:p>
        </w:tc>
      </w:tr>
      <w:tr w:rsidR="00803369" w14:paraId="0454201B" w14:textId="77777777" w:rsidTr="006C2124">
        <w:tc>
          <w:tcPr>
            <w:tcW w:w="1345" w:type="dxa"/>
            <w:vAlign w:val="center"/>
          </w:tcPr>
          <w:p w14:paraId="7667A381" w14:textId="77777777" w:rsidR="00803369" w:rsidRDefault="00803369" w:rsidP="00C253D1">
            <w:pPr>
              <w:spacing w:before="60" w:after="60"/>
              <w:jc w:val="both"/>
            </w:pPr>
            <w:r>
              <w:lastRenderedPageBreak/>
              <w:t>value</w:t>
            </w:r>
          </w:p>
        </w:tc>
        <w:tc>
          <w:tcPr>
            <w:tcW w:w="1350" w:type="dxa"/>
            <w:vAlign w:val="center"/>
          </w:tcPr>
          <w:p w14:paraId="00F8742B" w14:textId="77777777" w:rsidR="00803369" w:rsidRDefault="00803369" w:rsidP="00C253D1">
            <w:pPr>
              <w:spacing w:before="60" w:after="60"/>
              <w:jc w:val="both"/>
            </w:pPr>
            <w:r>
              <w:t>As per dataType</w:t>
            </w:r>
          </w:p>
        </w:tc>
        <w:tc>
          <w:tcPr>
            <w:tcW w:w="5220" w:type="dxa"/>
            <w:vAlign w:val="center"/>
          </w:tcPr>
          <w:p w14:paraId="568D431A" w14:textId="77777777" w:rsidR="00803369" w:rsidRDefault="00803369" w:rsidP="00C253D1">
            <w:pPr>
              <w:spacing w:before="60" w:after="60"/>
              <w:jc w:val="both"/>
            </w:pPr>
            <w:r>
              <w:t>Value of a metric as per dataType defined above</w:t>
            </w:r>
          </w:p>
        </w:tc>
      </w:tr>
      <w:tr w:rsidR="00803369" w14:paraId="50A526DC" w14:textId="77777777" w:rsidTr="006C2124">
        <w:tc>
          <w:tcPr>
            <w:tcW w:w="1345" w:type="dxa"/>
            <w:vAlign w:val="center"/>
          </w:tcPr>
          <w:p w14:paraId="2A605AB7" w14:textId="77777777" w:rsidR="00803369" w:rsidRDefault="00803369" w:rsidP="00C253D1">
            <w:pPr>
              <w:spacing w:before="60" w:after="60"/>
              <w:jc w:val="both"/>
            </w:pPr>
            <w:r>
              <w:t>timestamp</w:t>
            </w:r>
          </w:p>
        </w:tc>
        <w:tc>
          <w:tcPr>
            <w:tcW w:w="1350" w:type="dxa"/>
            <w:vAlign w:val="center"/>
          </w:tcPr>
          <w:p w14:paraId="4D84ED14" w14:textId="77777777" w:rsidR="00803369" w:rsidRDefault="00803369" w:rsidP="00C253D1">
            <w:pPr>
              <w:spacing w:before="60" w:after="60"/>
              <w:jc w:val="both"/>
            </w:pPr>
            <w:r>
              <w:t>UInt64</w:t>
            </w:r>
          </w:p>
        </w:tc>
        <w:tc>
          <w:tcPr>
            <w:tcW w:w="5220" w:type="dxa"/>
            <w:vAlign w:val="center"/>
          </w:tcPr>
          <w:p w14:paraId="7F8806DB" w14:textId="77777777" w:rsidR="00803369" w:rsidRDefault="00803369" w:rsidP="00C253D1">
            <w:pPr>
              <w:spacing w:before="60" w:after="60"/>
              <w:jc w:val="both"/>
            </w:pPr>
            <w:r>
              <w:t>Time the message was transmitted.</w:t>
            </w:r>
          </w:p>
          <w:p w14:paraId="73317030" w14:textId="77777777" w:rsidR="00803369" w:rsidRDefault="00803369" w:rsidP="00C253D1">
            <w:pPr>
              <w:spacing w:before="60" w:after="60"/>
              <w:jc w:val="both"/>
            </w:pPr>
            <w:r>
              <w:t>(UNIX, UTC, Milliseconds)</w:t>
            </w:r>
            <w:r w:rsidR="009F1F8C">
              <w:t>.</w:t>
            </w:r>
          </w:p>
          <w:p w14:paraId="207C03A9" w14:textId="5E6DB120"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6AD0B62A" w14:textId="77777777" w:rsidR="00803369" w:rsidRDefault="00803369" w:rsidP="00C253D1">
      <w:pPr>
        <w:pStyle w:val="Body"/>
        <w:jc w:val="both"/>
      </w:pPr>
      <w:r>
        <w:t xml:space="preserve">Example: </w:t>
      </w:r>
    </w:p>
    <w:p w14:paraId="63E946D7"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074FA15E"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"metrics": [</w:t>
      </w:r>
    </w:p>
    <w:p w14:paraId="14EE3EE9"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12F0271F"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"Properties/Version",</w:t>
      </w:r>
    </w:p>
    <w:p w14:paraId="221985C3"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482D57D7"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"2.0.0.1",</w:t>
      </w:r>
    </w:p>
    <w:p w14:paraId="0E8FB052"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396BEBC4"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7C409DF5"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55F8C573"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"name": "Properties/</w:t>
      </w:r>
      <w:r>
        <w:rPr>
          <w:rFonts w:ascii="Courier New" w:eastAsiaTheme="minorEastAsia" w:hAnsi="Courier New" w:cs="Courier New"/>
          <w:bCs/>
        </w:rPr>
        <w:t>RTU_Time</w:t>
      </w:r>
      <w:r w:rsidRPr="00FF7265">
        <w:rPr>
          <w:rFonts w:ascii="Courier New" w:eastAsiaTheme="minorEastAsia" w:hAnsi="Courier New" w:cs="Courier New"/>
          <w:bCs/>
        </w:rPr>
        <w:t>",</w:t>
      </w:r>
    </w:p>
    <w:p w14:paraId="43BBB9F3"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"dataType": "String",</w:t>
      </w:r>
    </w:p>
    <w:p w14:paraId="13D96BB5"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"value": "</w:t>
      </w:r>
      <w:r>
        <w:rPr>
          <w:rFonts w:ascii="Courier New" w:eastAsiaTheme="minorEastAsia" w:hAnsi="Courier New" w:cs="Courier New"/>
          <w:bCs/>
        </w:rPr>
        <w:t>1234</w:t>
      </w:r>
      <w:r w:rsidRPr="00FF7265">
        <w:rPr>
          <w:rFonts w:ascii="Courier New" w:eastAsiaTheme="minorEastAsia" w:hAnsi="Courier New" w:cs="Courier New"/>
          <w:bCs/>
        </w:rPr>
        <w:t>",</w:t>
      </w:r>
    </w:p>
    <w:p w14:paraId="1705BCB9"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5225C100" w14:textId="77777777" w:rsidR="00803369"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0D69F4E5" w14:textId="77777777" w:rsidR="00803369" w:rsidRPr="00FF7265" w:rsidRDefault="00803369" w:rsidP="00C253D1">
      <w:pPr>
        <w:pStyle w:val="ListParagraph"/>
        <w:spacing w:before="0"/>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34E4AB24" w14:textId="77777777" w:rsidR="00803369" w:rsidRDefault="00803369" w:rsidP="00C253D1">
      <w:pPr>
        <w:pStyle w:val="Body"/>
        <w:spacing w:before="0"/>
        <w:ind w:left="1032" w:firstLine="360"/>
        <w:jc w:val="both"/>
      </w:pPr>
      <w:r w:rsidRPr="00FF7265">
        <w:rPr>
          <w:rFonts w:ascii="Courier New" w:eastAsiaTheme="minorEastAsia" w:hAnsi="Courier New" w:cs="Courier New"/>
          <w:bCs/>
        </w:rPr>
        <w:t>}</w:t>
      </w:r>
    </w:p>
    <w:p w14:paraId="43865586" w14:textId="77777777" w:rsidR="00803369" w:rsidRDefault="00803369" w:rsidP="00C253D1">
      <w:pPr>
        <w:pStyle w:val="Body"/>
        <w:jc w:val="both"/>
      </w:pPr>
      <w:r>
        <w:t>Data Flow:</w:t>
      </w:r>
    </w:p>
    <w:p w14:paraId="138BE088" w14:textId="546A7440" w:rsidR="00803369" w:rsidRDefault="00803369" w:rsidP="00C253D1">
      <w:pPr>
        <w:pStyle w:val="Body"/>
        <w:jc w:val="both"/>
      </w:pPr>
      <w:r>
        <w:t xml:space="preserve">This message is published by </w:t>
      </w:r>
      <w:r w:rsidR="000529AF">
        <w:t>SCADA-RTU</w:t>
      </w:r>
      <w:r>
        <w:t xml:space="preserve"> over MQTT broker and subscribed by </w:t>
      </w:r>
      <w:r w:rsidR="000529AF">
        <w:t>App</w:t>
      </w:r>
      <w:r>
        <w:t xml:space="preserve">. This message provides information about </w:t>
      </w:r>
      <w:r w:rsidR="000529AF">
        <w:t>control command i.e. DCMD received from SCADA Master.</w:t>
      </w:r>
      <w:r>
        <w:t xml:space="preserve"> </w:t>
      </w:r>
    </w:p>
    <w:p w14:paraId="783175A1" w14:textId="11C3DC9C" w:rsidR="00803369" w:rsidRDefault="00803369" w:rsidP="00C253D1">
      <w:pPr>
        <w:pStyle w:val="Body"/>
        <w:jc w:val="both"/>
      </w:pPr>
      <w:r>
        <w:t xml:space="preserve">SCADA-RTU publishes a </w:t>
      </w:r>
      <w:r w:rsidR="000529AF">
        <w:t>CMD</w:t>
      </w:r>
      <w:r>
        <w:t xml:space="preserve"> message to </w:t>
      </w:r>
      <w:r w:rsidR="000529AF">
        <w:t xml:space="preserve">the App </w:t>
      </w:r>
      <w:r>
        <w:t xml:space="preserve">if </w:t>
      </w:r>
      <w:r w:rsidR="000529AF">
        <w:t xml:space="preserve">DCMD message is received for a known metric. </w:t>
      </w:r>
    </w:p>
    <w:p w14:paraId="5586A1C4" w14:textId="66577EBC" w:rsidR="00803369" w:rsidRDefault="00803369" w:rsidP="00C253D1">
      <w:pPr>
        <w:pStyle w:val="Body"/>
        <w:jc w:val="both"/>
      </w:pPr>
      <w:r>
        <w:t xml:space="preserve">Note: A “known metric” is one which was reported in BIRTH message. The name and datatype for a “known metric” in </w:t>
      </w:r>
      <w:r w:rsidR="000529AF">
        <w:t>DCMD</w:t>
      </w:r>
      <w:r>
        <w:t xml:space="preserve"> message and BIRTH message shall match.</w:t>
      </w:r>
    </w:p>
    <w:p w14:paraId="3C09DD31" w14:textId="6F5F27E6" w:rsidR="00803369" w:rsidRDefault="00803369" w:rsidP="00803369">
      <w:pPr>
        <w:pStyle w:val="Heading3"/>
      </w:pPr>
      <w:bookmarkStart w:id="88" w:name="_Toc59562029"/>
      <w:r>
        <w:t>App Message - DEATH</w:t>
      </w:r>
      <w:bookmarkEnd w:id="88"/>
    </w:p>
    <w:p w14:paraId="6177650F" w14:textId="63095E99" w:rsidR="00803369" w:rsidRDefault="00803369" w:rsidP="00C253D1">
      <w:pPr>
        <w:pStyle w:val="Body"/>
        <w:jc w:val="both"/>
      </w:pPr>
      <w:r>
        <w:t xml:space="preserve">MQTT Topic: </w:t>
      </w:r>
      <w:r>
        <w:rPr>
          <w:rFonts w:ascii="Courier New" w:hAnsi="Courier New" w:cs="Courier New"/>
        </w:rPr>
        <w:t>DEATH</w:t>
      </w:r>
      <w:r w:rsidRPr="0098185F">
        <w:rPr>
          <w:rFonts w:ascii="Courier New" w:hAnsi="Courier New" w:cs="Courier New"/>
        </w:rPr>
        <w:t>/APPID</w:t>
      </w:r>
    </w:p>
    <w:p w14:paraId="3C6CDC7F" w14:textId="77777777" w:rsidR="00803369" w:rsidRDefault="00803369" w:rsidP="00C253D1">
      <w:pPr>
        <w:pStyle w:val="Body"/>
        <w:jc w:val="both"/>
      </w:pPr>
      <w:r>
        <w:t>Message format:</w:t>
      </w:r>
    </w:p>
    <w:p w14:paraId="3753CB21" w14:textId="77777777" w:rsidR="00803369" w:rsidRDefault="00803369" w:rsidP="00C253D1">
      <w:pPr>
        <w:pStyle w:val="Body"/>
        <w:jc w:val="both"/>
      </w:pPr>
      <w:r>
        <w:lastRenderedPageBreak/>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803369" w14:paraId="33FF15C7" w14:textId="77777777" w:rsidTr="006C2124">
        <w:tc>
          <w:tcPr>
            <w:tcW w:w="1345" w:type="dxa"/>
            <w:vAlign w:val="center"/>
          </w:tcPr>
          <w:p w14:paraId="24A48669" w14:textId="77777777" w:rsidR="00803369" w:rsidRPr="00490C5E" w:rsidRDefault="00803369" w:rsidP="00C253D1">
            <w:pPr>
              <w:spacing w:before="60" w:after="60"/>
              <w:jc w:val="both"/>
              <w:rPr>
                <w:b/>
                <w:bCs/>
              </w:rPr>
            </w:pPr>
            <w:r>
              <w:rPr>
                <w:b/>
                <w:bCs/>
              </w:rPr>
              <w:t>Field Name</w:t>
            </w:r>
          </w:p>
        </w:tc>
        <w:tc>
          <w:tcPr>
            <w:tcW w:w="1350" w:type="dxa"/>
            <w:vAlign w:val="center"/>
          </w:tcPr>
          <w:p w14:paraId="56C52051" w14:textId="77777777" w:rsidR="00803369" w:rsidRPr="00490C5E" w:rsidRDefault="00803369" w:rsidP="00C253D1">
            <w:pPr>
              <w:spacing w:before="60" w:after="60"/>
              <w:jc w:val="both"/>
              <w:rPr>
                <w:b/>
                <w:bCs/>
              </w:rPr>
            </w:pPr>
            <w:r>
              <w:rPr>
                <w:b/>
                <w:bCs/>
              </w:rPr>
              <w:t>Datatype</w:t>
            </w:r>
          </w:p>
        </w:tc>
        <w:tc>
          <w:tcPr>
            <w:tcW w:w="5220" w:type="dxa"/>
            <w:vAlign w:val="center"/>
          </w:tcPr>
          <w:p w14:paraId="6375A9C7" w14:textId="77777777" w:rsidR="00803369" w:rsidRPr="00490C5E" w:rsidRDefault="00803369" w:rsidP="00C253D1">
            <w:pPr>
              <w:spacing w:before="60" w:after="60"/>
              <w:jc w:val="both"/>
              <w:rPr>
                <w:b/>
                <w:bCs/>
              </w:rPr>
            </w:pPr>
            <w:r>
              <w:rPr>
                <w:b/>
                <w:bCs/>
              </w:rPr>
              <w:t>Description</w:t>
            </w:r>
          </w:p>
        </w:tc>
      </w:tr>
      <w:tr w:rsidR="00803369" w14:paraId="24F5AFDE" w14:textId="77777777" w:rsidTr="006C2124">
        <w:tc>
          <w:tcPr>
            <w:tcW w:w="1345" w:type="dxa"/>
            <w:vAlign w:val="center"/>
          </w:tcPr>
          <w:p w14:paraId="5EEFD52F" w14:textId="77777777" w:rsidR="00803369" w:rsidRDefault="00803369" w:rsidP="00C253D1">
            <w:pPr>
              <w:spacing w:before="60" w:after="60"/>
              <w:jc w:val="both"/>
            </w:pPr>
            <w:r>
              <w:t>timestamp</w:t>
            </w:r>
          </w:p>
        </w:tc>
        <w:tc>
          <w:tcPr>
            <w:tcW w:w="1350" w:type="dxa"/>
            <w:vAlign w:val="center"/>
          </w:tcPr>
          <w:p w14:paraId="31D25A12" w14:textId="77777777" w:rsidR="00803369" w:rsidRDefault="00803369" w:rsidP="00C253D1">
            <w:pPr>
              <w:spacing w:before="60" w:after="60"/>
              <w:jc w:val="both"/>
            </w:pPr>
            <w:r>
              <w:t>UInt64</w:t>
            </w:r>
          </w:p>
        </w:tc>
        <w:tc>
          <w:tcPr>
            <w:tcW w:w="5220" w:type="dxa"/>
            <w:vAlign w:val="center"/>
          </w:tcPr>
          <w:p w14:paraId="6DD630E3" w14:textId="77777777" w:rsidR="00803369" w:rsidRDefault="00803369" w:rsidP="00C253D1">
            <w:pPr>
              <w:spacing w:before="60" w:after="60"/>
              <w:jc w:val="both"/>
            </w:pPr>
            <w:r>
              <w:t>Time the message was transmitted.</w:t>
            </w:r>
          </w:p>
          <w:p w14:paraId="4E2BBAF9" w14:textId="77777777" w:rsidR="00803369" w:rsidRDefault="00803369" w:rsidP="00C253D1">
            <w:pPr>
              <w:spacing w:before="60" w:after="60"/>
              <w:jc w:val="both"/>
            </w:pPr>
            <w:r>
              <w:t>(UNIX, UTC, Milliseconds)</w:t>
            </w:r>
            <w:r w:rsidR="009F1F8C">
              <w:t>.</w:t>
            </w:r>
          </w:p>
          <w:p w14:paraId="4D1E7830" w14:textId="3AA5DBC0"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006896BE" w14:textId="395F6B0C" w:rsidR="00803369" w:rsidRDefault="00803369" w:rsidP="00C253D1">
      <w:pPr>
        <w:pStyle w:val="Body"/>
        <w:jc w:val="both"/>
      </w:pPr>
      <w:r>
        <w:t xml:space="preserve">Example: </w:t>
      </w:r>
    </w:p>
    <w:p w14:paraId="476BA840"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09490D4" w14:textId="4C38D3C3"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0ABE25D2" w14:textId="0878FED4" w:rsidR="00803369" w:rsidRDefault="00803369" w:rsidP="00C253D1">
      <w:pPr>
        <w:pStyle w:val="ListParagraph"/>
        <w:ind w:left="1392"/>
        <w:jc w:val="both"/>
      </w:pPr>
      <w:r w:rsidRPr="00FF7265">
        <w:rPr>
          <w:rFonts w:ascii="Courier New" w:eastAsiaTheme="minorEastAsia" w:hAnsi="Courier New" w:cs="Courier New"/>
          <w:bCs/>
        </w:rPr>
        <w:t>}</w:t>
      </w:r>
    </w:p>
    <w:p w14:paraId="3BBDAEC0" w14:textId="77777777" w:rsidR="00803369" w:rsidRDefault="00803369" w:rsidP="00C253D1">
      <w:pPr>
        <w:pStyle w:val="Body"/>
        <w:jc w:val="both"/>
      </w:pPr>
      <w:r>
        <w:t>Data Flow:</w:t>
      </w:r>
    </w:p>
    <w:p w14:paraId="76E5BDD5" w14:textId="28C604C0" w:rsidR="00803369" w:rsidRDefault="00803369" w:rsidP="00C253D1">
      <w:pPr>
        <w:pStyle w:val="Body"/>
        <w:jc w:val="both"/>
      </w:pPr>
      <w:r>
        <w:t xml:space="preserve">When App’s connection with MQTT broker breaks then this message is published. </w:t>
      </w:r>
    </w:p>
    <w:p w14:paraId="66B09C86" w14:textId="548331EF" w:rsidR="00803369" w:rsidRDefault="00803369" w:rsidP="00C253D1">
      <w:pPr>
        <w:pStyle w:val="Body"/>
        <w:jc w:val="both"/>
      </w:pPr>
      <w:r>
        <w:t xml:space="preserve">SCADA-RTU publishes a DDEATH message to SCADA Master for all known SUBCLASS associated with the App. </w:t>
      </w:r>
    </w:p>
    <w:p w14:paraId="129E438C" w14:textId="77777777" w:rsidR="00F23ADD" w:rsidRDefault="00F23ADD" w:rsidP="00F23ADD">
      <w:pPr>
        <w:pStyle w:val="Heading3"/>
      </w:pPr>
      <w:bookmarkStart w:id="89" w:name="_Toc50359004"/>
      <w:bookmarkStart w:id="90" w:name="_Toc59562030"/>
      <w:r>
        <w:t>START_BIRTH_PROCESS</w:t>
      </w:r>
      <w:bookmarkEnd w:id="89"/>
      <w:bookmarkEnd w:id="90"/>
    </w:p>
    <w:p w14:paraId="5C920D47" w14:textId="77777777" w:rsidR="00F23ADD" w:rsidRDefault="00F23ADD" w:rsidP="00F23ADD">
      <w:pPr>
        <w:pStyle w:val="Body"/>
        <w:jc w:val="both"/>
      </w:pPr>
      <w:r>
        <w:t xml:space="preserve">MQTT Topic: </w:t>
      </w:r>
      <w:r>
        <w:rPr>
          <w:rFonts w:ascii="Courier New" w:hAnsi="Courier New" w:cs="Courier New"/>
        </w:rPr>
        <w:t>START_BIRTH_PROCESS</w:t>
      </w:r>
    </w:p>
    <w:p w14:paraId="6A143834" w14:textId="77777777" w:rsidR="00F23ADD" w:rsidRDefault="00F23ADD" w:rsidP="00F23ADD">
      <w:pPr>
        <w:pStyle w:val="Body"/>
        <w:jc w:val="both"/>
      </w:pPr>
      <w:r>
        <w:t>Message format:</w:t>
      </w:r>
    </w:p>
    <w:p w14:paraId="24BD13CF" w14:textId="77777777" w:rsidR="00F23ADD" w:rsidRDefault="00F23ADD" w:rsidP="00F23ADD">
      <w:pPr>
        <w:pStyle w:val="Body"/>
        <w:jc w:val="both"/>
      </w:pPr>
      <w:r>
        <w:t>It is an empty JSON format message:</w:t>
      </w:r>
    </w:p>
    <w:tbl>
      <w:tblPr>
        <w:tblStyle w:val="TableGrid"/>
        <w:tblW w:w="7915" w:type="dxa"/>
        <w:tblLook w:val="04A0" w:firstRow="1" w:lastRow="0" w:firstColumn="1" w:lastColumn="0" w:noHBand="0" w:noVBand="1"/>
      </w:tblPr>
      <w:tblGrid>
        <w:gridCol w:w="1345"/>
        <w:gridCol w:w="1350"/>
        <w:gridCol w:w="5220"/>
      </w:tblGrid>
      <w:tr w:rsidR="00F23ADD" w14:paraId="1EB0FE05" w14:textId="77777777" w:rsidTr="007F3550">
        <w:tc>
          <w:tcPr>
            <w:tcW w:w="1345" w:type="dxa"/>
            <w:vAlign w:val="center"/>
          </w:tcPr>
          <w:p w14:paraId="04ADBBC7" w14:textId="77777777" w:rsidR="00F23ADD" w:rsidRPr="00490C5E" w:rsidRDefault="00F23ADD" w:rsidP="007F3550">
            <w:pPr>
              <w:spacing w:before="60" w:after="60"/>
              <w:jc w:val="both"/>
              <w:rPr>
                <w:b/>
                <w:bCs/>
              </w:rPr>
            </w:pPr>
            <w:r>
              <w:rPr>
                <w:b/>
                <w:bCs/>
              </w:rPr>
              <w:t>Field Name</w:t>
            </w:r>
          </w:p>
        </w:tc>
        <w:tc>
          <w:tcPr>
            <w:tcW w:w="1350" w:type="dxa"/>
            <w:vAlign w:val="center"/>
          </w:tcPr>
          <w:p w14:paraId="18097106" w14:textId="77777777" w:rsidR="00F23ADD" w:rsidRPr="00490C5E" w:rsidRDefault="00F23ADD" w:rsidP="007F3550">
            <w:pPr>
              <w:spacing w:before="60" w:after="60"/>
              <w:jc w:val="both"/>
              <w:rPr>
                <w:b/>
                <w:bCs/>
              </w:rPr>
            </w:pPr>
            <w:r>
              <w:rPr>
                <w:b/>
                <w:bCs/>
              </w:rPr>
              <w:t>Datatype</w:t>
            </w:r>
          </w:p>
        </w:tc>
        <w:tc>
          <w:tcPr>
            <w:tcW w:w="5220" w:type="dxa"/>
            <w:vAlign w:val="center"/>
          </w:tcPr>
          <w:p w14:paraId="3D41C1B4" w14:textId="77777777" w:rsidR="00F23ADD" w:rsidRPr="00490C5E" w:rsidRDefault="00F23ADD" w:rsidP="007F3550">
            <w:pPr>
              <w:spacing w:before="60" w:after="60"/>
              <w:jc w:val="both"/>
              <w:rPr>
                <w:b/>
                <w:bCs/>
              </w:rPr>
            </w:pPr>
            <w:r>
              <w:rPr>
                <w:b/>
                <w:bCs/>
              </w:rPr>
              <w:t>Description</w:t>
            </w:r>
          </w:p>
        </w:tc>
      </w:tr>
    </w:tbl>
    <w:p w14:paraId="070DC150" w14:textId="77777777" w:rsidR="00F23ADD" w:rsidRDefault="00F23ADD" w:rsidP="00F23ADD">
      <w:pPr>
        <w:pStyle w:val="Body"/>
        <w:jc w:val="both"/>
      </w:pPr>
      <w:r>
        <w:t xml:space="preserve">Example: </w:t>
      </w:r>
    </w:p>
    <w:p w14:paraId="35BDD615"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ECAAA10"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4FEAF7C3" w14:textId="77777777" w:rsidR="00F23ADD" w:rsidRDefault="00F23ADD" w:rsidP="00F23ADD">
      <w:pPr>
        <w:pStyle w:val="Body"/>
        <w:spacing w:before="0"/>
        <w:ind w:left="1032" w:firstLine="360"/>
        <w:jc w:val="both"/>
      </w:pPr>
      <w:r w:rsidRPr="00FF7265">
        <w:rPr>
          <w:rFonts w:ascii="Courier New" w:eastAsiaTheme="minorEastAsia" w:hAnsi="Courier New" w:cs="Courier New"/>
          <w:bCs/>
        </w:rPr>
        <w:t>}</w:t>
      </w:r>
    </w:p>
    <w:p w14:paraId="042FC66A" w14:textId="77777777" w:rsidR="00F23ADD" w:rsidRDefault="00F23ADD" w:rsidP="00F23ADD">
      <w:pPr>
        <w:pStyle w:val="Body"/>
        <w:jc w:val="both"/>
      </w:pPr>
      <w:r>
        <w:t>Data Flow:</w:t>
      </w:r>
    </w:p>
    <w:p w14:paraId="37DB8A6E" w14:textId="77777777" w:rsidR="00F23ADD" w:rsidRDefault="00F23ADD" w:rsidP="00F23ADD">
      <w:pPr>
        <w:pStyle w:val="Body"/>
        <w:jc w:val="both"/>
      </w:pPr>
      <w:r>
        <w:t>This message is published by SCADA-RTU over MQTT broker and subscribed by App. This message tells the App to publish BIRTH messages for all SUBCLASS the App is having. The App shall publish BIRTH messages on receiving START_BIRTH_PROCESS message.</w:t>
      </w:r>
    </w:p>
    <w:p w14:paraId="164C3E45" w14:textId="7C5A6118" w:rsidR="00F23ADD" w:rsidRDefault="00F23ADD" w:rsidP="00F23ADD">
      <w:pPr>
        <w:pStyle w:val="Body"/>
        <w:jc w:val="both"/>
      </w:pPr>
      <w:r>
        <w:t>This message will be sent on restart of SCADA-RTU container or whenever SCADA-RTU container needs to refresh the data that it maintains for virtual devices.</w:t>
      </w:r>
    </w:p>
    <w:p w14:paraId="6FF5206B" w14:textId="0B1C06B9" w:rsidR="006C2124" w:rsidRDefault="006C2124" w:rsidP="006C2124">
      <w:pPr>
        <w:pStyle w:val="Heading2"/>
      </w:pPr>
      <w:bookmarkStart w:id="91" w:name="_Toc43457804"/>
      <w:bookmarkStart w:id="92" w:name="_Toc59562031"/>
      <w:r>
        <w:lastRenderedPageBreak/>
        <w:t>Modbus (real) device communication</w:t>
      </w:r>
      <w:bookmarkEnd w:id="92"/>
    </w:p>
    <w:p w14:paraId="45089DAD" w14:textId="108B5DF1" w:rsidR="006C2124" w:rsidRDefault="006C2124" w:rsidP="00C253D1">
      <w:pPr>
        <w:pStyle w:val="Body"/>
        <w:jc w:val="both"/>
      </w:pPr>
      <w:r>
        <w:t xml:space="preserve">Modbus devices present in network are reported to SCADA Master using SparkPlug mechanism. </w:t>
      </w:r>
    </w:p>
    <w:p w14:paraId="7695C126" w14:textId="77777777" w:rsidR="006C2124" w:rsidRDefault="006C2124" w:rsidP="00C253D1">
      <w:pPr>
        <w:pStyle w:val="Body"/>
        <w:jc w:val="both"/>
      </w:pPr>
      <w:r>
        <w:t>Apps and SCADA-RTU communicate over internal MQTT using above defined messages.</w:t>
      </w:r>
    </w:p>
    <w:p w14:paraId="6A1FBDB2" w14:textId="0483E368" w:rsidR="006C2124" w:rsidRDefault="006C2124" w:rsidP="006C2124">
      <w:pPr>
        <w:pStyle w:val="Heading3"/>
      </w:pPr>
      <w:bookmarkStart w:id="93" w:name="_Toc59562032"/>
      <w:r>
        <w:t>Support for DBIRTH</w:t>
      </w:r>
      <w:bookmarkEnd w:id="93"/>
    </w:p>
    <w:p w14:paraId="5EBD4F45" w14:textId="388E7FDA" w:rsidR="006C2124" w:rsidRDefault="006C2124" w:rsidP="00C253D1">
      <w:pPr>
        <w:pStyle w:val="Body"/>
        <w:jc w:val="both"/>
      </w:pPr>
      <w:r>
        <w:t xml:space="preserve">Data from device YML configuration files is used to form a DBIRTH message for real devices at the start of SCADA-RTU container. </w:t>
      </w:r>
      <w:r w:rsidR="003F133C">
        <w:t>One datapoint YML file corresponds to one SparkPlug template definition. One real Modbus device contains one metric of type SparkPlug template. The SparkPlug template in turn contains all other metrics which correspond to datapoints mentioned in datapoints-YML file.</w:t>
      </w:r>
    </w:p>
    <w:p w14:paraId="0AF7B2B8" w14:textId="480178C2" w:rsidR="006C2124" w:rsidRDefault="006C2124" w:rsidP="006C2124">
      <w:pPr>
        <w:pStyle w:val="Heading3"/>
      </w:pPr>
      <w:bookmarkStart w:id="94" w:name="_Toc59562033"/>
      <w:r>
        <w:t>Support for DDATA</w:t>
      </w:r>
      <w:bookmarkEnd w:id="94"/>
    </w:p>
    <w:p w14:paraId="3D8BE40C" w14:textId="172BB328" w:rsidR="006C2124" w:rsidRDefault="006C2124" w:rsidP="00C253D1">
      <w:pPr>
        <w:pStyle w:val="Body"/>
        <w:jc w:val="both"/>
      </w:pPr>
      <w:r>
        <w:t xml:space="preserve">Data from polling operation published by MQTT-Export over internal MQTT is used to determine a change in value of any of metrics associated with a real device. If a change </w:t>
      </w:r>
      <w:r w:rsidR="00511E39">
        <w:t>is</w:t>
      </w:r>
      <w:r>
        <w:t xml:space="preserve"> detected, a DDATA message is published by SCADA-RTU</w:t>
      </w:r>
      <w:r w:rsidR="00C253D1">
        <w:t>.</w:t>
      </w:r>
    </w:p>
    <w:p w14:paraId="4F8F03C9" w14:textId="4299C75D" w:rsidR="006C2124" w:rsidRDefault="006C2124" w:rsidP="006C2124">
      <w:pPr>
        <w:pStyle w:val="Heading3"/>
      </w:pPr>
      <w:bookmarkStart w:id="95" w:name="_Toc59562034"/>
      <w:r>
        <w:t>Support for DCMD</w:t>
      </w:r>
      <w:bookmarkEnd w:id="95"/>
    </w:p>
    <w:p w14:paraId="6B7F69FB" w14:textId="6808B812" w:rsidR="006C2124" w:rsidRDefault="006C2124" w:rsidP="00C253D1">
      <w:pPr>
        <w:pStyle w:val="Body"/>
        <w:jc w:val="both"/>
      </w:pPr>
      <w:r>
        <w:t xml:space="preserve">When a DCMD message is received from a SCADA Master for a real device for a </w:t>
      </w:r>
      <w:r w:rsidR="00511E39">
        <w:t>“</w:t>
      </w:r>
      <w:r>
        <w:t>known metric</w:t>
      </w:r>
      <w:r w:rsidR="00511E39">
        <w:t>”</w:t>
      </w:r>
      <w:r>
        <w:t>, then a</w:t>
      </w:r>
      <w:r w:rsidR="00511E39">
        <w:t xml:space="preserve">n on-demand write operation is initiated by SCAD-RTU and sent to MQTT-Export over internal MQTT. </w:t>
      </w:r>
      <w:r>
        <w:t xml:space="preserve"> </w:t>
      </w:r>
    </w:p>
    <w:p w14:paraId="3CAF6D77" w14:textId="77777777" w:rsidR="007B6D7D" w:rsidRDefault="00511E39" w:rsidP="00C253D1">
      <w:pPr>
        <w:pStyle w:val="Body"/>
        <w:jc w:val="both"/>
      </w:pPr>
      <w:r>
        <w:t>Note</w:t>
      </w:r>
      <w:r w:rsidR="007B6D7D">
        <w:t>s</w:t>
      </w:r>
      <w:r>
        <w:t xml:space="preserve">: </w:t>
      </w:r>
    </w:p>
    <w:p w14:paraId="318A7503" w14:textId="560AACCF" w:rsidR="00511E39" w:rsidRDefault="00511E39" w:rsidP="0075634F">
      <w:pPr>
        <w:pStyle w:val="Body"/>
        <w:numPr>
          <w:ilvl w:val="0"/>
          <w:numId w:val="47"/>
        </w:numPr>
        <w:jc w:val="both"/>
      </w:pPr>
      <w:r>
        <w:t>A “known metric” is one which is present in device YML configuration file. The name and datatype for a “known metric” in DCMD message and YML file shall match.</w:t>
      </w:r>
    </w:p>
    <w:p w14:paraId="72945C3C" w14:textId="125BFD86" w:rsidR="007B6D7D" w:rsidRDefault="007B6D7D" w:rsidP="0075634F">
      <w:pPr>
        <w:pStyle w:val="Body"/>
        <w:numPr>
          <w:ilvl w:val="0"/>
          <w:numId w:val="47"/>
        </w:numPr>
        <w:jc w:val="both"/>
      </w:pPr>
      <w:r>
        <w:t>A DCMD message can result in multiple on-demand write operations.</w:t>
      </w:r>
    </w:p>
    <w:p w14:paraId="602BEF56" w14:textId="7D0DD07F" w:rsidR="00FE35AF" w:rsidRDefault="00FE35AF" w:rsidP="00FE35AF">
      <w:pPr>
        <w:pStyle w:val="Heading3"/>
      </w:pPr>
      <w:bookmarkStart w:id="96" w:name="_Toc59562035"/>
      <w:r>
        <w:t>Support for DDEATH</w:t>
      </w:r>
      <w:bookmarkEnd w:id="96"/>
    </w:p>
    <w:p w14:paraId="10899C26" w14:textId="46B01FDE" w:rsidR="00FE35AF" w:rsidRDefault="00FE35AF" w:rsidP="00FE35AF">
      <w:pPr>
        <w:pStyle w:val="Body"/>
        <w:jc w:val="both"/>
      </w:pPr>
      <w:r>
        <w:t>Data from polling operation published by MQTT-Export over internal MQTT is used to determine whether a device is reachable or not</w:t>
      </w:r>
      <w:r w:rsidR="00B27CAB">
        <w:t>,</w:t>
      </w:r>
      <w:r>
        <w:t xml:space="preserve"> based on error_code. If </w:t>
      </w:r>
      <w:r w:rsidR="00B27CAB">
        <w:t>device unreachable error-code is found</w:t>
      </w:r>
      <w:r>
        <w:t>, a DD</w:t>
      </w:r>
      <w:r w:rsidR="00B27CAB">
        <w:t>EATH</w:t>
      </w:r>
      <w:r>
        <w:t xml:space="preserve"> message is published by SCADA-RTU.</w:t>
      </w:r>
      <w:r w:rsidR="00B27CAB">
        <w:t xml:space="preserve"> When correct values are found, a DBIRTH message is published.</w:t>
      </w:r>
    </w:p>
    <w:p w14:paraId="4753A5CF" w14:textId="77777777" w:rsidR="00FE35AF" w:rsidRDefault="00FE35AF" w:rsidP="00C7307D">
      <w:pPr>
        <w:pStyle w:val="Body"/>
        <w:jc w:val="both"/>
      </w:pPr>
    </w:p>
    <w:p w14:paraId="7EFA9C24" w14:textId="34392524" w:rsidR="00C73D82" w:rsidRDefault="00C73D82" w:rsidP="001E7A57">
      <w:pPr>
        <w:pStyle w:val="Heading2"/>
      </w:pPr>
      <w:bookmarkStart w:id="97" w:name="_Toc59562036"/>
      <w:r>
        <w:t>SparkPlug Messages</w:t>
      </w:r>
      <w:bookmarkEnd w:id="97"/>
    </w:p>
    <w:p w14:paraId="32268B4E" w14:textId="7E2555D0" w:rsidR="00C73D82" w:rsidRPr="00C73D82" w:rsidRDefault="00C73D82" w:rsidP="00C253D1">
      <w:pPr>
        <w:pStyle w:val="Body"/>
        <w:jc w:val="both"/>
      </w:pPr>
      <w:r>
        <w:t>Refer SparkPlug standard for more information.</w:t>
      </w:r>
    </w:p>
    <w:p w14:paraId="28A26272" w14:textId="75029427" w:rsidR="001E7A57" w:rsidRDefault="001E7A57" w:rsidP="00A940B1">
      <w:pPr>
        <w:pStyle w:val="Heading3"/>
      </w:pPr>
      <w:bookmarkStart w:id="98" w:name="_Toc59562037"/>
      <w:r>
        <w:lastRenderedPageBreak/>
        <w:t>NBIRTH Message</w:t>
      </w:r>
      <w:bookmarkEnd w:id="91"/>
      <w:bookmarkEnd w:id="98"/>
    </w:p>
    <w:p w14:paraId="78A78847" w14:textId="77777777" w:rsidR="001E7A57" w:rsidRDefault="001E7A57" w:rsidP="00C253D1">
      <w:pPr>
        <w:pStyle w:val="Body"/>
        <w:jc w:val="both"/>
      </w:pPr>
      <w:r>
        <w:t>NBIRTH is Node-Birth.</w:t>
      </w:r>
    </w:p>
    <w:p w14:paraId="4E23F5F7" w14:textId="47094AC8" w:rsidR="001E7A57" w:rsidRDefault="001E7A57" w:rsidP="00C253D1">
      <w:pPr>
        <w:pStyle w:val="Body"/>
        <w:jc w:val="both"/>
      </w:pPr>
      <w:r>
        <w:t>On start-up, SCADA-RTU module publishes this message over MQTT broker. The message is published in SparkPlug encoded format.</w:t>
      </w:r>
    </w:p>
    <w:p w14:paraId="4A86B911" w14:textId="1B71202B" w:rsidR="003F133C" w:rsidRDefault="003F133C" w:rsidP="00C253D1">
      <w:pPr>
        <w:pStyle w:val="Body"/>
        <w:jc w:val="both"/>
      </w:pPr>
      <w:r>
        <w:t>For Modbus real device, one datapoint YML file corresponds to one SparkPlug template. These template definitions are sent in NBIRTH message. DBIRTH message for Modbus device specifies a particular SparkPlug template.</w:t>
      </w:r>
    </w:p>
    <w:p w14:paraId="549FED68" w14:textId="77777777" w:rsidR="001E7A57" w:rsidRDefault="001E7A57" w:rsidP="00C253D1">
      <w:pPr>
        <w:pStyle w:val="Body"/>
        <w:jc w:val="both"/>
      </w:pPr>
      <w:r>
        <w:t>Following are sample contents in simplified JSON format:</w:t>
      </w:r>
    </w:p>
    <w:p w14:paraId="020FFDDD" w14:textId="67A0A02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/NBIRTH/</w:t>
      </w:r>
      <w:r w:rsidR="00F3163C" w:rsidRPr="00F3163C">
        <w:rPr>
          <w:rFonts w:ascii="Courier New" w:hAnsi="Courier New" w:cs="Courier New"/>
        </w:rPr>
        <w:t>RBOX510</w:t>
      </w:r>
      <w:r w:rsidR="00F3163C">
        <w:rPr>
          <w:rFonts w:ascii="Courier New" w:hAnsi="Courier New" w:cs="Courier New"/>
        </w:rPr>
        <w:t>-00</w:t>
      </w:r>
    </w:p>
    <w:p w14:paraId="1B78C2C6" w14:textId="7AB0B467" w:rsidR="006563A7" w:rsidRDefault="001E7A57" w:rsidP="00C253D1">
      <w:pPr>
        <w:pStyle w:val="Body"/>
        <w:jc w:val="both"/>
      </w:pPr>
      <w:r>
        <w:t xml:space="preserve">Message: </w:t>
      </w:r>
    </w:p>
    <w:p w14:paraId="0D87CE9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E0D9C0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5B266C5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6C1806B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0C7BAD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"Name",</w:t>
      </w:r>
    </w:p>
    <w:p w14:paraId="39584BE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0B65EAB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5FEA2E9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"SCADA RTU"</w:t>
      </w:r>
    </w:p>
    <w:p w14:paraId="360B4FD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B01FEC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6973FA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"bdSeq",</w:t>
      </w:r>
    </w:p>
    <w:p w14:paraId="3371C8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2F185BE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"UInt64",</w:t>
      </w:r>
    </w:p>
    <w:p w14:paraId="5489AD2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40C509B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21262B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661A08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"iou_datapoints",</w:t>
      </w:r>
    </w:p>
    <w:p w14:paraId="1A59498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6E66366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6240F08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7057EAA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77D27F7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w:t>
      </w:r>
    </w:p>
    <w:p w14:paraId="6171781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true,</w:t>
      </w:r>
    </w:p>
    <w:p w14:paraId="5919AFB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4976449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932112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70C9A74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0323A7B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09E5C54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ECD748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3AFB6F8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5AF2E74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339EBEE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C0F257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1C1C6BB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095D3B8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58C0662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1CD3E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w:t>
      </w:r>
    </w:p>
    <w:p w14:paraId="34F9C2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6C9CC9D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5F916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FD67B1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"D2",</w:t>
      </w:r>
    </w:p>
    <w:p w14:paraId="723E3C1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5894F4E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65854AE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597E7E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6FA823D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2072EA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73A5DD2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D234EC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0E93230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3DB4B15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58044DF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82FE42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04FB9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2D84ADB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60931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9AF7FA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"parameters": [</w:t>
      </w:r>
    </w:p>
    <w:p w14:paraId="1CC2203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E5B787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"Protocol",</w:t>
      </w:r>
    </w:p>
    <w:p w14:paraId="7629187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"String",</w:t>
      </w:r>
    </w:p>
    <w:p w14:paraId="219C5FA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070E5C0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CECD0D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144AE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98968D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788B8E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32B69B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0,</w:t>
      </w:r>
    </w:p>
    <w:p w14:paraId="438350A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"uuid": "SCADA-RTU"</w:t>
      </w:r>
    </w:p>
    <w:p w14:paraId="728AC9DD" w14:textId="1FB9A881"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r w:rsidR="001E071E" w:rsidRPr="006F3C8C">
        <w:rPr>
          <w:rFonts w:ascii="Courier New" w:hAnsi="Courier New" w:cs="Courier New"/>
        </w:rPr>
        <w:t xml:space="preserve">       </w:t>
      </w:r>
    </w:p>
    <w:p w14:paraId="1BC7F39E" w14:textId="77777777" w:rsidR="006F3C8C" w:rsidRDefault="006F3C8C">
      <w:pPr>
        <w:pStyle w:val="Body"/>
        <w:spacing w:before="0"/>
        <w:ind w:left="360"/>
        <w:jc w:val="both"/>
        <w:rPr>
          <w:rFonts w:ascii="Courier New" w:hAnsi="Courier New" w:cs="Courier New"/>
        </w:rPr>
      </w:pPr>
    </w:p>
    <w:p w14:paraId="6C28B2E5" w14:textId="77777777" w:rsidR="001E7A57" w:rsidRDefault="001E7A57" w:rsidP="00A940B1">
      <w:pPr>
        <w:pStyle w:val="Heading3"/>
      </w:pPr>
      <w:bookmarkStart w:id="99" w:name="_Toc43457805"/>
      <w:bookmarkStart w:id="100" w:name="_Toc59562038"/>
      <w:r>
        <w:t>NDEATH Message</w:t>
      </w:r>
      <w:bookmarkEnd w:id="99"/>
      <w:bookmarkEnd w:id="100"/>
    </w:p>
    <w:p w14:paraId="7063E54A" w14:textId="77777777" w:rsidR="001E7A57" w:rsidRDefault="001E7A57" w:rsidP="00C253D1">
      <w:pPr>
        <w:pStyle w:val="Body"/>
        <w:jc w:val="both"/>
      </w:pPr>
      <w:r>
        <w:t>NDEATH is Node-Death.</w:t>
      </w:r>
    </w:p>
    <w:p w14:paraId="43602984" w14:textId="77777777" w:rsidR="001E7A57" w:rsidRDefault="001E7A57" w:rsidP="00C253D1">
      <w:pPr>
        <w:pStyle w:val="Body"/>
        <w:jc w:val="both"/>
      </w:pPr>
      <w:r>
        <w:t>Whenever SCADA-RTU module’s connection with MQTT broker breaks, the MQTT broker publishes this message. The message is published in text format.</w:t>
      </w:r>
    </w:p>
    <w:p w14:paraId="47D980A1" w14:textId="78D8B057" w:rsidR="001E7A57" w:rsidRDefault="001E7A57" w:rsidP="00C253D1">
      <w:pPr>
        <w:pStyle w:val="Body"/>
        <w:jc w:val="both"/>
      </w:pPr>
      <w:r>
        <w:t>Following are sample contents in simplified JSON format:</w:t>
      </w:r>
    </w:p>
    <w:p w14:paraId="7E286B30" w14:textId="45BC0E3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/NDEATH/</w:t>
      </w:r>
      <w:r w:rsidR="00F3163C" w:rsidRPr="00F3163C">
        <w:rPr>
          <w:rFonts w:ascii="Courier New" w:hAnsi="Courier New" w:cs="Courier New"/>
        </w:rPr>
        <w:t>RBOX510</w:t>
      </w:r>
      <w:r w:rsidR="00F3163C">
        <w:rPr>
          <w:rFonts w:ascii="Courier New" w:hAnsi="Courier New" w:cs="Courier New"/>
        </w:rPr>
        <w:t>-00</w:t>
      </w:r>
    </w:p>
    <w:p w14:paraId="2B090EEA" w14:textId="3BBF6A77" w:rsidR="001E7A57" w:rsidRDefault="001E7A57" w:rsidP="00C253D1">
      <w:pPr>
        <w:pStyle w:val="Body"/>
        <w:spacing w:before="0"/>
        <w:ind w:left="360"/>
        <w:jc w:val="both"/>
        <w:rPr>
          <w:rFonts w:ascii="Courier New" w:hAnsi="Courier New" w:cs="Courier New"/>
        </w:rPr>
      </w:pPr>
      <w:r>
        <w:t xml:space="preserve">Message: </w:t>
      </w:r>
      <w:r>
        <w:rPr>
          <w:rFonts w:ascii="Courier New" w:hAnsi="Courier New" w:cs="Courier New"/>
        </w:rPr>
        <w:t>{</w:t>
      </w:r>
    </w:p>
    <w:p w14:paraId="158DF65C" w14:textId="12CEF074"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0230E89D" w14:textId="27EB42B2"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"metrics": [</w:t>
      </w:r>
    </w:p>
    <w:p w14:paraId="29588390" w14:textId="076A751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43BBEB74" w14:textId="1A1BBA32"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"name": "bdSeq",</w:t>
      </w:r>
    </w:p>
    <w:p w14:paraId="1B449E34" w14:textId="34C2CFC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"alias": 10,</w:t>
      </w:r>
    </w:p>
    <w:p w14:paraId="3275FB4C" w14:textId="30A9E74D"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7336543E" w14:textId="011B3EEE" w:rsidR="001E7A57" w:rsidRDefault="001E7A57" w:rsidP="00C253D1">
      <w:pPr>
        <w:pStyle w:val="Body"/>
        <w:spacing w:before="0"/>
        <w:ind w:left="360"/>
        <w:jc w:val="both"/>
        <w:rPr>
          <w:rFonts w:ascii="Courier New" w:hAnsi="Courier New" w:cs="Courier New"/>
        </w:rPr>
      </w:pPr>
      <w:r>
        <w:rPr>
          <w:rFonts w:ascii="Courier New" w:hAnsi="Courier New" w:cs="Courier New"/>
        </w:rPr>
        <w:lastRenderedPageBreak/>
        <w:t xml:space="preserve">      "dataType": "UInt64",</w:t>
      </w:r>
    </w:p>
    <w:p w14:paraId="064AD33A" w14:textId="68554D5D"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"value": 0</w:t>
      </w:r>
    </w:p>
    <w:p w14:paraId="7F95FF8E" w14:textId="2B85E62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879E039" w14:textId="4ADC3865"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69BCB71" w14:textId="7D6C51A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"seq": 0</w:t>
      </w:r>
    </w:p>
    <w:p w14:paraId="11D874A3" w14:textId="3F867BFE" w:rsidR="001E7A57" w:rsidRDefault="001E7A57" w:rsidP="00C253D1">
      <w:pPr>
        <w:pStyle w:val="Body"/>
        <w:spacing w:before="0"/>
        <w:ind w:left="360"/>
        <w:jc w:val="both"/>
        <w:rPr>
          <w:rFonts w:ascii="Courier New" w:hAnsi="Courier New" w:cs="Courier New"/>
        </w:rPr>
      </w:pPr>
      <w:r>
        <w:rPr>
          <w:rFonts w:ascii="Courier New" w:hAnsi="Courier New" w:cs="Courier New"/>
        </w:rPr>
        <w:t>}</w:t>
      </w:r>
    </w:p>
    <w:p w14:paraId="0DC6ED9F" w14:textId="2CB1BC3B" w:rsidR="00973AE4" w:rsidRDefault="00973AE4" w:rsidP="00A940B1">
      <w:pPr>
        <w:pStyle w:val="Heading3"/>
      </w:pPr>
      <w:bookmarkStart w:id="101" w:name="_Toc59562039"/>
      <w:r>
        <w:t>DBIRTH Message</w:t>
      </w:r>
      <w:bookmarkEnd w:id="101"/>
    </w:p>
    <w:p w14:paraId="2396B478" w14:textId="1B4B0D49" w:rsidR="00973AE4" w:rsidRDefault="00973AE4" w:rsidP="00C253D1">
      <w:pPr>
        <w:pStyle w:val="Body"/>
        <w:jc w:val="both"/>
      </w:pPr>
      <w:r>
        <w:t>DBIRTH is Device-Birth.</w:t>
      </w:r>
    </w:p>
    <w:p w14:paraId="679632E9" w14:textId="42160EF4" w:rsidR="00973AE4" w:rsidRDefault="00973AE4" w:rsidP="00C253D1">
      <w:pPr>
        <w:pStyle w:val="Body"/>
        <w:jc w:val="both"/>
      </w:pPr>
      <w:r>
        <w:t>On start-up, SCADA-RTU module publishes this message over MQTT</w:t>
      </w:r>
      <w:r w:rsidR="00F3163C">
        <w:t xml:space="preserve"> broker</w:t>
      </w:r>
      <w:r>
        <w:t>. The message is published in SparkPlug encoded format.</w:t>
      </w:r>
    </w:p>
    <w:p w14:paraId="718C8BB5" w14:textId="5019813C" w:rsidR="006F3C8C" w:rsidRDefault="00973AE4" w:rsidP="006F3C8C">
      <w:pPr>
        <w:pStyle w:val="Body"/>
        <w:spacing w:before="0"/>
        <w:ind w:left="360"/>
        <w:jc w:val="both"/>
        <w:rPr>
          <w:ins w:id="102" w:author="Jayesh" w:date="2020-12-22T20:32:00Z"/>
        </w:rPr>
      </w:pPr>
      <w:r>
        <w:t>Following are sample contents in simplified JSON format</w:t>
      </w:r>
      <w:r w:rsidR="003F133C">
        <w:t xml:space="preserve"> for a Modbus device</w:t>
      </w:r>
      <w:r>
        <w:t>:</w:t>
      </w:r>
    </w:p>
    <w:p w14:paraId="4FCEFBCB" w14:textId="3380DC34"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529E806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1608242600219,</w:t>
      </w:r>
    </w:p>
    <w:p w14:paraId="25B19BB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29B02F6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716329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w:t>
      </w:r>
    </w:p>
    <w:p w14:paraId="599EC37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1608242600219,</w:t>
      </w:r>
    </w:p>
    <w:p w14:paraId="3ABD571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0CC2E34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2B96C19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518C7AD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"iou_datapoints",</w:t>
      </w:r>
    </w:p>
    <w:p w14:paraId="1550850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false,</w:t>
      </w:r>
    </w:p>
    <w:p w14:paraId="4D0C6D5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70CB1F2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B77341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6716729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1608242599889,</w:t>
      </w:r>
    </w:p>
    <w:p w14:paraId="63368D4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3ED5C94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2A96D03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76BF267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1E32DA6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1000</w:t>
      </w:r>
    </w:p>
    <w:p w14:paraId="1FF165F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AE2096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1C8E94C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24ED3A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3BE290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DD94FA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4D285D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6B64D1B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5CEEA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DFC46C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"D2",</w:t>
      </w:r>
    </w:p>
    <w:p w14:paraId="1234115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1608242599889,</w:t>
      </w:r>
    </w:p>
    <w:p w14:paraId="728B0B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5B37C65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05C1A68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711EE44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49288A6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1000</w:t>
      </w:r>
    </w:p>
    <w:p w14:paraId="3353639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11FA81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567F475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"type": "Boolean",</w:t>
      </w:r>
    </w:p>
    <w:p w14:paraId="6BE123D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3729726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C17D92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9F1816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50FF4CE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D35072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65FBA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"parameters": [</w:t>
      </w:r>
    </w:p>
    <w:p w14:paraId="418D683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E4E75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"Protocol",</w:t>
      </w:r>
    </w:p>
    <w:p w14:paraId="308BE62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"String",</w:t>
      </w:r>
    </w:p>
    <w:p w14:paraId="020814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"Modbus RTU"</w:t>
      </w:r>
    </w:p>
    <w:p w14:paraId="0AFC83D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45A53E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51A75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F8E7F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8B68D5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E58BFF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1</w:t>
      </w:r>
    </w:p>
    <w:p w14:paraId="574AFD9A" w14:textId="3DC9F2AD"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18FDE1D9" w14:textId="3D6521AB" w:rsidR="00D82676" w:rsidRDefault="00D82676" w:rsidP="00D82676">
      <w:pPr>
        <w:pStyle w:val="Heading3"/>
      </w:pPr>
      <w:bookmarkStart w:id="103" w:name="_Toc59562040"/>
      <w:r>
        <w:t>DDEATH Message</w:t>
      </w:r>
      <w:bookmarkEnd w:id="103"/>
    </w:p>
    <w:p w14:paraId="5ECE0724" w14:textId="0F4091B2" w:rsidR="00D82676" w:rsidRDefault="00D82676" w:rsidP="00C253D1">
      <w:pPr>
        <w:pStyle w:val="Body"/>
        <w:jc w:val="both"/>
      </w:pPr>
      <w:r>
        <w:t>DDEATH is Device-Death.</w:t>
      </w:r>
    </w:p>
    <w:p w14:paraId="20F4CA98" w14:textId="753802E6" w:rsidR="00D82676" w:rsidRDefault="00D82676" w:rsidP="00C253D1">
      <w:pPr>
        <w:pStyle w:val="Body"/>
        <w:jc w:val="both"/>
      </w:pPr>
      <w:r>
        <w:t>SCADA-RTU module publishes this message over MQTT broker whenever it detects that device is not reachable. The message is published in SparkPlug encoded format.</w:t>
      </w:r>
    </w:p>
    <w:p w14:paraId="6A0CECE0" w14:textId="66D1653F" w:rsidR="00D82676" w:rsidRDefault="00D82676" w:rsidP="00C253D1">
      <w:pPr>
        <w:pStyle w:val="Body"/>
        <w:jc w:val="both"/>
      </w:pPr>
      <w:r>
        <w:t>Following are sample contents in simplified JSON format:</w:t>
      </w:r>
    </w:p>
    <w:p w14:paraId="108B6FE6" w14:textId="77777777" w:rsidR="002F05DE" w:rsidRDefault="002F05DE" w:rsidP="002F05DE">
      <w:pPr>
        <w:pStyle w:val="Body"/>
        <w:spacing w:before="0"/>
        <w:ind w:left="360"/>
        <w:jc w:val="both"/>
        <w:rPr>
          <w:rFonts w:ascii="Courier New" w:hAnsi="Courier New" w:cs="Courier New"/>
        </w:rPr>
      </w:pPr>
      <w:r w:rsidRPr="002F05DE">
        <w:rPr>
          <w:rFonts w:ascii="Courier New" w:hAnsi="Courier New" w:cs="Courier New"/>
        </w:rPr>
        <w:t>{</w:t>
      </w:r>
    </w:p>
    <w:p w14:paraId="50507437" w14:textId="5127D46D"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"timestamp":1599467927490,</w:t>
      </w:r>
    </w:p>
    <w:p w14:paraId="2C44EFAF" w14:textId="00A2F2D6"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"metrics":[],</w:t>
      </w:r>
    </w:p>
    <w:p w14:paraId="63C88169"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"seq":</w:t>
      </w:r>
      <w:r>
        <w:rPr>
          <w:rFonts w:ascii="Courier New" w:hAnsi="Courier New" w:cs="Courier New"/>
        </w:rPr>
        <w:t>7</w:t>
      </w:r>
    </w:p>
    <w:p w14:paraId="0A261102" w14:textId="28A88379" w:rsidR="002F05DE" w:rsidRDefault="002F05DE" w:rsidP="002F05DE">
      <w:pPr>
        <w:pStyle w:val="Body"/>
        <w:spacing w:before="0"/>
        <w:ind w:firstLine="360"/>
        <w:jc w:val="both"/>
      </w:pPr>
      <w:r w:rsidRPr="002F05DE">
        <w:rPr>
          <w:rFonts w:ascii="Courier New" w:hAnsi="Courier New" w:cs="Courier New"/>
        </w:rPr>
        <w:t>}</w:t>
      </w:r>
    </w:p>
    <w:p w14:paraId="10774105" w14:textId="0153BE21" w:rsidR="00D82676" w:rsidRDefault="00D82676" w:rsidP="00D82676">
      <w:pPr>
        <w:pStyle w:val="Heading3"/>
      </w:pPr>
      <w:bookmarkStart w:id="104" w:name="_Toc59562041"/>
      <w:r>
        <w:t>DDATA Message</w:t>
      </w:r>
      <w:bookmarkEnd w:id="104"/>
    </w:p>
    <w:p w14:paraId="4A061636" w14:textId="2B041E21" w:rsidR="00D82676" w:rsidRDefault="00D82676" w:rsidP="00C253D1">
      <w:pPr>
        <w:pStyle w:val="Body"/>
        <w:jc w:val="both"/>
      </w:pPr>
      <w:r>
        <w:t>DDATA is Device-Data.</w:t>
      </w:r>
    </w:p>
    <w:p w14:paraId="668EF4B3" w14:textId="1437D0B0" w:rsidR="00D82676" w:rsidRDefault="00D82676" w:rsidP="00C253D1">
      <w:pPr>
        <w:pStyle w:val="Body"/>
        <w:jc w:val="both"/>
      </w:pPr>
      <w:r>
        <w:t>SCADA-RTU module publishes this message over MQTT broker</w:t>
      </w:r>
      <w:r w:rsidR="00640086">
        <w:t xml:space="preserve"> whenever it detects a change in value of any of metrics of devices</w:t>
      </w:r>
      <w:r>
        <w:t>. The message is published in SparkPlug encoded format.</w:t>
      </w:r>
    </w:p>
    <w:p w14:paraId="154E6420" w14:textId="32FF36DD" w:rsidR="00D82676" w:rsidRDefault="00D82676" w:rsidP="00C253D1">
      <w:pPr>
        <w:pStyle w:val="Body"/>
        <w:jc w:val="both"/>
      </w:pPr>
      <w:r>
        <w:t>Following are sample contents in simplified JSON format</w:t>
      </w:r>
      <w:r w:rsidR="003F133C">
        <w:t xml:space="preserve"> for a Modbus device</w:t>
      </w:r>
      <w:r>
        <w:t>:</w:t>
      </w:r>
    </w:p>
    <w:p w14:paraId="024EB91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11FB35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1608242631070,</w:t>
      </w:r>
    </w:p>
    <w:p w14:paraId="582F365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2643B6F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ECFE18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w:t>
      </w:r>
    </w:p>
    <w:p w14:paraId="580BB4C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1608242631070,</w:t>
      </w:r>
    </w:p>
    <w:p w14:paraId="54244EF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0FF5B3B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5FFD565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14E62B0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"reference": "iou_datapoints",</w:t>
      </w:r>
    </w:p>
    <w:p w14:paraId="5D0DD38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false,</w:t>
      </w:r>
    </w:p>
    <w:p w14:paraId="7678EB6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17EB0C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F562A0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1796179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1571887474111145,</w:t>
      </w:r>
    </w:p>
    <w:p w14:paraId="7413002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17F98FE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"0x00"</w:t>
      </w:r>
    </w:p>
    <w:p w14:paraId="5C12E33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BA4963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422B96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32EA77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FDA4E6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FF842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2</w:t>
      </w:r>
    </w:p>
    <w:p w14:paraId="01960C29" w14:textId="497E0D8F"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65531D9B" w14:textId="55881CC4" w:rsidR="002A714C" w:rsidRDefault="002A714C" w:rsidP="002A714C">
      <w:pPr>
        <w:pStyle w:val="Heading1"/>
      </w:pPr>
      <w:bookmarkStart w:id="105" w:name="_Toc59562042"/>
      <w:r w:rsidRPr="002A714C">
        <w:lastRenderedPageBreak/>
        <w:t>Debugging steps</w:t>
      </w:r>
      <w:bookmarkEnd w:id="105"/>
    </w:p>
    <w:p w14:paraId="6D1B89FE" w14:textId="56FF9580" w:rsidR="002A714C" w:rsidRDefault="002A714C" w:rsidP="00C253D1">
      <w:pPr>
        <w:pStyle w:val="Body"/>
        <w:jc w:val="both"/>
      </w:pPr>
      <w:r w:rsidRPr="009F4C2C">
        <w:rPr>
          <w:b/>
          <w:bCs/>
          <w:u w:val="single"/>
        </w:rPr>
        <w:t xml:space="preserve">Checking logs </w:t>
      </w:r>
    </w:p>
    <w:p w14:paraId="5489C9F0" w14:textId="0ECAC042" w:rsidR="002A714C" w:rsidRPr="009F4C2C" w:rsidRDefault="009641FC" w:rsidP="00C253D1">
      <w:pPr>
        <w:pStyle w:val="Body"/>
        <w:jc w:val="both"/>
        <w:rPr>
          <w:rFonts w:ascii="Courier New" w:hAnsi="Courier New" w:cs="Courier New"/>
          <w:color w:val="auto"/>
        </w:rPr>
      </w:pPr>
      <w:r w:rsidRPr="009F4C2C">
        <w:rPr>
          <w:b/>
        </w:rPr>
        <w:t>1</w:t>
      </w:r>
      <w:r>
        <w:t>. Syntax</w:t>
      </w:r>
      <w:r w:rsidR="002A714C">
        <w:t xml:space="preserve"> - </w:t>
      </w:r>
      <w:r w:rsidR="002A714C" w:rsidRPr="009F4C2C">
        <w:rPr>
          <w:rFonts w:ascii="Courier New" w:hAnsi="Courier New" w:cs="Courier New"/>
          <w:color w:val="auto"/>
        </w:rPr>
        <w:t>sudo docker logs &lt;container_name&gt;</w:t>
      </w:r>
    </w:p>
    <w:p w14:paraId="781CFE89" w14:textId="7F246C04" w:rsidR="002A714C" w:rsidRDefault="002A714C" w:rsidP="00C253D1">
      <w:pPr>
        <w:pStyle w:val="Body"/>
        <w:jc w:val="both"/>
      </w:pPr>
      <w:r>
        <w:t>e.g.:- To check modbus-tcp-container logs execute "</w:t>
      </w:r>
      <w:r w:rsidRPr="009F4C2C">
        <w:rPr>
          <w:rFonts w:ascii="Courier New" w:hAnsi="Courier New" w:cs="Courier New"/>
          <w:color w:val="auto"/>
        </w:rPr>
        <w:t>sudo docker logs modbus-tcp-container"</w:t>
      </w:r>
      <w:r>
        <w:t xml:space="preserve"> command.</w:t>
      </w:r>
    </w:p>
    <w:p w14:paraId="744495B2" w14:textId="2636867B" w:rsidR="00F25A36" w:rsidRDefault="009641FC" w:rsidP="00C253D1">
      <w:pPr>
        <w:pStyle w:val="Body"/>
        <w:jc w:val="both"/>
      </w:pPr>
      <w:r w:rsidRPr="009F4C2C">
        <w:rPr>
          <w:b/>
        </w:rPr>
        <w:t>2</w:t>
      </w:r>
      <w:r>
        <w:t>. Command</w:t>
      </w:r>
      <w:r w:rsidR="002A714C">
        <w:t xml:space="preserve"> to check logs inside the container "</w:t>
      </w:r>
      <w:r w:rsidR="002A714C" w:rsidRPr="009F4C2C">
        <w:rPr>
          <w:rFonts w:ascii="Courier New" w:hAnsi="Courier New" w:cs="Courier New"/>
          <w:color w:val="auto"/>
        </w:rPr>
        <w:t>sudo docker exec -it &lt;container_name&gt; bash</w:t>
      </w:r>
      <w:r w:rsidR="002A714C">
        <w:t>"</w:t>
      </w:r>
      <w:r w:rsidR="00F25A36">
        <w:t xml:space="preserve"> and go to </w:t>
      </w:r>
      <w:r w:rsidR="005A1247">
        <w:t xml:space="preserve">the </w:t>
      </w:r>
      <w:r w:rsidR="00AB18E5">
        <w:t>“</w:t>
      </w:r>
      <w:r w:rsidR="00F25A36">
        <w:t>logs</w:t>
      </w:r>
      <w:r w:rsidR="00AB18E5">
        <w:t>”</w:t>
      </w:r>
      <w:r w:rsidR="00F25A36">
        <w:t xml:space="preserve"> directory using </w:t>
      </w:r>
      <w:r w:rsidR="00AB18E5">
        <w:t>“</w:t>
      </w:r>
      <w:r w:rsidR="00F25A36" w:rsidRPr="009453F2">
        <w:rPr>
          <w:rFonts w:ascii="Courier New" w:hAnsi="Courier New" w:cs="Courier New"/>
          <w:color w:val="auto"/>
        </w:rPr>
        <w:t>cd logs</w:t>
      </w:r>
      <w:r w:rsidR="00AB18E5">
        <w:rPr>
          <w:rFonts w:ascii="Courier New" w:hAnsi="Courier New" w:cs="Courier New"/>
          <w:color w:val="auto"/>
        </w:rPr>
        <w:t>”</w:t>
      </w:r>
      <w:r w:rsidR="00C51F39">
        <w:t>.</w:t>
      </w:r>
    </w:p>
    <w:p w14:paraId="4991E1A6" w14:textId="77777777" w:rsidR="002A714C" w:rsidRDefault="002A714C" w:rsidP="00C253D1">
      <w:pPr>
        <w:pStyle w:val="Body"/>
        <w:jc w:val="both"/>
      </w:pPr>
      <w:r w:rsidRPr="009F4C2C">
        <w:rPr>
          <w:b/>
        </w:rPr>
        <w:t>3</w:t>
      </w:r>
      <w:r>
        <w:t>. Use "</w:t>
      </w:r>
      <w:r w:rsidRPr="009F4C2C">
        <w:rPr>
          <w:rFonts w:ascii="Courier New" w:hAnsi="Courier New" w:cs="Courier New"/>
          <w:color w:val="auto"/>
        </w:rPr>
        <w:t>cat &lt;log_file_name&gt;</w:t>
      </w:r>
      <w:r>
        <w:t>" to see log file inside the container</w:t>
      </w:r>
    </w:p>
    <w:p w14:paraId="7C8A6EAC" w14:textId="77777777" w:rsidR="002A714C" w:rsidRDefault="002A714C" w:rsidP="00C253D1">
      <w:pPr>
        <w:pStyle w:val="Body"/>
        <w:jc w:val="both"/>
      </w:pPr>
      <w:r w:rsidRPr="009F4C2C">
        <w:rPr>
          <w:b/>
        </w:rPr>
        <w:t>4</w:t>
      </w:r>
      <w:r>
        <w:t>. Copying logs from container to host machine</w:t>
      </w:r>
    </w:p>
    <w:p w14:paraId="65C4C6BA" w14:textId="10732846" w:rsidR="002A714C" w:rsidRPr="009F4C2C" w:rsidRDefault="002A714C" w:rsidP="00C253D1">
      <w:pPr>
        <w:pStyle w:val="Body"/>
        <w:jc w:val="both"/>
        <w:rPr>
          <w:rFonts w:ascii="Courier New" w:hAnsi="Courier New" w:cs="Courier New"/>
          <w:color w:val="auto"/>
        </w:rPr>
      </w:pPr>
      <w:r>
        <w:t xml:space="preserve">  Syntax - </w:t>
      </w:r>
      <w:r w:rsidRPr="009F4C2C">
        <w:rPr>
          <w:rFonts w:ascii="Courier New" w:hAnsi="Courier New" w:cs="Courier New"/>
          <w:color w:val="auto"/>
        </w:rPr>
        <w:t>docker cp &lt;container_name&gt;:&lt;file to copy from container&gt; &lt;file to be copied i.e. host directory&gt;</w:t>
      </w:r>
    </w:p>
    <w:p w14:paraId="4908AC5B" w14:textId="77777777" w:rsidR="002A714C" w:rsidRDefault="002A714C" w:rsidP="00C253D1">
      <w:pPr>
        <w:pStyle w:val="Body"/>
        <w:jc w:val="both"/>
      </w:pPr>
      <w:r w:rsidRPr="009F4C2C">
        <w:rPr>
          <w:b/>
        </w:rPr>
        <w:t>5</w:t>
      </w:r>
      <w:r>
        <w:t>. To check the IP address of machine, use "</w:t>
      </w:r>
      <w:r w:rsidRPr="009F4C2C">
        <w:rPr>
          <w:rFonts w:ascii="Courier New" w:hAnsi="Courier New" w:cs="Courier New"/>
          <w:color w:val="auto"/>
        </w:rPr>
        <w:t>ifconfig</w:t>
      </w:r>
      <w:r>
        <w:t>" command.</w:t>
      </w:r>
    </w:p>
    <w:p w14:paraId="65CF56A4" w14:textId="4C0E15D6" w:rsidR="009641FC" w:rsidRDefault="002A714C" w:rsidP="00C253D1">
      <w:pPr>
        <w:pStyle w:val="Body"/>
        <w:jc w:val="both"/>
      </w:pPr>
      <w:r w:rsidRPr="009F4C2C">
        <w:rPr>
          <w:b/>
        </w:rPr>
        <w:t>6</w:t>
      </w:r>
      <w:r>
        <w:t>. For Modbus RTU, to check attached COM port for serial communication, use "</w:t>
      </w:r>
      <w:r w:rsidRPr="009F4C2C">
        <w:rPr>
          <w:rFonts w:ascii="Courier New" w:hAnsi="Courier New" w:cs="Courier New"/>
          <w:color w:val="auto"/>
        </w:rPr>
        <w:t>dmesg</w:t>
      </w:r>
      <w:r>
        <w:t xml:space="preserve"> | </w:t>
      </w:r>
      <w:r w:rsidRPr="009F4C2C">
        <w:rPr>
          <w:rFonts w:ascii="Courier New" w:hAnsi="Courier New" w:cs="Courier New"/>
          <w:color w:val="auto"/>
        </w:rPr>
        <w:t>grep tty</w:t>
      </w:r>
      <w:r>
        <w:t>" command.</w:t>
      </w:r>
    </w:p>
    <w:p w14:paraId="475A361C" w14:textId="58A10907" w:rsidR="002A714C" w:rsidRDefault="002A714C" w:rsidP="00C253D1">
      <w:pPr>
        <w:pStyle w:val="Body"/>
        <w:jc w:val="both"/>
      </w:pPr>
      <w:r>
        <w:t>Redirect docker logs to file including errors</w:t>
      </w:r>
    </w:p>
    <w:p w14:paraId="56BB5B62" w14:textId="53687FB1" w:rsidR="009641FC" w:rsidRDefault="002A714C" w:rsidP="00C253D1">
      <w:pPr>
        <w:pStyle w:val="Body"/>
        <w:jc w:val="both"/>
        <w:rPr>
          <w:rFonts w:ascii="Courier New" w:hAnsi="Courier New" w:cs="Courier New"/>
          <w:color w:val="auto"/>
        </w:rPr>
      </w:pPr>
      <w:r w:rsidRPr="009F4C2C">
        <w:rPr>
          <w:rFonts w:ascii="Courier New" w:hAnsi="Courier New" w:cs="Courier New"/>
          <w:color w:val="auto"/>
        </w:rPr>
        <w:t>docker logs modbus-tcp-container &gt; docker.log 2&gt;&amp;1</w:t>
      </w:r>
    </w:p>
    <w:p w14:paraId="6AF7980B" w14:textId="127016BE" w:rsidR="0085156E" w:rsidRDefault="0085156E" w:rsidP="00C253D1">
      <w:pPr>
        <w:pStyle w:val="Body"/>
        <w:jc w:val="both"/>
        <w:rPr>
          <w:rFonts w:ascii="Courier New" w:hAnsi="Courier New" w:cs="Courier New"/>
          <w:color w:val="auto"/>
        </w:rPr>
      </w:pPr>
    </w:p>
    <w:p w14:paraId="64C36103" w14:textId="77777777" w:rsidR="00E76E41" w:rsidRPr="00E76E41" w:rsidRDefault="00E76E41" w:rsidP="00C253D1">
      <w:pPr>
        <w:pStyle w:val="Body"/>
        <w:jc w:val="both"/>
        <w:rPr>
          <w:u w:val="single"/>
        </w:rPr>
      </w:pPr>
      <w:r w:rsidRPr="00E76E41">
        <w:rPr>
          <w:u w:val="single"/>
        </w:rPr>
        <w:t>Accessing container logs through docker volumes:</w:t>
      </w:r>
    </w:p>
    <w:p w14:paraId="366D8B5A" w14:textId="77777777" w:rsidR="00E76E41" w:rsidRDefault="00E76E41" w:rsidP="00C253D1">
      <w:pPr>
        <w:pStyle w:val="Body"/>
        <w:jc w:val="both"/>
        <w:rPr>
          <w:rFonts w:ascii="Courier New" w:hAnsi="Courier New" w:cs="Courier New"/>
        </w:rPr>
      </w:pPr>
      <w:r>
        <w:t xml:space="preserve">Go to docker volume directory </w:t>
      </w:r>
      <w:r>
        <w:rPr>
          <w:rFonts w:hint="eastAsia"/>
        </w:rPr>
        <w:t>using</w:t>
      </w:r>
      <w:r>
        <w:t xml:space="preserve"> </w:t>
      </w:r>
      <w:r w:rsidRPr="00CF71EB">
        <w:rPr>
          <w:rFonts w:ascii="Courier New" w:hAnsi="Courier New" w:cs="Courier New"/>
        </w:rPr>
        <w:t>cd /opt/intel/eis/container_logs</w:t>
      </w:r>
      <w:r>
        <w:rPr>
          <w:rFonts w:ascii="Courier New" w:hAnsi="Courier New" w:cs="Courier New"/>
        </w:rPr>
        <w:t>/&lt;container_name&gt;</w:t>
      </w:r>
    </w:p>
    <w:p w14:paraId="2387DEAD" w14:textId="77777777" w:rsidR="00E76E41" w:rsidRDefault="00E76E41" w:rsidP="00C253D1">
      <w:pPr>
        <w:pStyle w:val="Body"/>
        <w:jc w:val="both"/>
        <w:rPr>
          <w:rFonts w:ascii="Courier New" w:hAnsi="Courier New" w:cs="Courier New"/>
        </w:rPr>
      </w:pPr>
      <w:r>
        <w:rPr>
          <w:rFonts w:ascii="Courier New" w:hAnsi="Courier New" w:cs="Courier New"/>
        </w:rPr>
        <w:t>Where &lt;container name&gt; is directory name for each container (i.e. “modbus-tcp-master”, “modbus-rtu-master”, “mqtt-export”, etc).</w:t>
      </w:r>
    </w:p>
    <w:p w14:paraId="2E766AAA" w14:textId="77777777" w:rsidR="00E76E41" w:rsidRPr="00E76E41" w:rsidRDefault="00E76E41" w:rsidP="00C253D1">
      <w:pPr>
        <w:pStyle w:val="Body"/>
        <w:jc w:val="both"/>
      </w:pPr>
      <w:r w:rsidRPr="00E76E41">
        <w:t>Example to access container logs for modbus-tcp-master container,</w:t>
      </w:r>
    </w:p>
    <w:p w14:paraId="0FE6D11B" w14:textId="77777777" w:rsidR="00E76E41" w:rsidRPr="00B373D6" w:rsidRDefault="00E76E41" w:rsidP="00C253D1">
      <w:pPr>
        <w:pStyle w:val="Body"/>
        <w:jc w:val="both"/>
        <w:rPr>
          <w:rFonts w:ascii="Courier New" w:hAnsi="Courier New" w:cs="Courier New"/>
        </w:rPr>
      </w:pPr>
      <w:r w:rsidRPr="00B373D6">
        <w:rPr>
          <w:rFonts w:ascii="Courier New" w:hAnsi="Courier New" w:cs="Courier New"/>
        </w:rPr>
        <w:t>cd /opt/intel/eis/container_logs/modbus-tcp-master</w:t>
      </w:r>
    </w:p>
    <w:p w14:paraId="24F0A804" w14:textId="77777777" w:rsidR="00E76E41" w:rsidRDefault="00E76E41" w:rsidP="00C253D1">
      <w:pPr>
        <w:pStyle w:val="Body"/>
        <w:jc w:val="both"/>
        <w:rPr>
          <w:rFonts w:ascii="Courier New" w:hAnsi="Courier New" w:cs="Courier New"/>
        </w:rPr>
      </w:pPr>
      <w:r>
        <w:rPr>
          <w:rFonts w:ascii="Courier New" w:hAnsi="Courier New" w:cs="Courier New"/>
        </w:rPr>
        <w:t>cat Modbus_App.log</w:t>
      </w:r>
    </w:p>
    <w:p w14:paraId="3F6A6590" w14:textId="77777777" w:rsidR="00E76E41" w:rsidRPr="005D1EE2" w:rsidRDefault="00E76E41" w:rsidP="00C253D1">
      <w:pPr>
        <w:pStyle w:val="Body"/>
        <w:jc w:val="both"/>
      </w:pPr>
      <w:r w:rsidRPr="00E76E41">
        <w:t>Please note: These logs are persisted across container/gateway restart.</w:t>
      </w:r>
    </w:p>
    <w:p w14:paraId="71252B19" w14:textId="77777777" w:rsidR="00E76E41" w:rsidRDefault="00E76E41" w:rsidP="00C253D1">
      <w:pPr>
        <w:pStyle w:val="Body"/>
        <w:jc w:val="both"/>
        <w:rPr>
          <w:rFonts w:ascii="Courier New" w:hAnsi="Courier New" w:cs="Courier New"/>
          <w:color w:val="auto"/>
        </w:rPr>
      </w:pPr>
    </w:p>
    <w:p w14:paraId="4510150B" w14:textId="77777777" w:rsidR="00E76E41" w:rsidRPr="009F4C2C" w:rsidRDefault="00E76E41" w:rsidP="00C253D1">
      <w:pPr>
        <w:pStyle w:val="Body"/>
        <w:jc w:val="both"/>
        <w:rPr>
          <w:rFonts w:ascii="Courier New" w:hAnsi="Courier New" w:cs="Courier New"/>
          <w:color w:val="auto"/>
        </w:rPr>
      </w:pPr>
    </w:p>
    <w:p w14:paraId="7265A170" w14:textId="77777777" w:rsidR="00F02C5D" w:rsidRDefault="00F02C5D" w:rsidP="00C253D1">
      <w:pPr>
        <w:spacing w:before="0"/>
        <w:jc w:val="both"/>
        <w:rPr>
          <w:color w:val="000000"/>
        </w:rPr>
      </w:pPr>
      <w:r>
        <w:br w:type="page"/>
      </w:r>
    </w:p>
    <w:p w14:paraId="6C168DFE" w14:textId="65A77197" w:rsidR="002A714C" w:rsidRPr="004D0C94" w:rsidRDefault="002A714C" w:rsidP="00C253D1">
      <w:pPr>
        <w:pStyle w:val="Body"/>
        <w:jc w:val="both"/>
        <w:rPr>
          <w:u w:val="single"/>
        </w:rPr>
      </w:pPr>
      <w:r w:rsidRPr="004D0C94">
        <w:rPr>
          <w:u w:val="single"/>
        </w:rPr>
        <w:lastRenderedPageBreak/>
        <w:t>Steps to apply new configuration (i.e. YML files)</w:t>
      </w:r>
    </w:p>
    <w:p w14:paraId="385239E4" w14:textId="040C79EA" w:rsidR="002A714C" w:rsidRDefault="0085156E" w:rsidP="00C253D1">
      <w:pPr>
        <w:pStyle w:val="Body"/>
        <w:jc w:val="both"/>
      </w:pPr>
      <w:r>
        <w:t xml:space="preserve"> </w:t>
      </w:r>
      <w:r w:rsidR="002A714C">
        <w:t xml:space="preserve">Once YML files/docker-compose.yml are changed/Modified in </w:t>
      </w:r>
      <w:r w:rsidR="002A714C" w:rsidRPr="009F4C2C">
        <w:rPr>
          <w:rFonts w:ascii="Courier New" w:hAnsi="Courier New" w:cs="Courier New"/>
          <w:color w:val="auto"/>
        </w:rPr>
        <w:t>/opt/intel/eis/uwc_data</w:t>
      </w:r>
      <w:r w:rsidR="002A714C">
        <w:t xml:space="preserve"> directory then</w:t>
      </w:r>
      <w:r w:rsidR="00433D22">
        <w:t>,</w:t>
      </w:r>
      <w:r w:rsidR="002A714C">
        <w:t xml:space="preserve"> execute following command to apply new configurations,</w:t>
      </w:r>
    </w:p>
    <w:p w14:paraId="41033AB3" w14:textId="60D3B00C" w:rsidR="002A714C" w:rsidRDefault="002A714C" w:rsidP="00C253D1">
      <w:pPr>
        <w:pStyle w:val="Body"/>
        <w:jc w:val="both"/>
        <w:rPr>
          <w:rFonts w:ascii="Courier New" w:hAnsi="Courier New" w:cs="Courier New"/>
          <w:color w:val="auto"/>
        </w:rPr>
      </w:pPr>
      <w:r w:rsidRPr="009F4C2C">
        <w:rPr>
          <w:rFonts w:ascii="Courier New" w:hAnsi="Courier New" w:cs="Courier New"/>
          <w:color w:val="auto"/>
        </w:rPr>
        <w:t>sudo ./05_applyConfigChanges.sh</w:t>
      </w:r>
    </w:p>
    <w:p w14:paraId="7CE70727" w14:textId="77777777" w:rsidR="009641FC" w:rsidRPr="009F4C2C" w:rsidRDefault="009641FC" w:rsidP="00C253D1">
      <w:pPr>
        <w:pStyle w:val="Body"/>
        <w:jc w:val="both"/>
        <w:rPr>
          <w:rFonts w:ascii="Courier New" w:hAnsi="Courier New" w:cs="Courier New"/>
          <w:color w:val="auto"/>
        </w:rPr>
      </w:pPr>
    </w:p>
    <w:p w14:paraId="337B77F1" w14:textId="62B9C4A0" w:rsidR="002A714C" w:rsidRDefault="002A714C" w:rsidP="00C253D1">
      <w:pPr>
        <w:pStyle w:val="Body"/>
        <w:jc w:val="both"/>
      </w:pPr>
      <w:r w:rsidRPr="004D0C94">
        <w:rPr>
          <w:u w:val="single"/>
        </w:rPr>
        <w:t>Steps to create bundle out of sources</w:t>
      </w:r>
      <w:r>
        <w:t xml:space="preserve"> - Optional </w:t>
      </w:r>
    </w:p>
    <w:p w14:paraId="22B51A91" w14:textId="77777777" w:rsidR="002A714C" w:rsidRDefault="002A714C" w:rsidP="00C253D1">
      <w:pPr>
        <w:pStyle w:val="Body"/>
        <w:jc w:val="both"/>
      </w:pPr>
      <w:r>
        <w:t>Execute below script to create UWC bundle for deployment.</w:t>
      </w:r>
    </w:p>
    <w:p w14:paraId="6D716828" w14:textId="6232D34A" w:rsidR="002A714C" w:rsidRDefault="002A714C" w:rsidP="00C253D1">
      <w:pPr>
        <w:pStyle w:val="Body"/>
        <w:jc w:val="both"/>
        <w:rPr>
          <w:rFonts w:ascii="Courier New" w:hAnsi="Courier New" w:cs="Courier New"/>
          <w:color w:val="auto"/>
        </w:rPr>
      </w:pPr>
      <w:r w:rsidRPr="009F4C2C">
        <w:rPr>
          <w:rFonts w:ascii="Courier New" w:hAnsi="Courier New" w:cs="Courier New"/>
          <w:color w:val="auto"/>
        </w:rPr>
        <w:t>sudo ./create_uwc_package.sh</w:t>
      </w:r>
    </w:p>
    <w:p w14:paraId="34FCAD8E" w14:textId="77777777" w:rsidR="009641FC" w:rsidRPr="009F4C2C" w:rsidRDefault="009641FC" w:rsidP="00C253D1">
      <w:pPr>
        <w:pStyle w:val="Body"/>
        <w:jc w:val="both"/>
        <w:rPr>
          <w:rFonts w:ascii="Courier New" w:hAnsi="Courier New" w:cs="Courier New"/>
          <w:color w:val="auto"/>
        </w:rPr>
      </w:pPr>
    </w:p>
    <w:p w14:paraId="4513AF13" w14:textId="406B1318" w:rsidR="002A714C" w:rsidRPr="004D0C94" w:rsidRDefault="002A714C" w:rsidP="00C253D1">
      <w:pPr>
        <w:pStyle w:val="Body"/>
        <w:jc w:val="both"/>
        <w:rPr>
          <w:u w:val="single"/>
        </w:rPr>
      </w:pPr>
      <w:r w:rsidRPr="004D0C94">
        <w:rPr>
          <w:u w:val="single"/>
        </w:rPr>
        <w:t>How to bring up/down UWC containers</w:t>
      </w:r>
    </w:p>
    <w:p w14:paraId="1F3056AE" w14:textId="0031553C" w:rsidR="002A714C" w:rsidRPr="009F4C2C" w:rsidRDefault="002A714C" w:rsidP="00C253D1">
      <w:pPr>
        <w:pStyle w:val="Body"/>
        <w:jc w:val="both"/>
        <w:rPr>
          <w:rFonts w:ascii="Courier New" w:hAnsi="Courier New" w:cs="Courier New"/>
          <w:color w:val="auto"/>
        </w:rPr>
      </w:pPr>
      <w:r w:rsidRPr="009F4C2C">
        <w:rPr>
          <w:rFonts w:ascii="Courier New" w:hAnsi="Courier New" w:cs="Courier New"/>
          <w:color w:val="auto"/>
        </w:rPr>
        <w:t xml:space="preserve">cd </w:t>
      </w:r>
      <w:r w:rsidR="0018344F" w:rsidRPr="0018344F">
        <w:rPr>
          <w:rFonts w:ascii="Courier New" w:hAnsi="Courier New" w:cs="Courier New"/>
          <w:color w:val="auto"/>
        </w:rPr>
        <w:t>&lt;EIS2.2&gt;/IEdegeInsights/docker_setup</w:t>
      </w:r>
    </w:p>
    <w:p w14:paraId="1C7A0CDB" w14:textId="77777777" w:rsidR="002A714C" w:rsidRPr="009F4C2C" w:rsidRDefault="002A714C" w:rsidP="00C253D1">
      <w:pPr>
        <w:pStyle w:val="Body"/>
        <w:jc w:val="both"/>
        <w:rPr>
          <w:rFonts w:ascii="Courier New" w:hAnsi="Courier New" w:cs="Courier New"/>
          <w:color w:val="auto"/>
        </w:rPr>
      </w:pPr>
      <w:r w:rsidRPr="009F4C2C">
        <w:rPr>
          <w:rFonts w:ascii="Courier New" w:hAnsi="Courier New" w:cs="Courier New"/>
          <w:color w:val="auto"/>
        </w:rPr>
        <w:t>export PWD=$(pwd)</w:t>
      </w:r>
    </w:p>
    <w:p w14:paraId="114BF784" w14:textId="30442297" w:rsidR="002A714C" w:rsidRDefault="002A714C" w:rsidP="00C253D1">
      <w:pPr>
        <w:pStyle w:val="Body"/>
        <w:jc w:val="both"/>
      </w:pPr>
      <w:r w:rsidRPr="009F4C2C">
        <w:rPr>
          <w:rFonts w:ascii="Courier New" w:hAnsi="Courier New" w:cs="Courier New"/>
          <w:color w:val="auto"/>
        </w:rPr>
        <w:t>docker-compose down</w:t>
      </w:r>
      <w:r>
        <w:t xml:space="preserve"> - bring down all containers</w:t>
      </w:r>
    </w:p>
    <w:p w14:paraId="2A634125" w14:textId="77777777" w:rsidR="002A714C" w:rsidRDefault="002A714C" w:rsidP="00C253D1">
      <w:pPr>
        <w:pStyle w:val="Body"/>
        <w:jc w:val="both"/>
      </w:pPr>
      <w:r w:rsidRPr="009F4C2C">
        <w:rPr>
          <w:rFonts w:ascii="Courier New" w:hAnsi="Courier New" w:cs="Courier New"/>
          <w:color w:val="auto"/>
        </w:rPr>
        <w:t>docker-compose up</w:t>
      </w:r>
      <w:r>
        <w:t xml:space="preserve"> - bring up all containers</w:t>
      </w:r>
    </w:p>
    <w:p w14:paraId="798DD27D" w14:textId="5CA512A8" w:rsidR="00272EC9" w:rsidRDefault="00272EC9" w:rsidP="00C253D1">
      <w:pPr>
        <w:pStyle w:val="Body"/>
        <w:jc w:val="both"/>
        <w:rPr>
          <w:u w:val="single"/>
        </w:rPr>
      </w:pPr>
      <w:r w:rsidRPr="00272EC9">
        <w:rPr>
          <w:u w:val="single"/>
        </w:rPr>
        <w:t>Applying the patch to EdgeInsightsSoftware-v2.2</w:t>
      </w:r>
    </w:p>
    <w:p w14:paraId="225FFE3F" w14:textId="27199015" w:rsidR="00272EC9" w:rsidRPr="00155129" w:rsidRDefault="00D64324" w:rsidP="00272EC9">
      <w:pPr>
        <w:rPr>
          <w:color w:val="000000"/>
        </w:rPr>
      </w:pPr>
      <w:r>
        <w:rPr>
          <w:color w:val="000000"/>
        </w:rPr>
        <w:t>If error encountered during installation for patch then t</w:t>
      </w:r>
      <w:r w:rsidR="00272EC9" w:rsidRPr="00155129">
        <w:rPr>
          <w:color w:val="000000"/>
        </w:rPr>
        <w:t>ak</w:t>
      </w:r>
      <w:r w:rsidR="00155129">
        <w:rPr>
          <w:color w:val="000000"/>
        </w:rPr>
        <w:t>e</w:t>
      </w:r>
      <w:r w:rsidR="00272EC9" w:rsidRPr="00155129">
        <w:rPr>
          <w:color w:val="000000"/>
        </w:rPr>
        <w:t xml:space="preserve"> the original EdgeInsightsSoftware-v2.2.tar.gz file, untar the new file and retry installation. The installation should work with unmod</w:t>
      </w:r>
      <w:r>
        <w:rPr>
          <w:color w:val="000000"/>
        </w:rPr>
        <w:t>ified EdgeInsightsSoftware-v2.2</w:t>
      </w:r>
      <w:r w:rsidR="00272EC9" w:rsidRPr="00155129">
        <w:rPr>
          <w:color w:val="000000"/>
        </w:rPr>
        <w:t>.</w:t>
      </w:r>
    </w:p>
    <w:p w14:paraId="328175AA" w14:textId="77777777" w:rsidR="009641FC" w:rsidRDefault="009641FC" w:rsidP="00C253D1">
      <w:pPr>
        <w:pStyle w:val="Body"/>
        <w:jc w:val="both"/>
      </w:pPr>
    </w:p>
    <w:p w14:paraId="3850A59B" w14:textId="3C867EB1" w:rsidR="002A714C" w:rsidRPr="009F4C2C" w:rsidRDefault="002A714C" w:rsidP="00C253D1">
      <w:pPr>
        <w:pStyle w:val="Body"/>
        <w:jc w:val="both"/>
        <w:rPr>
          <w:b/>
        </w:rPr>
      </w:pPr>
      <w:r w:rsidRPr="009F4C2C">
        <w:rPr>
          <w:b/>
        </w:rPr>
        <w:t>Notes</w:t>
      </w:r>
    </w:p>
    <w:p w14:paraId="08EE08BF" w14:textId="62562DFF" w:rsidR="002A714C" w:rsidRDefault="009641FC" w:rsidP="00C253D1">
      <w:pPr>
        <w:pStyle w:val="Body"/>
        <w:jc w:val="both"/>
      </w:pPr>
      <w:r>
        <w:t>* If</w:t>
      </w:r>
      <w:r w:rsidR="002A714C">
        <w:t xml:space="preserve"> docker-compose.yml is modified then execute </w:t>
      </w:r>
      <w:r w:rsidR="002A714C" w:rsidRPr="009F4C2C">
        <w:rPr>
          <w:rFonts w:ascii="Courier New" w:hAnsi="Courier New" w:cs="Courier New"/>
          <w:color w:val="auto"/>
        </w:rPr>
        <w:t>03_DeployEIS.sh</w:t>
      </w:r>
      <w:r w:rsidR="002A714C">
        <w:t xml:space="preserve"> script for build and deployment of UWC containers.</w:t>
      </w:r>
    </w:p>
    <w:p w14:paraId="0D66010B" w14:textId="3C10A0B5" w:rsidR="00347A7B" w:rsidRDefault="000D3F60">
      <w:pPr>
        <w:pStyle w:val="Heading1"/>
      </w:pPr>
      <w:bookmarkStart w:id="106" w:name="_Toc59562043"/>
      <w:r>
        <w:lastRenderedPageBreak/>
        <w:t>Error</w:t>
      </w:r>
      <w:r w:rsidR="00347A7B">
        <w:t xml:space="preserve"> Codes</w:t>
      </w:r>
      <w:bookmarkEnd w:id="106"/>
    </w:p>
    <w:p w14:paraId="6037E9ED" w14:textId="77777777" w:rsidR="00D40A3B" w:rsidRDefault="00D40A3B" w:rsidP="00112B7F">
      <w:pPr>
        <w:pStyle w:val="11"/>
        <w:numPr>
          <w:ilvl w:val="0"/>
          <w:numId w:val="0"/>
        </w:numPr>
        <w:tabs>
          <w:tab w:val="left" w:pos="720"/>
        </w:tabs>
        <w:rPr>
          <w:b/>
          <w:color w:val="000000" w:themeColor="text1"/>
        </w:rPr>
      </w:pPr>
    </w:p>
    <w:p w14:paraId="7833B9FF" w14:textId="3BEF23A9" w:rsidR="00347A7B" w:rsidRDefault="00347A7B" w:rsidP="00C253D1">
      <w:pPr>
        <w:pStyle w:val="11"/>
        <w:numPr>
          <w:ilvl w:val="0"/>
          <w:numId w:val="0"/>
        </w:numPr>
        <w:tabs>
          <w:tab w:val="left" w:pos="720"/>
        </w:tabs>
        <w:rPr>
          <w:b/>
          <w:color w:val="000000" w:themeColor="text1"/>
        </w:rPr>
      </w:pPr>
      <w:r w:rsidRPr="00C45FA0">
        <w:rPr>
          <w:b/>
          <w:color w:val="000000" w:themeColor="text1"/>
        </w:rPr>
        <w:t>MODBUS_EXCEPTION Codes</w:t>
      </w:r>
    </w:p>
    <w:p w14:paraId="149D4CCB" w14:textId="56FB0CC2" w:rsidR="00D40A3B" w:rsidRDefault="00EA0960" w:rsidP="00C253D1">
      <w:pPr>
        <w:pStyle w:val="11"/>
        <w:numPr>
          <w:ilvl w:val="0"/>
          <w:numId w:val="0"/>
        </w:numPr>
        <w:tabs>
          <w:tab w:val="left" w:pos="720"/>
        </w:tabs>
        <w:rPr>
          <w:color w:val="000000" w:themeColor="text1"/>
        </w:rPr>
      </w:pPr>
      <w:r>
        <w:rPr>
          <w:color w:val="000000" w:themeColor="text1"/>
        </w:rPr>
        <w:t xml:space="preserve">Response JSON message </w:t>
      </w:r>
      <w:r w:rsidR="00F3148B">
        <w:rPr>
          <w:color w:val="000000" w:themeColor="text1"/>
        </w:rPr>
        <w:t xml:space="preserve">from Modbus container </w:t>
      </w:r>
      <w:r>
        <w:rPr>
          <w:color w:val="000000" w:themeColor="text1"/>
        </w:rPr>
        <w:t>contains a code</w:t>
      </w:r>
      <w:r w:rsidR="000D7916">
        <w:rPr>
          <w:color w:val="000000" w:themeColor="text1"/>
        </w:rPr>
        <w:t xml:space="preserve"> in case of error scenario.</w:t>
      </w:r>
      <w:r>
        <w:rPr>
          <w:color w:val="000000" w:themeColor="text1"/>
        </w:rPr>
        <w:t xml:space="preserve"> </w:t>
      </w:r>
    </w:p>
    <w:p w14:paraId="0DE9985A" w14:textId="50F6CE07" w:rsidR="00D40A3B" w:rsidRDefault="00D40A3B" w:rsidP="00C253D1">
      <w:pPr>
        <w:pStyle w:val="11"/>
        <w:numPr>
          <w:ilvl w:val="0"/>
          <w:numId w:val="0"/>
        </w:numPr>
        <w:tabs>
          <w:tab w:val="left" w:pos="720"/>
        </w:tabs>
        <w:rPr>
          <w:color w:val="000000" w:themeColor="text1"/>
        </w:rPr>
      </w:pPr>
      <w:r>
        <w:rPr>
          <w:b/>
          <w:color w:val="000000" w:themeColor="text1"/>
        </w:rPr>
        <w:t xml:space="preserve">Format: </w:t>
      </w:r>
      <w:r w:rsidRPr="00A12E9A">
        <w:rPr>
          <w:color w:val="000000" w:themeColor="text1"/>
        </w:rPr>
        <w:t>“error_code”: “</w:t>
      </w:r>
      <w:r>
        <w:rPr>
          <w:color w:val="000000" w:themeColor="text1"/>
        </w:rPr>
        <w:t>number</w:t>
      </w:r>
      <w:r w:rsidR="009D00A9">
        <w:rPr>
          <w:color w:val="000000" w:themeColor="text1"/>
        </w:rPr>
        <w:t>”</w:t>
      </w:r>
    </w:p>
    <w:p w14:paraId="274AC1C7" w14:textId="2408184E" w:rsidR="00D83EB2" w:rsidRDefault="0087187D" w:rsidP="00C253D1">
      <w:pPr>
        <w:pStyle w:val="11"/>
        <w:numPr>
          <w:ilvl w:val="0"/>
          <w:numId w:val="0"/>
        </w:numPr>
        <w:tabs>
          <w:tab w:val="left" w:pos="720"/>
        </w:tabs>
        <w:rPr>
          <w:color w:val="000000" w:themeColor="text1"/>
        </w:rPr>
      </w:pPr>
      <w:r>
        <w:rPr>
          <w:color w:val="000000" w:themeColor="text1"/>
        </w:rPr>
        <w:t xml:space="preserve">There are 3 </w:t>
      </w:r>
      <w:r w:rsidR="0098222D">
        <w:rPr>
          <w:color w:val="000000" w:themeColor="text1"/>
        </w:rPr>
        <w:t>classes of error codes. This section lists down the error codes:</w:t>
      </w:r>
    </w:p>
    <w:tbl>
      <w:tblPr>
        <w:tblW w:w="7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97"/>
        <w:gridCol w:w="5888"/>
      </w:tblGrid>
      <w:tr w:rsidR="0098222D" w:rsidRPr="00F30217" w14:paraId="4B59FCEC" w14:textId="77777777" w:rsidTr="00684913">
        <w:trPr>
          <w:tblHeader/>
        </w:trPr>
        <w:tc>
          <w:tcPr>
            <w:tcW w:w="1397" w:type="dxa"/>
            <w:tcMar>
              <w:top w:w="0" w:type="dxa"/>
              <w:left w:w="108" w:type="dxa"/>
              <w:bottom w:w="0" w:type="dxa"/>
              <w:right w:w="108" w:type="dxa"/>
            </w:tcMar>
            <w:hideMark/>
          </w:tcPr>
          <w:p w14:paraId="4BF817F4" w14:textId="39D30239" w:rsidR="0098222D" w:rsidRPr="00F30217" w:rsidRDefault="005A7F43" w:rsidP="00C253D1">
            <w:pPr>
              <w:pStyle w:val="CellHeadingCenter"/>
              <w:jc w:val="both"/>
              <w:rPr>
                <w:rFonts w:ascii="Arial" w:hAnsi="Arial" w:cs="Arial"/>
                <w:sz w:val="20"/>
                <w:lang w:val="en-IN"/>
              </w:rPr>
            </w:pPr>
            <w:r>
              <w:rPr>
                <w:rFonts w:ascii="Arial" w:hAnsi="Arial" w:cs="Arial"/>
                <w:sz w:val="20"/>
                <w:lang w:val="en-IN"/>
              </w:rPr>
              <w:t>E</w:t>
            </w:r>
            <w:r w:rsidR="0098222D">
              <w:rPr>
                <w:rFonts w:ascii="Arial" w:hAnsi="Arial" w:cs="Arial"/>
                <w:sz w:val="20"/>
                <w:lang w:val="en-IN"/>
              </w:rPr>
              <w:t>rror</w:t>
            </w:r>
            <w:r w:rsidR="004E2780">
              <w:rPr>
                <w:rFonts w:ascii="Arial" w:hAnsi="Arial" w:cs="Arial"/>
                <w:sz w:val="20"/>
                <w:lang w:val="en-IN"/>
              </w:rPr>
              <w:t xml:space="preserve"> </w:t>
            </w:r>
            <w:r w:rsidR="0098222D" w:rsidRPr="00712864">
              <w:rPr>
                <w:rFonts w:ascii="Arial" w:hAnsi="Arial" w:cs="Arial"/>
                <w:sz w:val="20"/>
                <w:lang w:val="en-IN"/>
              </w:rPr>
              <w:t>Code</w:t>
            </w:r>
          </w:p>
        </w:tc>
        <w:tc>
          <w:tcPr>
            <w:tcW w:w="5888" w:type="dxa"/>
            <w:tcMar>
              <w:top w:w="0" w:type="dxa"/>
              <w:left w:w="108" w:type="dxa"/>
              <w:bottom w:w="0" w:type="dxa"/>
              <w:right w:w="108" w:type="dxa"/>
            </w:tcMar>
            <w:hideMark/>
          </w:tcPr>
          <w:p w14:paraId="07BBD152" w14:textId="33047B22" w:rsidR="0098222D" w:rsidRPr="00F30217" w:rsidRDefault="0098222D" w:rsidP="00C253D1">
            <w:pPr>
              <w:pStyle w:val="CellHeadingCenter"/>
              <w:jc w:val="both"/>
              <w:rPr>
                <w:rFonts w:ascii="Arial" w:hAnsi="Arial" w:cs="Arial"/>
                <w:sz w:val="20"/>
                <w:lang w:val="en-IN"/>
              </w:rPr>
            </w:pPr>
            <w:r>
              <w:rPr>
                <w:rFonts w:ascii="Arial" w:hAnsi="Arial" w:cs="Arial"/>
                <w:sz w:val="20"/>
                <w:lang w:val="en-IN"/>
              </w:rPr>
              <w:t>Description</w:t>
            </w:r>
          </w:p>
        </w:tc>
      </w:tr>
      <w:tr w:rsidR="0098222D" w:rsidRPr="008059A3" w14:paraId="0939F16C" w14:textId="77777777" w:rsidTr="00B9784C">
        <w:tc>
          <w:tcPr>
            <w:tcW w:w="7285" w:type="dxa"/>
            <w:gridSpan w:val="2"/>
            <w:tcMar>
              <w:top w:w="0" w:type="dxa"/>
              <w:left w:w="108" w:type="dxa"/>
              <w:bottom w:w="0" w:type="dxa"/>
              <w:right w:w="108" w:type="dxa"/>
            </w:tcMar>
          </w:tcPr>
          <w:p w14:paraId="409AAF0A" w14:textId="35E1A138" w:rsidR="0098222D" w:rsidRPr="004E2780" w:rsidRDefault="0098222D" w:rsidP="00C253D1">
            <w:pPr>
              <w:pStyle w:val="CellBodyLeft"/>
              <w:jc w:val="both"/>
              <w:rPr>
                <w:rFonts w:ascii="Arial" w:hAnsi="Arial" w:cs="Arial"/>
                <w:b/>
                <w:bCs/>
                <w:lang w:val="en-IN"/>
              </w:rPr>
            </w:pPr>
            <w:r w:rsidRPr="004E2780">
              <w:rPr>
                <w:rFonts w:ascii="Arial" w:hAnsi="Arial" w:cs="Arial"/>
                <w:b/>
                <w:bCs/>
                <w:lang w:val="en-IN"/>
              </w:rPr>
              <w:t xml:space="preserve">Modbus Application </w:t>
            </w:r>
            <w:r w:rsidR="00486E6C" w:rsidRPr="004E2780">
              <w:rPr>
                <w:rFonts w:ascii="Arial" w:hAnsi="Arial" w:cs="Arial"/>
                <w:b/>
                <w:bCs/>
                <w:lang w:val="en-IN"/>
              </w:rPr>
              <w:t>Error Codes</w:t>
            </w:r>
          </w:p>
        </w:tc>
      </w:tr>
      <w:tr w:rsidR="0098222D" w:rsidRPr="008059A3" w14:paraId="60E4577A" w14:textId="77777777" w:rsidTr="00B9784C">
        <w:tc>
          <w:tcPr>
            <w:tcW w:w="1397" w:type="dxa"/>
            <w:tcMar>
              <w:top w:w="0" w:type="dxa"/>
              <w:left w:w="108" w:type="dxa"/>
              <w:bottom w:w="0" w:type="dxa"/>
              <w:right w:w="108" w:type="dxa"/>
            </w:tcMar>
          </w:tcPr>
          <w:p w14:paraId="4626E633" w14:textId="3B62C627" w:rsidR="0098222D" w:rsidRPr="00712864" w:rsidRDefault="0098222D" w:rsidP="00C253D1">
            <w:pPr>
              <w:pStyle w:val="CellBodyLeft"/>
              <w:jc w:val="both"/>
              <w:rPr>
                <w:rFonts w:ascii="Arial" w:hAnsi="Arial" w:cs="Arial"/>
                <w:sz w:val="20"/>
                <w:lang w:val="en-IN"/>
              </w:rPr>
            </w:pPr>
            <w:r w:rsidRPr="00712864">
              <w:rPr>
                <w:rFonts w:ascii="Arial" w:hAnsi="Arial" w:cs="Arial"/>
                <w:sz w:val="20"/>
                <w:lang w:val="en-IN"/>
              </w:rPr>
              <w:t>0</w:t>
            </w:r>
          </w:p>
        </w:tc>
        <w:tc>
          <w:tcPr>
            <w:tcW w:w="5888" w:type="dxa"/>
            <w:tcMar>
              <w:top w:w="0" w:type="dxa"/>
              <w:left w:w="108" w:type="dxa"/>
              <w:bottom w:w="0" w:type="dxa"/>
              <w:right w:w="108" w:type="dxa"/>
            </w:tcMar>
          </w:tcPr>
          <w:p w14:paraId="5D5A00FA" w14:textId="5758955E" w:rsidR="0098222D" w:rsidRPr="00FA6115" w:rsidRDefault="0098222D" w:rsidP="00C253D1">
            <w:pPr>
              <w:pStyle w:val="CellBodyLeft"/>
              <w:jc w:val="both"/>
              <w:rPr>
                <w:rFonts w:ascii="Arial" w:hAnsi="Arial" w:cs="Arial"/>
                <w:sz w:val="20"/>
                <w:lang w:val="en-IN"/>
              </w:rPr>
            </w:pPr>
            <w:r w:rsidRPr="00FA6115">
              <w:rPr>
                <w:rFonts w:ascii="Arial" w:hAnsi="Arial" w:cs="Arial"/>
                <w:sz w:val="20"/>
                <w:lang w:val="en-IN"/>
              </w:rPr>
              <w:t>APP_SUCCESS</w:t>
            </w:r>
          </w:p>
        </w:tc>
      </w:tr>
      <w:tr w:rsidR="0098222D" w:rsidRPr="008059A3" w14:paraId="32750F59" w14:textId="77777777" w:rsidTr="00B9784C">
        <w:tc>
          <w:tcPr>
            <w:tcW w:w="1397" w:type="dxa"/>
            <w:tcMar>
              <w:top w:w="0" w:type="dxa"/>
              <w:left w:w="108" w:type="dxa"/>
              <w:bottom w:w="0" w:type="dxa"/>
              <w:right w:w="108" w:type="dxa"/>
            </w:tcMar>
            <w:hideMark/>
          </w:tcPr>
          <w:p w14:paraId="0EEF6719" w14:textId="77777777" w:rsidR="0098222D" w:rsidRPr="00712864" w:rsidRDefault="0098222D" w:rsidP="00C253D1">
            <w:pPr>
              <w:pStyle w:val="CellBodyLeft"/>
              <w:jc w:val="both"/>
              <w:rPr>
                <w:rFonts w:ascii="Arial" w:hAnsi="Arial" w:cs="Arial"/>
                <w:lang w:val="en-IN"/>
              </w:rPr>
            </w:pPr>
            <w:r>
              <w:rPr>
                <w:rFonts w:ascii="Arial" w:hAnsi="Arial" w:cs="Arial"/>
                <w:sz w:val="20"/>
                <w:lang w:val="en-IN"/>
              </w:rPr>
              <w:t>100</w:t>
            </w:r>
          </w:p>
        </w:tc>
        <w:tc>
          <w:tcPr>
            <w:tcW w:w="5888" w:type="dxa"/>
            <w:tcMar>
              <w:top w:w="0" w:type="dxa"/>
              <w:left w:w="108" w:type="dxa"/>
              <w:bottom w:w="0" w:type="dxa"/>
              <w:right w:w="108" w:type="dxa"/>
            </w:tcMar>
            <w:hideMark/>
          </w:tcPr>
          <w:p w14:paraId="1152D9AA" w14:textId="77777777" w:rsidR="0098222D" w:rsidRPr="00712864" w:rsidRDefault="0098222D" w:rsidP="00C253D1">
            <w:pPr>
              <w:pStyle w:val="CellBodyLeft"/>
              <w:jc w:val="both"/>
              <w:rPr>
                <w:rFonts w:ascii="Arial" w:hAnsi="Arial" w:cs="Arial"/>
                <w:lang w:val="en-IN"/>
              </w:rPr>
            </w:pPr>
            <w:r w:rsidRPr="00FA6115">
              <w:rPr>
                <w:rFonts w:ascii="Arial" w:hAnsi="Arial" w:cs="Arial"/>
                <w:sz w:val="20"/>
                <w:lang w:val="en-IN"/>
              </w:rPr>
              <w:t>APP_ERROR_DUMMY_RESPONSE</w:t>
            </w:r>
          </w:p>
        </w:tc>
      </w:tr>
      <w:tr w:rsidR="0098222D" w:rsidRPr="008059A3" w14:paraId="24D3FA42" w14:textId="77777777" w:rsidTr="00B9784C">
        <w:tc>
          <w:tcPr>
            <w:tcW w:w="1397" w:type="dxa"/>
            <w:tcMar>
              <w:top w:w="0" w:type="dxa"/>
              <w:left w:w="108" w:type="dxa"/>
              <w:bottom w:w="0" w:type="dxa"/>
              <w:right w:w="108" w:type="dxa"/>
            </w:tcMar>
          </w:tcPr>
          <w:p w14:paraId="4FDA92D6" w14:textId="77777777" w:rsidR="0098222D" w:rsidRPr="00712864" w:rsidRDefault="0098222D" w:rsidP="00C253D1">
            <w:pPr>
              <w:pStyle w:val="CellBodyLeft"/>
              <w:jc w:val="both"/>
              <w:rPr>
                <w:rFonts w:ascii="Arial" w:hAnsi="Arial" w:cs="Arial"/>
                <w:sz w:val="20"/>
                <w:lang w:val="en-IN"/>
              </w:rPr>
            </w:pPr>
            <w:r>
              <w:rPr>
                <w:rFonts w:ascii="Arial" w:hAnsi="Arial" w:cs="Arial"/>
                <w:sz w:val="20"/>
                <w:lang w:val="en-IN"/>
              </w:rPr>
              <w:t>101</w:t>
            </w:r>
          </w:p>
        </w:tc>
        <w:tc>
          <w:tcPr>
            <w:tcW w:w="5888" w:type="dxa"/>
            <w:tcMar>
              <w:top w:w="0" w:type="dxa"/>
              <w:left w:w="108" w:type="dxa"/>
              <w:bottom w:w="0" w:type="dxa"/>
              <w:right w:w="108" w:type="dxa"/>
            </w:tcMar>
          </w:tcPr>
          <w:p w14:paraId="0F3FFCDA"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APP_ERROR_REQUEST_SEND_FAILED</w:t>
            </w:r>
          </w:p>
        </w:tc>
      </w:tr>
      <w:tr w:rsidR="0098222D" w:rsidRPr="008059A3" w14:paraId="476C5B36" w14:textId="77777777" w:rsidTr="00B9784C">
        <w:tc>
          <w:tcPr>
            <w:tcW w:w="1397" w:type="dxa"/>
            <w:tcMar>
              <w:top w:w="0" w:type="dxa"/>
              <w:left w:w="108" w:type="dxa"/>
              <w:bottom w:w="0" w:type="dxa"/>
              <w:right w:w="108" w:type="dxa"/>
            </w:tcMar>
          </w:tcPr>
          <w:p w14:paraId="73347F41"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102</w:t>
            </w:r>
          </w:p>
        </w:tc>
        <w:tc>
          <w:tcPr>
            <w:tcW w:w="5888" w:type="dxa"/>
            <w:tcMar>
              <w:top w:w="0" w:type="dxa"/>
              <w:left w:w="108" w:type="dxa"/>
              <w:bottom w:w="0" w:type="dxa"/>
              <w:right w:w="108" w:type="dxa"/>
            </w:tcMar>
          </w:tcPr>
          <w:p w14:paraId="4002D32E"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APP_ERROR_INVALID_INPUT_JSON</w:t>
            </w:r>
          </w:p>
        </w:tc>
      </w:tr>
      <w:tr w:rsidR="0098222D" w:rsidRPr="008059A3" w14:paraId="72B5235F" w14:textId="77777777" w:rsidTr="00B9784C">
        <w:tc>
          <w:tcPr>
            <w:tcW w:w="1397" w:type="dxa"/>
            <w:tcMar>
              <w:top w:w="0" w:type="dxa"/>
              <w:left w:w="108" w:type="dxa"/>
              <w:bottom w:w="0" w:type="dxa"/>
              <w:right w:w="108" w:type="dxa"/>
            </w:tcMar>
          </w:tcPr>
          <w:p w14:paraId="22F3F5BE"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103</w:t>
            </w:r>
          </w:p>
        </w:tc>
        <w:tc>
          <w:tcPr>
            <w:tcW w:w="5888" w:type="dxa"/>
            <w:tcMar>
              <w:top w:w="0" w:type="dxa"/>
              <w:left w:w="108" w:type="dxa"/>
              <w:bottom w:w="0" w:type="dxa"/>
              <w:right w:w="108" w:type="dxa"/>
            </w:tcMar>
          </w:tcPr>
          <w:p w14:paraId="04274CAC"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APP_ERROR_CUTOFF_TIME_INTERVAL</w:t>
            </w:r>
          </w:p>
        </w:tc>
      </w:tr>
      <w:tr w:rsidR="00FC1081" w:rsidRPr="008059A3" w14:paraId="2841DDFF" w14:textId="77777777" w:rsidTr="00B9784C">
        <w:tc>
          <w:tcPr>
            <w:tcW w:w="1397" w:type="dxa"/>
            <w:tcMar>
              <w:top w:w="0" w:type="dxa"/>
              <w:left w:w="108" w:type="dxa"/>
              <w:bottom w:w="0" w:type="dxa"/>
              <w:right w:w="108" w:type="dxa"/>
            </w:tcMar>
          </w:tcPr>
          <w:p w14:paraId="09E203C7" w14:textId="1C60D8CE" w:rsidR="00FC1081" w:rsidRDefault="00FC1081" w:rsidP="00C253D1">
            <w:pPr>
              <w:pStyle w:val="CellBodyLeft"/>
              <w:jc w:val="both"/>
              <w:rPr>
                <w:rFonts w:ascii="Arial" w:hAnsi="Arial" w:cs="Arial"/>
                <w:sz w:val="20"/>
                <w:lang w:val="en-IN"/>
              </w:rPr>
            </w:pPr>
            <w:r>
              <w:rPr>
                <w:rFonts w:ascii="Arial" w:hAnsi="Arial" w:cs="Arial"/>
                <w:sz w:val="20"/>
                <w:lang w:val="en-IN"/>
              </w:rPr>
              <w:t>106</w:t>
            </w:r>
          </w:p>
        </w:tc>
        <w:tc>
          <w:tcPr>
            <w:tcW w:w="5888" w:type="dxa"/>
            <w:tcMar>
              <w:top w:w="0" w:type="dxa"/>
              <w:left w:w="108" w:type="dxa"/>
              <w:bottom w:w="0" w:type="dxa"/>
              <w:right w:w="108" w:type="dxa"/>
            </w:tcMar>
          </w:tcPr>
          <w:p w14:paraId="3EB7B259" w14:textId="186E5622" w:rsidR="00FC1081" w:rsidRPr="005D5CFF" w:rsidRDefault="00FC1081" w:rsidP="00C253D1">
            <w:pPr>
              <w:pStyle w:val="CellBodyLeft"/>
              <w:jc w:val="both"/>
              <w:rPr>
                <w:rFonts w:ascii="Arial" w:hAnsi="Arial" w:cs="Arial"/>
                <w:sz w:val="20"/>
                <w:lang w:val="en-IN"/>
              </w:rPr>
            </w:pPr>
            <w:r w:rsidRPr="00FC1081">
              <w:rPr>
                <w:rFonts w:ascii="Arial" w:hAnsi="Arial" w:cs="Arial"/>
                <w:sz w:val="20"/>
                <w:lang w:val="en-IN"/>
              </w:rPr>
              <w:t>APP_JSON_PARSING_EXCEPTION</w:t>
            </w:r>
          </w:p>
        </w:tc>
      </w:tr>
      <w:tr w:rsidR="0098222D" w:rsidRPr="008059A3" w14:paraId="7CFFCD91" w14:textId="77777777" w:rsidTr="00B9784C">
        <w:tc>
          <w:tcPr>
            <w:tcW w:w="1397" w:type="dxa"/>
            <w:tcMar>
              <w:top w:w="0" w:type="dxa"/>
              <w:left w:w="108" w:type="dxa"/>
              <w:bottom w:w="0" w:type="dxa"/>
              <w:right w:w="108" w:type="dxa"/>
            </w:tcMar>
          </w:tcPr>
          <w:p w14:paraId="2A1AD8E4"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107</w:t>
            </w:r>
          </w:p>
        </w:tc>
        <w:tc>
          <w:tcPr>
            <w:tcW w:w="5888" w:type="dxa"/>
            <w:tcMar>
              <w:top w:w="0" w:type="dxa"/>
              <w:left w:w="108" w:type="dxa"/>
              <w:bottom w:w="0" w:type="dxa"/>
              <w:right w:w="108" w:type="dxa"/>
            </w:tcMar>
          </w:tcPr>
          <w:p w14:paraId="62FF7386"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APP_ERROR_UNKNOWN_SERVICE_REQUEST</w:t>
            </w:r>
          </w:p>
        </w:tc>
      </w:tr>
      <w:tr w:rsidR="0098222D" w:rsidRPr="008059A3" w14:paraId="084E203C" w14:textId="77777777" w:rsidTr="00B9784C">
        <w:tc>
          <w:tcPr>
            <w:tcW w:w="1397" w:type="dxa"/>
            <w:tcMar>
              <w:top w:w="0" w:type="dxa"/>
              <w:left w:w="108" w:type="dxa"/>
              <w:bottom w:w="0" w:type="dxa"/>
              <w:right w:w="108" w:type="dxa"/>
            </w:tcMar>
          </w:tcPr>
          <w:p w14:paraId="7C7E3779"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108</w:t>
            </w:r>
          </w:p>
        </w:tc>
        <w:tc>
          <w:tcPr>
            <w:tcW w:w="5888" w:type="dxa"/>
            <w:tcMar>
              <w:top w:w="0" w:type="dxa"/>
              <w:left w:w="108" w:type="dxa"/>
              <w:bottom w:w="0" w:type="dxa"/>
              <w:right w:w="108" w:type="dxa"/>
            </w:tcMar>
          </w:tcPr>
          <w:p w14:paraId="11230A48" w14:textId="77777777" w:rsidR="0098222D" w:rsidRPr="005D5CFF" w:rsidRDefault="0098222D" w:rsidP="00C253D1">
            <w:pPr>
              <w:pStyle w:val="CellBodyLeft"/>
              <w:jc w:val="both"/>
              <w:rPr>
                <w:rFonts w:ascii="Arial" w:hAnsi="Arial" w:cs="Arial"/>
                <w:sz w:val="20"/>
                <w:lang w:val="en-IN"/>
              </w:rPr>
            </w:pPr>
            <w:r w:rsidRPr="00FA6115">
              <w:rPr>
                <w:rFonts w:ascii="Arial" w:hAnsi="Arial" w:cs="Arial"/>
                <w:sz w:val="20"/>
                <w:lang w:val="en-IN"/>
              </w:rPr>
              <w:t>APP_ERROR_POINT_IS_NOT_WRITABLE</w:t>
            </w:r>
          </w:p>
        </w:tc>
      </w:tr>
      <w:tr w:rsidR="00486E6C" w:rsidRPr="008059A3" w14:paraId="15924889" w14:textId="77777777" w:rsidTr="00B9784C">
        <w:tc>
          <w:tcPr>
            <w:tcW w:w="1397" w:type="dxa"/>
            <w:tcMar>
              <w:top w:w="0" w:type="dxa"/>
              <w:left w:w="108" w:type="dxa"/>
              <w:bottom w:w="0" w:type="dxa"/>
              <w:right w:w="108" w:type="dxa"/>
            </w:tcMar>
          </w:tcPr>
          <w:p w14:paraId="00CA7CFB"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7329619A" w14:textId="77777777" w:rsidR="00486E6C" w:rsidRPr="00FA6115" w:rsidRDefault="00486E6C" w:rsidP="00C253D1">
            <w:pPr>
              <w:pStyle w:val="CellBodyLeft"/>
              <w:jc w:val="both"/>
              <w:rPr>
                <w:rFonts w:ascii="Arial" w:hAnsi="Arial" w:cs="Arial"/>
                <w:sz w:val="20"/>
                <w:lang w:val="en-IN"/>
              </w:rPr>
            </w:pPr>
          </w:p>
        </w:tc>
      </w:tr>
      <w:tr w:rsidR="00486E6C" w:rsidRPr="008059A3" w14:paraId="5CF407A0" w14:textId="77777777" w:rsidTr="00B9784C">
        <w:tc>
          <w:tcPr>
            <w:tcW w:w="7285" w:type="dxa"/>
            <w:gridSpan w:val="2"/>
            <w:tcMar>
              <w:top w:w="0" w:type="dxa"/>
              <w:left w:w="108" w:type="dxa"/>
              <w:bottom w:w="0" w:type="dxa"/>
              <w:right w:w="108" w:type="dxa"/>
            </w:tcMar>
          </w:tcPr>
          <w:p w14:paraId="7EDF70B7" w14:textId="05C2660B" w:rsidR="00486E6C" w:rsidRPr="004E2780" w:rsidRDefault="00486E6C" w:rsidP="00C253D1">
            <w:pPr>
              <w:pStyle w:val="CellBodyLeft"/>
              <w:jc w:val="both"/>
              <w:rPr>
                <w:rFonts w:ascii="Arial" w:hAnsi="Arial" w:cs="Arial"/>
                <w:b/>
                <w:bCs/>
                <w:sz w:val="20"/>
                <w:lang w:val="en-IN"/>
              </w:rPr>
            </w:pPr>
            <w:r w:rsidRPr="004E2780">
              <w:rPr>
                <w:rFonts w:ascii="Arial" w:hAnsi="Arial" w:cs="Arial"/>
                <w:b/>
                <w:bCs/>
                <w:lang w:val="en-IN"/>
              </w:rPr>
              <w:t>Modbus Protocol Standard Error Codes</w:t>
            </w:r>
            <w:r w:rsidR="00207523" w:rsidRPr="004E2780">
              <w:rPr>
                <w:rFonts w:ascii="Arial" w:hAnsi="Arial" w:cs="Arial"/>
                <w:b/>
                <w:bCs/>
                <w:lang w:val="en-IN"/>
              </w:rPr>
              <w:t xml:space="preserve"> (Returned by slave devices)</w:t>
            </w:r>
          </w:p>
        </w:tc>
      </w:tr>
      <w:tr w:rsidR="00486E6C" w:rsidRPr="008059A3" w14:paraId="36A55ADA" w14:textId="77777777" w:rsidTr="00B9784C">
        <w:tc>
          <w:tcPr>
            <w:tcW w:w="1397" w:type="dxa"/>
            <w:tcMar>
              <w:top w:w="0" w:type="dxa"/>
              <w:left w:w="108" w:type="dxa"/>
              <w:bottom w:w="0" w:type="dxa"/>
              <w:right w:w="108" w:type="dxa"/>
            </w:tcMar>
          </w:tcPr>
          <w:p w14:paraId="6FCE5D68" w14:textId="089FE862" w:rsidR="00486E6C" w:rsidRDefault="00486E6C" w:rsidP="00C253D1">
            <w:pPr>
              <w:pStyle w:val="CellBodyLeft"/>
              <w:jc w:val="both"/>
              <w:rPr>
                <w:rFonts w:ascii="Arial" w:hAnsi="Arial" w:cs="Arial"/>
                <w:sz w:val="20"/>
                <w:lang w:val="en-IN"/>
              </w:rPr>
            </w:pPr>
            <w:r w:rsidRPr="009B02AB">
              <w:rPr>
                <w:rFonts w:ascii="Arial" w:hAnsi="Arial" w:cs="Arial"/>
                <w:sz w:val="20"/>
                <w:lang w:val="en-IN"/>
              </w:rPr>
              <w:t>1</w:t>
            </w:r>
            <w:r>
              <w:rPr>
                <w:rFonts w:ascii="Arial" w:hAnsi="Arial" w:cs="Arial"/>
                <w:sz w:val="20"/>
                <w:lang w:val="en-IN"/>
              </w:rPr>
              <w:t>001</w:t>
            </w:r>
          </w:p>
        </w:tc>
        <w:tc>
          <w:tcPr>
            <w:tcW w:w="5888" w:type="dxa"/>
            <w:tcMar>
              <w:top w:w="0" w:type="dxa"/>
              <w:left w:w="108" w:type="dxa"/>
              <w:bottom w:w="0" w:type="dxa"/>
              <w:right w:w="108" w:type="dxa"/>
            </w:tcMar>
          </w:tcPr>
          <w:p w14:paraId="5AE24CB3" w14:textId="05F5E2FA"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FUNCTION</w:t>
            </w:r>
          </w:p>
        </w:tc>
      </w:tr>
      <w:tr w:rsidR="00486E6C" w:rsidRPr="008059A3" w14:paraId="4E1899D1" w14:textId="77777777" w:rsidTr="00B9784C">
        <w:tc>
          <w:tcPr>
            <w:tcW w:w="1397" w:type="dxa"/>
            <w:tcMar>
              <w:top w:w="0" w:type="dxa"/>
              <w:left w:w="108" w:type="dxa"/>
              <w:bottom w:w="0" w:type="dxa"/>
              <w:right w:w="108" w:type="dxa"/>
            </w:tcMar>
          </w:tcPr>
          <w:p w14:paraId="5D82C4BE" w14:textId="79A2B185"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2</w:t>
            </w:r>
          </w:p>
        </w:tc>
        <w:tc>
          <w:tcPr>
            <w:tcW w:w="5888" w:type="dxa"/>
            <w:tcMar>
              <w:top w:w="0" w:type="dxa"/>
              <w:left w:w="108" w:type="dxa"/>
              <w:bottom w:w="0" w:type="dxa"/>
              <w:right w:w="108" w:type="dxa"/>
            </w:tcMar>
          </w:tcPr>
          <w:p w14:paraId="7CC28942" w14:textId="45114A71"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ADDRESS</w:t>
            </w:r>
          </w:p>
        </w:tc>
      </w:tr>
      <w:tr w:rsidR="00486E6C" w:rsidRPr="008059A3" w14:paraId="5CA5278E" w14:textId="77777777" w:rsidTr="00B9784C">
        <w:tc>
          <w:tcPr>
            <w:tcW w:w="1397" w:type="dxa"/>
            <w:tcMar>
              <w:top w:w="0" w:type="dxa"/>
              <w:left w:w="108" w:type="dxa"/>
              <w:bottom w:w="0" w:type="dxa"/>
              <w:right w:w="108" w:type="dxa"/>
            </w:tcMar>
          </w:tcPr>
          <w:p w14:paraId="0EA34901" w14:textId="718124D0"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3</w:t>
            </w:r>
          </w:p>
        </w:tc>
        <w:tc>
          <w:tcPr>
            <w:tcW w:w="5888" w:type="dxa"/>
            <w:tcMar>
              <w:top w:w="0" w:type="dxa"/>
              <w:left w:w="108" w:type="dxa"/>
              <w:bottom w:w="0" w:type="dxa"/>
              <w:right w:w="108" w:type="dxa"/>
            </w:tcMar>
          </w:tcPr>
          <w:p w14:paraId="29347625" w14:textId="43619EAD"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VALUE</w:t>
            </w:r>
          </w:p>
        </w:tc>
      </w:tr>
      <w:tr w:rsidR="00486E6C" w:rsidRPr="008059A3" w14:paraId="21877D68" w14:textId="77777777" w:rsidTr="00B9784C">
        <w:tc>
          <w:tcPr>
            <w:tcW w:w="1397" w:type="dxa"/>
            <w:tcMar>
              <w:top w:w="0" w:type="dxa"/>
              <w:left w:w="108" w:type="dxa"/>
              <w:bottom w:w="0" w:type="dxa"/>
              <w:right w:w="108" w:type="dxa"/>
            </w:tcMar>
          </w:tcPr>
          <w:p w14:paraId="30301A45" w14:textId="026E362E" w:rsidR="00486E6C" w:rsidRDefault="00486E6C" w:rsidP="00C253D1">
            <w:pPr>
              <w:pStyle w:val="CellBodyLeft"/>
              <w:jc w:val="both"/>
              <w:rPr>
                <w:rFonts w:ascii="Arial" w:hAnsi="Arial" w:cs="Arial"/>
                <w:sz w:val="20"/>
                <w:lang w:val="en-IN"/>
              </w:rPr>
            </w:pPr>
            <w:r>
              <w:rPr>
                <w:rFonts w:ascii="Arial" w:hAnsi="Arial" w:cs="Arial"/>
                <w:sz w:val="20"/>
                <w:lang w:val="en-IN"/>
              </w:rPr>
              <w:t>10</w:t>
            </w:r>
            <w:r w:rsidRPr="009B02AB">
              <w:rPr>
                <w:rFonts w:ascii="Arial" w:hAnsi="Arial" w:cs="Arial"/>
                <w:sz w:val="20"/>
                <w:lang w:val="en-IN"/>
              </w:rPr>
              <w:t>10</w:t>
            </w:r>
          </w:p>
        </w:tc>
        <w:tc>
          <w:tcPr>
            <w:tcW w:w="5888" w:type="dxa"/>
            <w:tcMar>
              <w:top w:w="0" w:type="dxa"/>
              <w:left w:w="108" w:type="dxa"/>
              <w:bottom w:w="0" w:type="dxa"/>
              <w:right w:w="108" w:type="dxa"/>
            </w:tcMar>
          </w:tcPr>
          <w:p w14:paraId="406C9B1D" w14:textId="13113395"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 xml:space="preserve">GATEWAY PATH UNAVAILABLE </w:t>
            </w:r>
          </w:p>
        </w:tc>
      </w:tr>
      <w:tr w:rsidR="00486E6C" w:rsidRPr="008059A3" w14:paraId="04A5DE48" w14:textId="77777777" w:rsidTr="00B9784C">
        <w:tc>
          <w:tcPr>
            <w:tcW w:w="1397" w:type="dxa"/>
            <w:tcMar>
              <w:top w:w="0" w:type="dxa"/>
              <w:left w:w="108" w:type="dxa"/>
              <w:bottom w:w="0" w:type="dxa"/>
              <w:right w:w="108" w:type="dxa"/>
            </w:tcMar>
          </w:tcPr>
          <w:p w14:paraId="0E8BE306"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27911A2C" w14:textId="77777777" w:rsidR="00486E6C" w:rsidRPr="00FA6115" w:rsidRDefault="00486E6C" w:rsidP="00C253D1">
            <w:pPr>
              <w:pStyle w:val="CellBodyLeft"/>
              <w:jc w:val="both"/>
              <w:rPr>
                <w:rFonts w:ascii="Arial" w:hAnsi="Arial" w:cs="Arial"/>
                <w:sz w:val="20"/>
                <w:lang w:val="en-IN"/>
              </w:rPr>
            </w:pPr>
          </w:p>
        </w:tc>
      </w:tr>
      <w:tr w:rsidR="00207523" w:rsidRPr="008059A3" w14:paraId="4F8C7435" w14:textId="77777777" w:rsidTr="00B9784C">
        <w:tc>
          <w:tcPr>
            <w:tcW w:w="7285" w:type="dxa"/>
            <w:gridSpan w:val="2"/>
            <w:tcMar>
              <w:top w:w="0" w:type="dxa"/>
              <w:left w:w="108" w:type="dxa"/>
              <w:bottom w:w="0" w:type="dxa"/>
              <w:right w:w="108" w:type="dxa"/>
            </w:tcMar>
          </w:tcPr>
          <w:p w14:paraId="643B3C7D" w14:textId="3A093845" w:rsidR="00207523" w:rsidRPr="004E2780" w:rsidRDefault="00207523" w:rsidP="00C253D1">
            <w:pPr>
              <w:pStyle w:val="CellBodyLeft"/>
              <w:jc w:val="both"/>
              <w:rPr>
                <w:rFonts w:ascii="Arial" w:hAnsi="Arial" w:cs="Arial"/>
                <w:b/>
                <w:bCs/>
                <w:sz w:val="20"/>
                <w:lang w:val="en-IN"/>
              </w:rPr>
            </w:pPr>
            <w:r w:rsidRPr="004E2780">
              <w:rPr>
                <w:rFonts w:ascii="Arial" w:hAnsi="Arial" w:cs="Arial"/>
                <w:b/>
                <w:bCs/>
                <w:lang w:val="en-IN"/>
              </w:rPr>
              <w:t>Modbus Protocol Stack Error Codes</w:t>
            </w:r>
          </w:p>
        </w:tc>
      </w:tr>
      <w:tr w:rsidR="00207523" w:rsidRPr="008059A3" w14:paraId="714ABF55" w14:textId="77777777" w:rsidTr="00B9784C">
        <w:tc>
          <w:tcPr>
            <w:tcW w:w="1397" w:type="dxa"/>
            <w:tcMar>
              <w:top w:w="0" w:type="dxa"/>
              <w:left w:w="108" w:type="dxa"/>
              <w:bottom w:w="0" w:type="dxa"/>
              <w:right w:w="108" w:type="dxa"/>
            </w:tcMar>
            <w:vAlign w:val="center"/>
          </w:tcPr>
          <w:p w14:paraId="2C6D0786" w14:textId="15625BAF" w:rsidR="00207523" w:rsidRDefault="00207523" w:rsidP="00C253D1">
            <w:pPr>
              <w:pStyle w:val="CellBodyLeft"/>
              <w:jc w:val="both"/>
              <w:rPr>
                <w:rFonts w:ascii="Arial" w:hAnsi="Arial" w:cs="Arial"/>
                <w:sz w:val="20"/>
                <w:lang w:val="en-IN"/>
              </w:rPr>
            </w:pPr>
            <w:r>
              <w:rPr>
                <w:rFonts w:ascii="Arial" w:hAnsi="Arial" w:cs="Arial"/>
                <w:sz w:val="20"/>
                <w:lang w:val="en-IN"/>
              </w:rPr>
              <w:t>2001</w:t>
            </w:r>
          </w:p>
        </w:tc>
        <w:tc>
          <w:tcPr>
            <w:tcW w:w="5888" w:type="dxa"/>
            <w:tcMar>
              <w:top w:w="0" w:type="dxa"/>
              <w:left w:w="108" w:type="dxa"/>
              <w:bottom w:w="0" w:type="dxa"/>
              <w:right w:w="108" w:type="dxa"/>
            </w:tcMar>
            <w:vAlign w:val="center"/>
          </w:tcPr>
          <w:p w14:paraId="6DC67386" w14:textId="0B1607F1"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STACK_TXNID_OR_UNITID_MISSMATCH</w:t>
            </w:r>
          </w:p>
        </w:tc>
      </w:tr>
      <w:tr w:rsidR="00207523" w:rsidRPr="008059A3" w14:paraId="6B4CACC6" w14:textId="77777777" w:rsidTr="00B9784C">
        <w:tc>
          <w:tcPr>
            <w:tcW w:w="1397" w:type="dxa"/>
            <w:tcMar>
              <w:top w:w="0" w:type="dxa"/>
              <w:left w:w="108" w:type="dxa"/>
              <w:bottom w:w="0" w:type="dxa"/>
              <w:right w:w="108" w:type="dxa"/>
            </w:tcMar>
            <w:vAlign w:val="center"/>
          </w:tcPr>
          <w:p w14:paraId="616D82E9" w14:textId="79640111"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2</w:t>
            </w:r>
          </w:p>
        </w:tc>
        <w:tc>
          <w:tcPr>
            <w:tcW w:w="5888" w:type="dxa"/>
            <w:tcMar>
              <w:top w:w="0" w:type="dxa"/>
              <w:left w:w="108" w:type="dxa"/>
              <w:bottom w:w="0" w:type="dxa"/>
              <w:right w:w="108" w:type="dxa"/>
            </w:tcMar>
            <w:vAlign w:val="center"/>
          </w:tcPr>
          <w:p w14:paraId="414410FE" w14:textId="673B5056"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STACK_ERROR_SOCKET_FAILED</w:t>
            </w:r>
          </w:p>
        </w:tc>
      </w:tr>
      <w:tr w:rsidR="00207523" w:rsidRPr="008059A3" w14:paraId="6D50BD47" w14:textId="77777777" w:rsidTr="00B9784C">
        <w:tc>
          <w:tcPr>
            <w:tcW w:w="1397" w:type="dxa"/>
            <w:tcMar>
              <w:top w:w="0" w:type="dxa"/>
              <w:left w:w="108" w:type="dxa"/>
              <w:bottom w:w="0" w:type="dxa"/>
              <w:right w:w="108" w:type="dxa"/>
            </w:tcMar>
            <w:vAlign w:val="center"/>
          </w:tcPr>
          <w:p w14:paraId="0860B3B6" w14:textId="0C89E7B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3</w:t>
            </w:r>
          </w:p>
        </w:tc>
        <w:tc>
          <w:tcPr>
            <w:tcW w:w="5888" w:type="dxa"/>
            <w:tcMar>
              <w:top w:w="0" w:type="dxa"/>
              <w:left w:w="108" w:type="dxa"/>
              <w:bottom w:w="0" w:type="dxa"/>
              <w:right w:w="108" w:type="dxa"/>
            </w:tcMar>
            <w:vAlign w:val="center"/>
          </w:tcPr>
          <w:p w14:paraId="00DB04B8" w14:textId="6985DE63"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STACK_ERROR_CONNECT_FAILED</w:t>
            </w:r>
          </w:p>
        </w:tc>
      </w:tr>
      <w:tr w:rsidR="00207523" w:rsidRPr="008059A3" w14:paraId="1BC7D5DA" w14:textId="77777777" w:rsidTr="00B9784C">
        <w:tc>
          <w:tcPr>
            <w:tcW w:w="1397" w:type="dxa"/>
            <w:tcMar>
              <w:top w:w="0" w:type="dxa"/>
              <w:left w:w="108" w:type="dxa"/>
              <w:bottom w:w="0" w:type="dxa"/>
              <w:right w:w="108" w:type="dxa"/>
            </w:tcMar>
            <w:vAlign w:val="center"/>
          </w:tcPr>
          <w:p w14:paraId="4A7E6D32" w14:textId="218BC2D5"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4</w:t>
            </w:r>
          </w:p>
        </w:tc>
        <w:tc>
          <w:tcPr>
            <w:tcW w:w="5888" w:type="dxa"/>
            <w:tcMar>
              <w:top w:w="0" w:type="dxa"/>
              <w:left w:w="108" w:type="dxa"/>
              <w:bottom w:w="0" w:type="dxa"/>
              <w:right w:w="108" w:type="dxa"/>
            </w:tcMar>
            <w:vAlign w:val="center"/>
          </w:tcPr>
          <w:p w14:paraId="6F2FE743" w14:textId="4FB1726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STACK_ERROR_SEND_FAILED</w:t>
            </w:r>
          </w:p>
        </w:tc>
      </w:tr>
      <w:tr w:rsidR="00207523" w:rsidRPr="008059A3" w14:paraId="7D2748A9" w14:textId="77777777" w:rsidTr="00B9784C">
        <w:tc>
          <w:tcPr>
            <w:tcW w:w="1397" w:type="dxa"/>
            <w:tcMar>
              <w:top w:w="0" w:type="dxa"/>
              <w:left w:w="108" w:type="dxa"/>
              <w:bottom w:w="0" w:type="dxa"/>
              <w:right w:w="108" w:type="dxa"/>
            </w:tcMar>
            <w:vAlign w:val="center"/>
          </w:tcPr>
          <w:p w14:paraId="0C2087F1" w14:textId="09BE2D50"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5</w:t>
            </w:r>
          </w:p>
        </w:tc>
        <w:tc>
          <w:tcPr>
            <w:tcW w:w="5888" w:type="dxa"/>
            <w:tcMar>
              <w:top w:w="0" w:type="dxa"/>
              <w:left w:w="108" w:type="dxa"/>
              <w:bottom w:w="0" w:type="dxa"/>
              <w:right w:w="108" w:type="dxa"/>
            </w:tcMar>
            <w:vAlign w:val="center"/>
          </w:tcPr>
          <w:p w14:paraId="570BDCED" w14:textId="657FA01A"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STACK_ERROR_RECV_FAILED</w:t>
            </w:r>
          </w:p>
        </w:tc>
      </w:tr>
      <w:tr w:rsidR="00207523" w:rsidRPr="008059A3" w14:paraId="0D4C80AB" w14:textId="77777777" w:rsidTr="00B9784C">
        <w:tc>
          <w:tcPr>
            <w:tcW w:w="1397" w:type="dxa"/>
            <w:tcMar>
              <w:top w:w="0" w:type="dxa"/>
              <w:left w:w="108" w:type="dxa"/>
              <w:bottom w:w="0" w:type="dxa"/>
              <w:right w:w="108" w:type="dxa"/>
            </w:tcMar>
            <w:vAlign w:val="center"/>
          </w:tcPr>
          <w:p w14:paraId="3FAD50B6" w14:textId="5FDD17E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6</w:t>
            </w:r>
          </w:p>
        </w:tc>
        <w:tc>
          <w:tcPr>
            <w:tcW w:w="5888" w:type="dxa"/>
            <w:tcMar>
              <w:top w:w="0" w:type="dxa"/>
              <w:left w:w="108" w:type="dxa"/>
              <w:bottom w:w="0" w:type="dxa"/>
              <w:right w:w="108" w:type="dxa"/>
            </w:tcMar>
            <w:vAlign w:val="center"/>
          </w:tcPr>
          <w:p w14:paraId="76FE1A86" w14:textId="6C2E03D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STACK_ERROR_RECV_TIMEOUT</w:t>
            </w:r>
          </w:p>
        </w:tc>
      </w:tr>
      <w:tr w:rsidR="00207523" w:rsidRPr="008059A3" w14:paraId="62033BD6" w14:textId="77777777" w:rsidTr="00B9784C">
        <w:tc>
          <w:tcPr>
            <w:tcW w:w="1397" w:type="dxa"/>
            <w:tcMar>
              <w:top w:w="0" w:type="dxa"/>
              <w:left w:w="108" w:type="dxa"/>
              <w:bottom w:w="0" w:type="dxa"/>
              <w:right w:w="108" w:type="dxa"/>
            </w:tcMar>
            <w:vAlign w:val="center"/>
          </w:tcPr>
          <w:p w14:paraId="41E44C45" w14:textId="3FEBABF9"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7</w:t>
            </w:r>
          </w:p>
        </w:tc>
        <w:tc>
          <w:tcPr>
            <w:tcW w:w="5888" w:type="dxa"/>
            <w:tcMar>
              <w:top w:w="0" w:type="dxa"/>
              <w:left w:w="108" w:type="dxa"/>
              <w:bottom w:w="0" w:type="dxa"/>
              <w:right w:w="108" w:type="dxa"/>
            </w:tcMar>
            <w:vAlign w:val="center"/>
          </w:tcPr>
          <w:p w14:paraId="6E4ED9B7" w14:textId="3C56861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STACK_ERROR_MALLOC_FAILED</w:t>
            </w:r>
          </w:p>
        </w:tc>
      </w:tr>
      <w:tr w:rsidR="00207523" w:rsidRPr="008059A3" w14:paraId="73E0D88C" w14:textId="77777777" w:rsidTr="00B9784C">
        <w:tc>
          <w:tcPr>
            <w:tcW w:w="1397" w:type="dxa"/>
            <w:tcMar>
              <w:top w:w="0" w:type="dxa"/>
              <w:left w:w="108" w:type="dxa"/>
              <w:bottom w:w="0" w:type="dxa"/>
              <w:right w:w="108" w:type="dxa"/>
            </w:tcMar>
            <w:vAlign w:val="center"/>
          </w:tcPr>
          <w:p w14:paraId="5A24B7E7" w14:textId="4F31573B"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8</w:t>
            </w:r>
          </w:p>
        </w:tc>
        <w:tc>
          <w:tcPr>
            <w:tcW w:w="5888" w:type="dxa"/>
            <w:tcMar>
              <w:top w:w="0" w:type="dxa"/>
              <w:left w:w="108" w:type="dxa"/>
              <w:bottom w:w="0" w:type="dxa"/>
              <w:right w:w="108" w:type="dxa"/>
            </w:tcMar>
            <w:vAlign w:val="center"/>
          </w:tcPr>
          <w:p w14:paraId="4DAFFF45" w14:textId="5E629CFB"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STACK_ERROR_QUEUE_SEND</w:t>
            </w:r>
          </w:p>
        </w:tc>
      </w:tr>
      <w:tr w:rsidR="00207523" w:rsidRPr="008059A3" w14:paraId="62644FA1" w14:textId="77777777" w:rsidTr="00B9784C">
        <w:tc>
          <w:tcPr>
            <w:tcW w:w="1397" w:type="dxa"/>
            <w:tcMar>
              <w:top w:w="0" w:type="dxa"/>
              <w:left w:w="108" w:type="dxa"/>
              <w:bottom w:w="0" w:type="dxa"/>
              <w:right w:w="108" w:type="dxa"/>
            </w:tcMar>
            <w:vAlign w:val="center"/>
          </w:tcPr>
          <w:p w14:paraId="1E07C62D" w14:textId="32EC623A"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9</w:t>
            </w:r>
          </w:p>
        </w:tc>
        <w:tc>
          <w:tcPr>
            <w:tcW w:w="5888" w:type="dxa"/>
            <w:tcMar>
              <w:top w:w="0" w:type="dxa"/>
              <w:left w:w="108" w:type="dxa"/>
              <w:bottom w:w="0" w:type="dxa"/>
              <w:right w:w="108" w:type="dxa"/>
            </w:tcMar>
            <w:vAlign w:val="center"/>
          </w:tcPr>
          <w:p w14:paraId="2B4A7481" w14:textId="082D42B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STACK_ERROR_QUEUE_RECIVE</w:t>
            </w:r>
          </w:p>
        </w:tc>
      </w:tr>
      <w:tr w:rsidR="00207523" w:rsidRPr="008059A3" w14:paraId="342F390C" w14:textId="77777777" w:rsidTr="00B9784C">
        <w:tc>
          <w:tcPr>
            <w:tcW w:w="1397" w:type="dxa"/>
            <w:tcMar>
              <w:top w:w="0" w:type="dxa"/>
              <w:left w:w="108" w:type="dxa"/>
              <w:bottom w:w="0" w:type="dxa"/>
              <w:right w:w="108" w:type="dxa"/>
            </w:tcMar>
            <w:vAlign w:val="center"/>
          </w:tcPr>
          <w:p w14:paraId="53EF776A" w14:textId="31812536" w:rsidR="00207523" w:rsidRDefault="00207523" w:rsidP="00C253D1">
            <w:pPr>
              <w:pStyle w:val="CellBodyLeft"/>
              <w:jc w:val="both"/>
              <w:rPr>
                <w:rFonts w:ascii="Arial" w:hAnsi="Arial" w:cs="Arial"/>
                <w:sz w:val="20"/>
                <w:lang w:val="en-IN"/>
              </w:rPr>
            </w:pPr>
            <w:r>
              <w:rPr>
                <w:rFonts w:ascii="Arial" w:hAnsi="Arial" w:cs="Arial"/>
                <w:sz w:val="20"/>
                <w:lang w:val="en-IN"/>
              </w:rPr>
              <w:lastRenderedPageBreak/>
              <w:t>20</w:t>
            </w:r>
            <w:r w:rsidRPr="009B02AB">
              <w:rPr>
                <w:rFonts w:ascii="Arial" w:hAnsi="Arial" w:cs="Arial"/>
                <w:sz w:val="20"/>
                <w:lang w:val="en-IN"/>
              </w:rPr>
              <w:t>10</w:t>
            </w:r>
          </w:p>
        </w:tc>
        <w:tc>
          <w:tcPr>
            <w:tcW w:w="5888" w:type="dxa"/>
            <w:tcMar>
              <w:top w:w="0" w:type="dxa"/>
              <w:left w:w="108" w:type="dxa"/>
              <w:bottom w:w="0" w:type="dxa"/>
              <w:right w:w="108" w:type="dxa"/>
            </w:tcMar>
            <w:vAlign w:val="center"/>
          </w:tcPr>
          <w:p w14:paraId="24C4FD1E" w14:textId="4B65582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STACK_ERROR_THREAD_CREATE</w:t>
            </w:r>
          </w:p>
        </w:tc>
      </w:tr>
      <w:tr w:rsidR="00207523" w:rsidRPr="008059A3" w14:paraId="44B4F120" w14:textId="77777777" w:rsidTr="00B9784C">
        <w:tc>
          <w:tcPr>
            <w:tcW w:w="1397" w:type="dxa"/>
            <w:tcMar>
              <w:top w:w="0" w:type="dxa"/>
              <w:left w:w="108" w:type="dxa"/>
              <w:bottom w:w="0" w:type="dxa"/>
              <w:right w:w="108" w:type="dxa"/>
            </w:tcMar>
            <w:vAlign w:val="center"/>
          </w:tcPr>
          <w:p w14:paraId="145DFD67" w14:textId="427D4FCD"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11</w:t>
            </w:r>
          </w:p>
        </w:tc>
        <w:tc>
          <w:tcPr>
            <w:tcW w:w="5888" w:type="dxa"/>
            <w:tcMar>
              <w:top w:w="0" w:type="dxa"/>
              <w:left w:w="108" w:type="dxa"/>
              <w:bottom w:w="0" w:type="dxa"/>
              <w:right w:w="108" w:type="dxa"/>
            </w:tcMar>
            <w:vAlign w:val="center"/>
          </w:tcPr>
          <w:p w14:paraId="74CF030D" w14:textId="09F37257"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STACK_ERROR_INVALID_INPUT_PARAMETER</w:t>
            </w:r>
          </w:p>
        </w:tc>
      </w:tr>
      <w:tr w:rsidR="00207523" w:rsidRPr="008059A3" w14:paraId="5301F416" w14:textId="77777777" w:rsidTr="00B9784C">
        <w:tc>
          <w:tcPr>
            <w:tcW w:w="1397" w:type="dxa"/>
            <w:tcMar>
              <w:top w:w="0" w:type="dxa"/>
              <w:left w:w="108" w:type="dxa"/>
              <w:bottom w:w="0" w:type="dxa"/>
              <w:right w:w="108" w:type="dxa"/>
            </w:tcMar>
            <w:vAlign w:val="center"/>
          </w:tcPr>
          <w:p w14:paraId="5FA4A6F4" w14:textId="5C6B3460"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12</w:t>
            </w:r>
          </w:p>
        </w:tc>
        <w:tc>
          <w:tcPr>
            <w:tcW w:w="5888" w:type="dxa"/>
            <w:tcMar>
              <w:top w:w="0" w:type="dxa"/>
              <w:left w:w="108" w:type="dxa"/>
              <w:bottom w:w="0" w:type="dxa"/>
              <w:right w:w="108" w:type="dxa"/>
            </w:tcMar>
            <w:vAlign w:val="center"/>
          </w:tcPr>
          <w:p w14:paraId="4AA5BAF4" w14:textId="5B76207C"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STACK_ERROR_PACKET_LENGTH_EXCEEDED</w:t>
            </w:r>
          </w:p>
        </w:tc>
      </w:tr>
      <w:tr w:rsidR="00207523" w:rsidRPr="008059A3" w14:paraId="551BF543" w14:textId="77777777" w:rsidTr="00B9784C">
        <w:tc>
          <w:tcPr>
            <w:tcW w:w="1397" w:type="dxa"/>
            <w:tcMar>
              <w:top w:w="0" w:type="dxa"/>
              <w:left w:w="108" w:type="dxa"/>
              <w:bottom w:w="0" w:type="dxa"/>
              <w:right w:w="108" w:type="dxa"/>
            </w:tcMar>
            <w:vAlign w:val="center"/>
          </w:tcPr>
          <w:p w14:paraId="325E4754" w14:textId="17C53CF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13</w:t>
            </w:r>
          </w:p>
        </w:tc>
        <w:tc>
          <w:tcPr>
            <w:tcW w:w="5888" w:type="dxa"/>
            <w:tcMar>
              <w:top w:w="0" w:type="dxa"/>
              <w:left w:w="108" w:type="dxa"/>
              <w:bottom w:w="0" w:type="dxa"/>
              <w:right w:w="108" w:type="dxa"/>
            </w:tcMar>
            <w:vAlign w:val="center"/>
          </w:tcPr>
          <w:p w14:paraId="65E31EA8" w14:textId="5DC92DAE"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_SOCKET_LISTEN_FAILED</w:t>
            </w:r>
          </w:p>
        </w:tc>
      </w:tr>
      <w:tr w:rsidR="00207523" w:rsidRPr="008059A3" w14:paraId="75458D26" w14:textId="77777777" w:rsidTr="00B9784C">
        <w:tc>
          <w:tcPr>
            <w:tcW w:w="1397" w:type="dxa"/>
            <w:tcMar>
              <w:top w:w="0" w:type="dxa"/>
              <w:left w:w="108" w:type="dxa"/>
              <w:bottom w:w="0" w:type="dxa"/>
              <w:right w:w="108" w:type="dxa"/>
            </w:tcMar>
            <w:vAlign w:val="center"/>
          </w:tcPr>
          <w:p w14:paraId="4D524456" w14:textId="04C08D6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14</w:t>
            </w:r>
          </w:p>
        </w:tc>
        <w:tc>
          <w:tcPr>
            <w:tcW w:w="5888" w:type="dxa"/>
            <w:tcMar>
              <w:top w:w="0" w:type="dxa"/>
              <w:left w:w="108" w:type="dxa"/>
              <w:bottom w:w="0" w:type="dxa"/>
              <w:right w:w="108" w:type="dxa"/>
            </w:tcMar>
            <w:vAlign w:val="center"/>
          </w:tcPr>
          <w:p w14:paraId="68147E7E" w14:textId="09EA56F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_MAX_REQ_SENT</w:t>
            </w:r>
          </w:p>
        </w:tc>
      </w:tr>
      <w:tr w:rsidR="00207523" w:rsidRPr="008059A3" w14:paraId="28E97F15" w14:textId="77777777" w:rsidTr="00B9784C">
        <w:tc>
          <w:tcPr>
            <w:tcW w:w="1397" w:type="dxa"/>
            <w:tcMar>
              <w:top w:w="0" w:type="dxa"/>
              <w:left w:w="108" w:type="dxa"/>
              <w:bottom w:w="0" w:type="dxa"/>
              <w:right w:w="108" w:type="dxa"/>
            </w:tcMar>
            <w:vAlign w:val="center"/>
          </w:tcPr>
          <w:p w14:paraId="541FA845" w14:textId="69FD4856" w:rsidR="00207523" w:rsidRDefault="00207523" w:rsidP="00C253D1">
            <w:pPr>
              <w:pStyle w:val="CellBodyLeft"/>
              <w:jc w:val="both"/>
              <w:rPr>
                <w:rFonts w:ascii="Arial" w:hAnsi="Arial" w:cs="Arial"/>
                <w:sz w:val="20"/>
                <w:lang w:val="en-IN"/>
              </w:rPr>
            </w:pPr>
            <w:r>
              <w:rPr>
                <w:rFonts w:ascii="Arial" w:hAnsi="Arial" w:cs="Arial"/>
                <w:sz w:val="20"/>
                <w:lang w:val="en-IN"/>
              </w:rPr>
              <w:t>2015</w:t>
            </w:r>
          </w:p>
        </w:tc>
        <w:tc>
          <w:tcPr>
            <w:tcW w:w="5888" w:type="dxa"/>
            <w:tcMar>
              <w:top w:w="0" w:type="dxa"/>
              <w:left w:w="108" w:type="dxa"/>
              <w:bottom w:w="0" w:type="dxa"/>
              <w:right w:w="108" w:type="dxa"/>
            </w:tcMar>
            <w:vAlign w:val="center"/>
          </w:tcPr>
          <w:p w14:paraId="5D874185" w14:textId="7E17D52A" w:rsidR="00207523" w:rsidRPr="00FA6115" w:rsidRDefault="00207523" w:rsidP="00C253D1">
            <w:pPr>
              <w:pStyle w:val="CellBodyLeft"/>
              <w:jc w:val="both"/>
              <w:rPr>
                <w:rFonts w:ascii="Arial" w:hAnsi="Arial" w:cs="Arial"/>
                <w:sz w:val="20"/>
                <w:lang w:val="en-IN"/>
              </w:rPr>
            </w:pPr>
            <w:r w:rsidRPr="0010384D">
              <w:rPr>
                <w:rFonts w:ascii="Arial" w:hAnsi="Arial" w:cs="Arial"/>
                <w:sz w:val="20"/>
                <w:lang w:val="en-IN"/>
              </w:rPr>
              <w:t>STACK_ERROR_FAILED_Q_SENT_REQ</w:t>
            </w:r>
            <w:r>
              <w:rPr>
                <w:rFonts w:ascii="Arial" w:hAnsi="Arial" w:cs="Arial"/>
                <w:sz w:val="20"/>
                <w:lang w:val="en-IN"/>
              </w:rPr>
              <w:tab/>
            </w:r>
          </w:p>
        </w:tc>
      </w:tr>
      <w:tr w:rsidR="00207523" w:rsidRPr="008059A3" w14:paraId="19B3ACF5" w14:textId="77777777" w:rsidTr="00B9784C">
        <w:tc>
          <w:tcPr>
            <w:tcW w:w="1397" w:type="dxa"/>
            <w:tcMar>
              <w:top w:w="0" w:type="dxa"/>
              <w:left w:w="108" w:type="dxa"/>
              <w:bottom w:w="0" w:type="dxa"/>
              <w:right w:w="108" w:type="dxa"/>
            </w:tcMar>
            <w:vAlign w:val="center"/>
          </w:tcPr>
          <w:p w14:paraId="6EAC51E7" w14:textId="34CCF39E" w:rsidR="00207523" w:rsidRDefault="00207523" w:rsidP="00C253D1">
            <w:pPr>
              <w:pStyle w:val="CellBodyLeft"/>
              <w:jc w:val="both"/>
              <w:rPr>
                <w:rFonts w:ascii="Arial" w:hAnsi="Arial" w:cs="Arial"/>
                <w:sz w:val="20"/>
                <w:lang w:val="en-IN"/>
              </w:rPr>
            </w:pPr>
            <w:r>
              <w:rPr>
                <w:rFonts w:ascii="Arial" w:hAnsi="Arial" w:cs="Arial"/>
                <w:sz w:val="20"/>
                <w:lang w:val="en-IN"/>
              </w:rPr>
              <w:t>2016</w:t>
            </w:r>
          </w:p>
        </w:tc>
        <w:tc>
          <w:tcPr>
            <w:tcW w:w="5888" w:type="dxa"/>
            <w:tcMar>
              <w:top w:w="0" w:type="dxa"/>
              <w:left w:w="108" w:type="dxa"/>
              <w:bottom w:w="0" w:type="dxa"/>
              <w:right w:w="108" w:type="dxa"/>
            </w:tcMar>
            <w:vAlign w:val="center"/>
          </w:tcPr>
          <w:p w14:paraId="63CF105D" w14:textId="7359A15E"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STACK_INIT_FAILED</w:t>
            </w:r>
          </w:p>
        </w:tc>
      </w:tr>
      <w:tr w:rsidR="00207523" w:rsidRPr="008059A3" w14:paraId="38B6F8AA" w14:textId="77777777" w:rsidTr="00B9784C">
        <w:tc>
          <w:tcPr>
            <w:tcW w:w="1397" w:type="dxa"/>
            <w:tcMar>
              <w:top w:w="0" w:type="dxa"/>
              <w:left w:w="108" w:type="dxa"/>
              <w:bottom w:w="0" w:type="dxa"/>
              <w:right w:w="108" w:type="dxa"/>
            </w:tcMar>
            <w:vAlign w:val="center"/>
          </w:tcPr>
          <w:p w14:paraId="7E2F1F10" w14:textId="35AACF36" w:rsidR="00207523" w:rsidRDefault="00207523" w:rsidP="00C253D1">
            <w:pPr>
              <w:pStyle w:val="CellBodyLeft"/>
              <w:jc w:val="both"/>
              <w:rPr>
                <w:rFonts w:ascii="Arial" w:hAnsi="Arial" w:cs="Arial"/>
                <w:sz w:val="20"/>
                <w:lang w:val="en-IN"/>
              </w:rPr>
            </w:pPr>
            <w:r>
              <w:rPr>
                <w:rFonts w:ascii="Arial" w:hAnsi="Arial" w:cs="Arial"/>
                <w:sz w:val="20"/>
                <w:lang w:val="en-IN"/>
              </w:rPr>
              <w:t>2017</w:t>
            </w:r>
          </w:p>
        </w:tc>
        <w:tc>
          <w:tcPr>
            <w:tcW w:w="5888" w:type="dxa"/>
            <w:tcMar>
              <w:top w:w="0" w:type="dxa"/>
              <w:left w:w="108" w:type="dxa"/>
              <w:bottom w:w="0" w:type="dxa"/>
              <w:right w:w="108" w:type="dxa"/>
            </w:tcMar>
            <w:vAlign w:val="center"/>
          </w:tcPr>
          <w:p w14:paraId="70C7B6A6" w14:textId="50908FC1"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STACK_ERROR_QUEUE_CREATE</w:t>
            </w:r>
          </w:p>
        </w:tc>
      </w:tr>
      <w:tr w:rsidR="00207523" w:rsidRPr="008059A3" w14:paraId="5DC3669A" w14:textId="77777777" w:rsidTr="00B9784C">
        <w:tc>
          <w:tcPr>
            <w:tcW w:w="1397" w:type="dxa"/>
            <w:tcMar>
              <w:top w:w="0" w:type="dxa"/>
              <w:left w:w="108" w:type="dxa"/>
              <w:bottom w:w="0" w:type="dxa"/>
              <w:right w:w="108" w:type="dxa"/>
            </w:tcMar>
            <w:vAlign w:val="center"/>
          </w:tcPr>
          <w:p w14:paraId="5ED40967" w14:textId="74DC2A26" w:rsidR="00207523" w:rsidRDefault="00207523" w:rsidP="00C253D1">
            <w:pPr>
              <w:pStyle w:val="CellBodyLeft"/>
              <w:jc w:val="both"/>
              <w:rPr>
                <w:rFonts w:ascii="Arial" w:hAnsi="Arial" w:cs="Arial"/>
                <w:sz w:val="20"/>
                <w:lang w:val="en-IN"/>
              </w:rPr>
            </w:pPr>
            <w:r>
              <w:rPr>
                <w:rFonts w:ascii="Arial" w:hAnsi="Arial" w:cs="Arial"/>
                <w:sz w:val="20"/>
                <w:lang w:val="en-IN"/>
              </w:rPr>
              <w:t>2018</w:t>
            </w:r>
          </w:p>
        </w:tc>
        <w:tc>
          <w:tcPr>
            <w:tcW w:w="5888" w:type="dxa"/>
            <w:tcMar>
              <w:top w:w="0" w:type="dxa"/>
              <w:left w:w="108" w:type="dxa"/>
              <w:bottom w:w="0" w:type="dxa"/>
              <w:right w:w="108" w:type="dxa"/>
            </w:tcMar>
            <w:vAlign w:val="center"/>
          </w:tcPr>
          <w:p w14:paraId="0779912F" w14:textId="3BEAECEB" w:rsidR="009A0651" w:rsidRPr="00FA6115" w:rsidRDefault="009A0651" w:rsidP="00C253D1">
            <w:pPr>
              <w:pStyle w:val="CellBodyLeft"/>
              <w:jc w:val="both"/>
              <w:rPr>
                <w:rFonts w:ascii="Arial" w:hAnsi="Arial" w:cs="Arial"/>
                <w:sz w:val="20"/>
                <w:lang w:val="en-IN"/>
              </w:rPr>
            </w:pPr>
            <w:r w:rsidRPr="009A0651">
              <w:rPr>
                <w:rFonts w:ascii="Arial" w:hAnsi="Arial" w:cs="Arial"/>
                <w:sz w:val="20"/>
                <w:lang w:val="en-IN"/>
              </w:rPr>
              <w:t>STACK_ERROR_MUTEX_CREATE</w:t>
            </w:r>
          </w:p>
        </w:tc>
      </w:tr>
      <w:tr w:rsidR="00207523" w:rsidRPr="008059A3" w14:paraId="20AC3990" w14:textId="77777777" w:rsidTr="00B9784C">
        <w:tc>
          <w:tcPr>
            <w:tcW w:w="1397" w:type="dxa"/>
            <w:tcMar>
              <w:top w:w="0" w:type="dxa"/>
              <w:left w:w="108" w:type="dxa"/>
              <w:bottom w:w="0" w:type="dxa"/>
              <w:right w:w="108" w:type="dxa"/>
            </w:tcMar>
            <w:vAlign w:val="center"/>
          </w:tcPr>
          <w:p w14:paraId="5BE68EDD" w14:textId="3D49E459" w:rsidR="00207523" w:rsidRDefault="00207523" w:rsidP="00C253D1">
            <w:pPr>
              <w:pStyle w:val="CellBodyLeft"/>
              <w:jc w:val="both"/>
              <w:rPr>
                <w:rFonts w:ascii="Arial" w:hAnsi="Arial" w:cs="Arial"/>
                <w:sz w:val="20"/>
                <w:lang w:val="en-IN"/>
              </w:rPr>
            </w:pPr>
            <w:r>
              <w:rPr>
                <w:rFonts w:ascii="Arial" w:hAnsi="Arial" w:cs="Arial"/>
                <w:sz w:val="20"/>
                <w:lang w:val="en-IN"/>
              </w:rPr>
              <w:t>2019</w:t>
            </w:r>
          </w:p>
        </w:tc>
        <w:tc>
          <w:tcPr>
            <w:tcW w:w="5888" w:type="dxa"/>
            <w:tcMar>
              <w:top w:w="0" w:type="dxa"/>
              <w:left w:w="108" w:type="dxa"/>
              <w:bottom w:w="0" w:type="dxa"/>
              <w:right w:w="108" w:type="dxa"/>
            </w:tcMar>
            <w:vAlign w:val="center"/>
          </w:tcPr>
          <w:p w14:paraId="37039D09" w14:textId="46337D9E" w:rsidR="00207523" w:rsidRPr="00FA6115" w:rsidRDefault="0029333A" w:rsidP="00C253D1">
            <w:pPr>
              <w:pStyle w:val="CellBodyLeft"/>
              <w:jc w:val="both"/>
              <w:rPr>
                <w:rFonts w:ascii="Arial" w:hAnsi="Arial" w:cs="Arial"/>
                <w:sz w:val="20"/>
                <w:lang w:val="en-IN"/>
              </w:rPr>
            </w:pPr>
            <w:r w:rsidRPr="0029333A">
              <w:rPr>
                <w:rFonts w:ascii="Arial" w:hAnsi="Arial" w:cs="Arial"/>
                <w:sz w:val="20"/>
                <w:lang w:val="en-IN"/>
              </w:rPr>
              <w:t>STACK_ERROR_STACK_IS_NOT_INITIALIZED</w:t>
            </w:r>
          </w:p>
        </w:tc>
      </w:tr>
      <w:tr w:rsidR="009A0651" w:rsidRPr="008059A3" w14:paraId="7992AFEA" w14:textId="77777777" w:rsidTr="00B9784C">
        <w:tc>
          <w:tcPr>
            <w:tcW w:w="1397" w:type="dxa"/>
            <w:tcMar>
              <w:top w:w="0" w:type="dxa"/>
              <w:left w:w="108" w:type="dxa"/>
              <w:bottom w:w="0" w:type="dxa"/>
              <w:right w:w="108" w:type="dxa"/>
            </w:tcMar>
            <w:vAlign w:val="center"/>
          </w:tcPr>
          <w:p w14:paraId="0D915ACA" w14:textId="10CF659F" w:rsidR="009A0651" w:rsidRDefault="009A0651" w:rsidP="00C253D1">
            <w:pPr>
              <w:pStyle w:val="CellBodyLeft"/>
              <w:jc w:val="both"/>
              <w:rPr>
                <w:rFonts w:ascii="Arial" w:hAnsi="Arial" w:cs="Arial"/>
                <w:sz w:val="20"/>
                <w:lang w:val="en-IN"/>
              </w:rPr>
            </w:pPr>
            <w:r>
              <w:rPr>
                <w:rFonts w:ascii="Arial" w:hAnsi="Arial" w:cs="Arial"/>
                <w:sz w:val="20"/>
                <w:lang w:val="en-IN"/>
              </w:rPr>
              <w:t>2020</w:t>
            </w:r>
          </w:p>
        </w:tc>
        <w:tc>
          <w:tcPr>
            <w:tcW w:w="5888" w:type="dxa"/>
            <w:tcMar>
              <w:top w:w="0" w:type="dxa"/>
              <w:left w:w="108" w:type="dxa"/>
              <w:bottom w:w="0" w:type="dxa"/>
              <w:right w:w="108" w:type="dxa"/>
            </w:tcMar>
            <w:vAlign w:val="center"/>
          </w:tcPr>
          <w:p w14:paraId="1C54BAE5" w14:textId="1F6BE0EC" w:rsidR="009A0651" w:rsidRPr="007B25E8" w:rsidRDefault="009A0651" w:rsidP="00C253D1">
            <w:pPr>
              <w:pStyle w:val="CellBodyLeft"/>
              <w:jc w:val="both"/>
              <w:rPr>
                <w:rFonts w:ascii="Arial" w:hAnsi="Arial" w:cs="Arial"/>
                <w:sz w:val="20"/>
                <w:lang w:val="en-IN"/>
              </w:rPr>
            </w:pPr>
            <w:r w:rsidRPr="007B25E8">
              <w:rPr>
                <w:rFonts w:ascii="Arial" w:hAnsi="Arial" w:cs="Arial"/>
                <w:sz w:val="20"/>
                <w:lang w:val="en-IN"/>
              </w:rPr>
              <w:t>STACK_ERROR_STACK_IS_ALREADY_INITIALIZED</w:t>
            </w:r>
          </w:p>
        </w:tc>
      </w:tr>
      <w:tr w:rsidR="009A0651" w:rsidRPr="008059A3" w14:paraId="0247EE86" w14:textId="77777777" w:rsidTr="00B9784C">
        <w:tc>
          <w:tcPr>
            <w:tcW w:w="1397" w:type="dxa"/>
            <w:tcMar>
              <w:top w:w="0" w:type="dxa"/>
              <w:left w:w="108" w:type="dxa"/>
              <w:bottom w:w="0" w:type="dxa"/>
              <w:right w:w="108" w:type="dxa"/>
            </w:tcMar>
            <w:vAlign w:val="center"/>
          </w:tcPr>
          <w:p w14:paraId="47A3AB16" w14:textId="7BF252A9" w:rsidR="009A0651" w:rsidRDefault="009A0651" w:rsidP="00C253D1">
            <w:pPr>
              <w:pStyle w:val="CellBodyLeft"/>
              <w:jc w:val="both"/>
              <w:rPr>
                <w:rFonts w:ascii="Arial" w:hAnsi="Arial" w:cs="Arial"/>
                <w:sz w:val="20"/>
                <w:lang w:val="en-IN"/>
              </w:rPr>
            </w:pPr>
            <w:r>
              <w:rPr>
                <w:rFonts w:ascii="Arial" w:hAnsi="Arial" w:cs="Arial"/>
                <w:sz w:val="20"/>
                <w:lang w:val="en-IN"/>
              </w:rPr>
              <w:t>2021</w:t>
            </w:r>
          </w:p>
        </w:tc>
        <w:tc>
          <w:tcPr>
            <w:tcW w:w="5888" w:type="dxa"/>
            <w:tcMar>
              <w:top w:w="0" w:type="dxa"/>
              <w:left w:w="108" w:type="dxa"/>
              <w:bottom w:w="0" w:type="dxa"/>
              <w:right w:w="108" w:type="dxa"/>
            </w:tcMar>
            <w:vAlign w:val="center"/>
          </w:tcPr>
          <w:p w14:paraId="6CE758D6" w14:textId="6A9AB326" w:rsidR="009A0651" w:rsidRPr="007B25E8" w:rsidRDefault="0029333A" w:rsidP="00C253D1">
            <w:pPr>
              <w:pStyle w:val="CellBodyLeft"/>
              <w:jc w:val="both"/>
              <w:rPr>
                <w:rFonts w:ascii="Arial" w:hAnsi="Arial" w:cs="Arial"/>
                <w:sz w:val="20"/>
                <w:lang w:val="en-IN"/>
              </w:rPr>
            </w:pPr>
            <w:r w:rsidRPr="0029333A">
              <w:rPr>
                <w:rFonts w:ascii="Arial" w:hAnsi="Arial" w:cs="Arial"/>
                <w:sz w:val="20"/>
                <w:lang w:val="en-IN"/>
              </w:rPr>
              <w:t>STACK_ERROR_SERIAL_PORT_ERROR</w:t>
            </w:r>
          </w:p>
        </w:tc>
      </w:tr>
    </w:tbl>
    <w:p w14:paraId="4A4127CB" w14:textId="77777777" w:rsidR="0098222D" w:rsidRDefault="0098222D" w:rsidP="00112B7F">
      <w:pPr>
        <w:pStyle w:val="11"/>
        <w:numPr>
          <w:ilvl w:val="0"/>
          <w:numId w:val="0"/>
        </w:numPr>
        <w:tabs>
          <w:tab w:val="left" w:pos="720"/>
        </w:tabs>
        <w:rPr>
          <w:color w:val="000000" w:themeColor="text1"/>
        </w:rPr>
      </w:pPr>
    </w:p>
    <w:p w14:paraId="79D9A1A0" w14:textId="77777777" w:rsidR="00347A7B" w:rsidRPr="00254155" w:rsidRDefault="00347A7B" w:rsidP="00766012">
      <w:pPr>
        <w:pStyle w:val="Body"/>
      </w:pPr>
    </w:p>
    <w:p w14:paraId="2C749A5C" w14:textId="330BE280" w:rsidR="00484B1F" w:rsidRDefault="00484B1F" w:rsidP="00484B1F">
      <w:pPr>
        <w:pStyle w:val="Heading1"/>
      </w:pPr>
      <w:bookmarkStart w:id="107" w:name="_Toc59562044"/>
      <w:r>
        <w:lastRenderedPageBreak/>
        <w:t>S</w:t>
      </w:r>
      <w:r w:rsidRPr="00484B1F">
        <w:t>teps to flash LFM BIOS</w:t>
      </w:r>
      <w:bookmarkEnd w:id="107"/>
    </w:p>
    <w:p w14:paraId="135FDFA2" w14:textId="72474407" w:rsidR="0087235F" w:rsidRPr="00E67CEC" w:rsidRDefault="0087235F" w:rsidP="00C253D1">
      <w:pPr>
        <w:pStyle w:val="Body"/>
        <w:jc w:val="both"/>
      </w:pPr>
      <w:r w:rsidRPr="00E67CEC">
        <w:t xml:space="preserve">LFM is </w:t>
      </w:r>
      <w:r w:rsidR="00C3446E" w:rsidRPr="00E67CEC">
        <w:t xml:space="preserve">Low Frequency Mode. This mode is enabled on gateway for </w:t>
      </w:r>
      <w:r w:rsidR="00E67CEC" w:rsidRPr="00E67CEC">
        <w:t>efficient power usage.</w:t>
      </w:r>
    </w:p>
    <w:p w14:paraId="148085DF" w14:textId="055E729F" w:rsidR="002850B7" w:rsidRPr="00E67CEC" w:rsidRDefault="0087235F" w:rsidP="00C253D1">
      <w:pPr>
        <w:pStyle w:val="Body"/>
        <w:jc w:val="both"/>
      </w:pPr>
      <w:r w:rsidRPr="00E67CEC">
        <w:t xml:space="preserve">Following steps and </w:t>
      </w:r>
      <w:r w:rsidR="002850B7" w:rsidRPr="00E67CEC">
        <w:t xml:space="preserve">BIOS </w:t>
      </w:r>
      <w:r w:rsidRPr="00E67CEC">
        <w:t>are</w:t>
      </w:r>
      <w:r w:rsidR="002850B7" w:rsidRPr="00E67CEC">
        <w:t xml:space="preserve"> applicable for below model of Device</w:t>
      </w:r>
      <w:r w:rsidRPr="00E67CEC">
        <w:t>:</w:t>
      </w:r>
    </w:p>
    <w:p w14:paraId="219C6BE5" w14:textId="58D1DD31" w:rsidR="002850B7" w:rsidRDefault="002850B7" w:rsidP="00C253D1">
      <w:pPr>
        <w:pStyle w:val="Body"/>
        <w:jc w:val="both"/>
      </w:pPr>
      <w:r>
        <w:t>RBOX510 ATEX &amp; C1D2 ANTI-EXPLOSIVE CERTIFIED ROBOST DIN-RAIL FANLESS SYS.W/ATOM E3827(1.75GHz)</w:t>
      </w:r>
    </w:p>
    <w:p w14:paraId="061F879B" w14:textId="33C8AC4B" w:rsidR="0062419A" w:rsidRDefault="0062419A" w:rsidP="00C253D1">
      <w:pPr>
        <w:pStyle w:val="Body"/>
        <w:jc w:val="both"/>
      </w:pPr>
    </w:p>
    <w:tbl>
      <w:tblPr>
        <w:tblW w:w="7720" w:type="dxa"/>
        <w:tblCellMar>
          <w:left w:w="0" w:type="dxa"/>
          <w:right w:w="0" w:type="dxa"/>
        </w:tblCellMar>
        <w:tblLook w:val="04A0" w:firstRow="1" w:lastRow="0" w:firstColumn="1" w:lastColumn="0" w:noHBand="0" w:noVBand="1"/>
      </w:tblPr>
      <w:tblGrid>
        <w:gridCol w:w="960"/>
        <w:gridCol w:w="1128"/>
        <w:gridCol w:w="2020"/>
        <w:gridCol w:w="1906"/>
        <w:gridCol w:w="1880"/>
      </w:tblGrid>
      <w:tr w:rsidR="0062419A" w14:paraId="779CD9E8" w14:textId="77777777" w:rsidTr="0062419A">
        <w:trPr>
          <w:trHeight w:val="288"/>
        </w:trPr>
        <w:tc>
          <w:tcPr>
            <w:tcW w:w="960" w:type="dxa"/>
            <w:noWrap/>
            <w:tcMar>
              <w:top w:w="0" w:type="dxa"/>
              <w:left w:w="108" w:type="dxa"/>
              <w:bottom w:w="0" w:type="dxa"/>
              <w:right w:w="108" w:type="dxa"/>
            </w:tcMar>
            <w:vAlign w:val="bottom"/>
            <w:hideMark/>
          </w:tcPr>
          <w:p w14:paraId="0A6F22F1" w14:textId="77777777" w:rsidR="0062419A" w:rsidRDefault="0062419A" w:rsidP="00C253D1">
            <w:pPr>
              <w:spacing w:before="0"/>
              <w:jc w:val="both"/>
              <w:rPr>
                <w:rFonts w:ascii="Times New Roman" w:hAnsi="Times New Roman"/>
              </w:rPr>
            </w:pPr>
          </w:p>
        </w:tc>
        <w:tc>
          <w:tcPr>
            <w:tcW w:w="960" w:type="dxa"/>
            <w:noWrap/>
            <w:tcMar>
              <w:top w:w="0" w:type="dxa"/>
              <w:left w:w="108" w:type="dxa"/>
              <w:bottom w:w="0" w:type="dxa"/>
              <w:right w:w="108" w:type="dxa"/>
            </w:tcMar>
            <w:vAlign w:val="bottom"/>
            <w:hideMark/>
          </w:tcPr>
          <w:p w14:paraId="649C21E3" w14:textId="77777777" w:rsidR="0062419A" w:rsidRDefault="0062419A" w:rsidP="00C253D1">
            <w:pPr>
              <w:jc w:val="both"/>
              <w:rPr>
                <w:rFonts w:ascii="Times New Roman" w:hAnsi="Times New Roman"/>
              </w:rPr>
            </w:pPr>
          </w:p>
        </w:tc>
        <w:tc>
          <w:tcPr>
            <w:tcW w:w="2020" w:type="dxa"/>
            <w:tcBorders>
              <w:top w:val="nil"/>
              <w:left w:val="nil"/>
              <w:bottom w:val="single" w:sz="8" w:space="0" w:color="auto"/>
              <w:right w:val="nil"/>
            </w:tcBorders>
            <w:noWrap/>
            <w:tcMar>
              <w:top w:w="0" w:type="dxa"/>
              <w:left w:w="108" w:type="dxa"/>
              <w:bottom w:w="0" w:type="dxa"/>
              <w:right w:w="108" w:type="dxa"/>
            </w:tcMar>
            <w:vAlign w:val="bottom"/>
            <w:hideMark/>
          </w:tcPr>
          <w:p w14:paraId="54CCE3FC" w14:textId="77777777" w:rsidR="0062419A" w:rsidRDefault="0062419A" w:rsidP="00C253D1">
            <w:pPr>
              <w:jc w:val="both"/>
              <w:rPr>
                <w:rFonts w:ascii="Calibri" w:eastAsiaTheme="minorHAnsi" w:hAnsi="Calibri" w:cs="Calibri"/>
                <w:b/>
                <w:bCs/>
                <w:color w:val="000000"/>
                <w:sz w:val="22"/>
                <w:szCs w:val="22"/>
              </w:rPr>
            </w:pPr>
            <w:r>
              <w:rPr>
                <w:b/>
                <w:bCs/>
                <w:color w:val="000000"/>
              </w:rPr>
              <w:t>LFM (500)</w:t>
            </w:r>
          </w:p>
        </w:tc>
        <w:tc>
          <w:tcPr>
            <w:tcW w:w="1900" w:type="dxa"/>
            <w:tcBorders>
              <w:top w:val="nil"/>
              <w:left w:val="nil"/>
              <w:bottom w:val="single" w:sz="8" w:space="0" w:color="auto"/>
              <w:right w:val="nil"/>
            </w:tcBorders>
            <w:noWrap/>
            <w:tcMar>
              <w:top w:w="0" w:type="dxa"/>
              <w:left w:w="108" w:type="dxa"/>
              <w:bottom w:w="0" w:type="dxa"/>
              <w:right w:w="108" w:type="dxa"/>
            </w:tcMar>
            <w:vAlign w:val="bottom"/>
            <w:hideMark/>
          </w:tcPr>
          <w:p w14:paraId="535325FE" w14:textId="77777777" w:rsidR="0062419A" w:rsidRDefault="0062419A" w:rsidP="00C253D1">
            <w:pPr>
              <w:jc w:val="both"/>
              <w:rPr>
                <w:b/>
                <w:bCs/>
                <w:color w:val="000000"/>
              </w:rPr>
            </w:pPr>
            <w:r>
              <w:rPr>
                <w:b/>
                <w:bCs/>
                <w:color w:val="000000"/>
              </w:rPr>
              <w:t>LFM_1500</w:t>
            </w:r>
          </w:p>
        </w:tc>
        <w:tc>
          <w:tcPr>
            <w:tcW w:w="1880" w:type="dxa"/>
            <w:tcBorders>
              <w:top w:val="nil"/>
              <w:left w:val="nil"/>
              <w:bottom w:val="single" w:sz="8" w:space="0" w:color="auto"/>
              <w:right w:val="nil"/>
            </w:tcBorders>
            <w:noWrap/>
            <w:tcMar>
              <w:top w:w="0" w:type="dxa"/>
              <w:left w:w="108" w:type="dxa"/>
              <w:bottom w:w="0" w:type="dxa"/>
              <w:right w:w="108" w:type="dxa"/>
            </w:tcMar>
            <w:vAlign w:val="bottom"/>
            <w:hideMark/>
          </w:tcPr>
          <w:p w14:paraId="37E56D3F" w14:textId="77777777" w:rsidR="0062419A" w:rsidRDefault="0062419A" w:rsidP="00C253D1">
            <w:pPr>
              <w:jc w:val="both"/>
              <w:rPr>
                <w:b/>
                <w:bCs/>
                <w:color w:val="000000"/>
              </w:rPr>
            </w:pPr>
            <w:r>
              <w:rPr>
                <w:b/>
                <w:bCs/>
                <w:color w:val="000000"/>
              </w:rPr>
              <w:t>Original</w:t>
            </w:r>
          </w:p>
        </w:tc>
      </w:tr>
      <w:tr w:rsidR="0062419A" w14:paraId="65D3C86A" w14:textId="77777777" w:rsidTr="0062419A">
        <w:trPr>
          <w:trHeight w:val="288"/>
        </w:trPr>
        <w:tc>
          <w:tcPr>
            <w:tcW w:w="960" w:type="dxa"/>
            <w:noWrap/>
            <w:tcMar>
              <w:top w:w="0" w:type="dxa"/>
              <w:left w:w="108" w:type="dxa"/>
              <w:bottom w:w="0" w:type="dxa"/>
              <w:right w:w="108" w:type="dxa"/>
            </w:tcMar>
            <w:vAlign w:val="bottom"/>
            <w:hideMark/>
          </w:tcPr>
          <w:p w14:paraId="5760992F" w14:textId="77777777" w:rsidR="0062419A" w:rsidRDefault="0062419A" w:rsidP="00C253D1">
            <w:pPr>
              <w:jc w:val="both"/>
              <w:rPr>
                <w:b/>
                <w:bCs/>
                <w:color w:val="000000"/>
              </w:rPr>
            </w:pPr>
          </w:p>
        </w:tc>
        <w:tc>
          <w:tcPr>
            <w:tcW w:w="960" w:type="dxa"/>
            <w:noWrap/>
            <w:tcMar>
              <w:top w:w="0" w:type="dxa"/>
              <w:left w:w="108" w:type="dxa"/>
              <w:bottom w:w="0" w:type="dxa"/>
              <w:right w:w="108" w:type="dxa"/>
            </w:tcMar>
            <w:vAlign w:val="bottom"/>
            <w:hideMark/>
          </w:tcPr>
          <w:p w14:paraId="2FE17C50" w14:textId="77C63701" w:rsidR="0062419A" w:rsidRDefault="0062419A" w:rsidP="00C253D1">
            <w:pPr>
              <w:jc w:val="both"/>
              <w:rPr>
                <w:rFonts w:ascii="Calibri" w:eastAsiaTheme="minorHAnsi" w:hAnsi="Calibri" w:cs="Calibri"/>
                <w:b/>
                <w:bCs/>
                <w:color w:val="000000"/>
                <w:sz w:val="22"/>
                <w:szCs w:val="22"/>
              </w:rPr>
            </w:pPr>
            <w:r>
              <w:rPr>
                <w:b/>
                <w:bCs/>
                <w:color w:val="000000"/>
              </w:rPr>
              <w:t>Axiomtek ICO-300</w:t>
            </w:r>
          </w:p>
        </w:tc>
        <w:tc>
          <w:tcPr>
            <w:tcW w:w="2020" w:type="dxa"/>
            <w:noWrap/>
            <w:tcMar>
              <w:top w:w="0" w:type="dxa"/>
              <w:left w:w="108" w:type="dxa"/>
              <w:bottom w:w="0" w:type="dxa"/>
              <w:right w:w="108" w:type="dxa"/>
            </w:tcMar>
            <w:vAlign w:val="bottom"/>
            <w:hideMark/>
          </w:tcPr>
          <w:p w14:paraId="786AD38A" w14:textId="77777777" w:rsidR="0062419A" w:rsidRDefault="0062419A" w:rsidP="00C253D1">
            <w:pPr>
              <w:jc w:val="both"/>
              <w:rPr>
                <w:color w:val="000000"/>
              </w:rPr>
            </w:pPr>
            <w:r>
              <w:rPr>
                <w:color w:val="000000"/>
              </w:rPr>
              <w:t>87842XV.102</w:t>
            </w:r>
          </w:p>
        </w:tc>
        <w:tc>
          <w:tcPr>
            <w:tcW w:w="1900" w:type="dxa"/>
            <w:noWrap/>
            <w:tcMar>
              <w:top w:w="0" w:type="dxa"/>
              <w:left w:w="108" w:type="dxa"/>
              <w:bottom w:w="0" w:type="dxa"/>
              <w:right w:w="108" w:type="dxa"/>
            </w:tcMar>
            <w:vAlign w:val="bottom"/>
            <w:hideMark/>
          </w:tcPr>
          <w:p w14:paraId="3542441A" w14:textId="15F95864" w:rsidR="0062419A" w:rsidRDefault="0062419A" w:rsidP="00C253D1">
            <w:pPr>
              <w:jc w:val="both"/>
              <w:rPr>
                <w:color w:val="000000"/>
              </w:rPr>
            </w:pPr>
            <w:r>
              <w:rPr>
                <w:color w:val="000000"/>
              </w:rPr>
              <w:t>None</w:t>
            </w:r>
          </w:p>
        </w:tc>
        <w:tc>
          <w:tcPr>
            <w:tcW w:w="1880" w:type="dxa"/>
            <w:noWrap/>
            <w:tcMar>
              <w:top w:w="0" w:type="dxa"/>
              <w:left w:w="108" w:type="dxa"/>
              <w:bottom w:w="0" w:type="dxa"/>
              <w:right w:w="108" w:type="dxa"/>
            </w:tcMar>
            <w:vAlign w:val="bottom"/>
            <w:hideMark/>
          </w:tcPr>
          <w:p w14:paraId="4A3B73BC" w14:textId="77777777" w:rsidR="0062419A" w:rsidRDefault="0062419A" w:rsidP="00C253D1">
            <w:pPr>
              <w:jc w:val="both"/>
              <w:rPr>
                <w:color w:val="000000"/>
              </w:rPr>
            </w:pPr>
            <w:r>
              <w:rPr>
                <w:color w:val="000000"/>
              </w:rPr>
              <w:t>87842V.105</w:t>
            </w:r>
          </w:p>
        </w:tc>
      </w:tr>
      <w:tr w:rsidR="0062419A" w14:paraId="614236EE" w14:textId="77777777" w:rsidTr="0062419A">
        <w:trPr>
          <w:trHeight w:val="288"/>
        </w:trPr>
        <w:tc>
          <w:tcPr>
            <w:tcW w:w="960" w:type="dxa"/>
            <w:noWrap/>
            <w:tcMar>
              <w:top w:w="0" w:type="dxa"/>
              <w:left w:w="108" w:type="dxa"/>
              <w:bottom w:w="0" w:type="dxa"/>
              <w:right w:w="108" w:type="dxa"/>
            </w:tcMar>
            <w:vAlign w:val="bottom"/>
            <w:hideMark/>
          </w:tcPr>
          <w:p w14:paraId="08BC718A" w14:textId="77777777" w:rsidR="0062419A" w:rsidRDefault="0062419A" w:rsidP="00C253D1">
            <w:pPr>
              <w:jc w:val="both"/>
              <w:rPr>
                <w:color w:val="000000"/>
              </w:rPr>
            </w:pPr>
          </w:p>
        </w:tc>
        <w:tc>
          <w:tcPr>
            <w:tcW w:w="960" w:type="dxa"/>
            <w:noWrap/>
            <w:tcMar>
              <w:top w:w="0" w:type="dxa"/>
              <w:left w:w="108" w:type="dxa"/>
              <w:bottom w:w="0" w:type="dxa"/>
              <w:right w:w="108" w:type="dxa"/>
            </w:tcMar>
            <w:vAlign w:val="bottom"/>
            <w:hideMark/>
          </w:tcPr>
          <w:p w14:paraId="405C653E" w14:textId="02322A73" w:rsidR="0062419A" w:rsidRDefault="0062419A" w:rsidP="00C253D1">
            <w:pPr>
              <w:jc w:val="both"/>
              <w:rPr>
                <w:rFonts w:ascii="Calibri" w:eastAsiaTheme="minorHAnsi" w:hAnsi="Calibri" w:cs="Calibri"/>
                <w:b/>
                <w:bCs/>
                <w:color w:val="000000"/>
                <w:sz w:val="22"/>
                <w:szCs w:val="22"/>
              </w:rPr>
            </w:pPr>
            <w:r>
              <w:rPr>
                <w:b/>
                <w:bCs/>
                <w:color w:val="000000"/>
              </w:rPr>
              <w:t>Axiomtek RBOX510</w:t>
            </w:r>
          </w:p>
        </w:tc>
        <w:tc>
          <w:tcPr>
            <w:tcW w:w="2020" w:type="dxa"/>
            <w:noWrap/>
            <w:tcMar>
              <w:top w:w="0" w:type="dxa"/>
              <w:left w:w="108" w:type="dxa"/>
              <w:bottom w:w="0" w:type="dxa"/>
              <w:right w:w="108" w:type="dxa"/>
            </w:tcMar>
            <w:vAlign w:val="bottom"/>
            <w:hideMark/>
          </w:tcPr>
          <w:p w14:paraId="33A4D883" w14:textId="77777777" w:rsidR="0062419A" w:rsidRDefault="0062419A" w:rsidP="00C253D1">
            <w:pPr>
              <w:jc w:val="both"/>
              <w:rPr>
                <w:color w:val="000000"/>
              </w:rPr>
            </w:pPr>
            <w:r>
              <w:rPr>
                <w:color w:val="000000"/>
              </w:rPr>
              <w:t>XN.001</w:t>
            </w:r>
          </w:p>
        </w:tc>
        <w:tc>
          <w:tcPr>
            <w:tcW w:w="1900" w:type="dxa"/>
            <w:noWrap/>
            <w:tcMar>
              <w:top w:w="0" w:type="dxa"/>
              <w:left w:w="108" w:type="dxa"/>
              <w:bottom w:w="0" w:type="dxa"/>
              <w:right w:w="108" w:type="dxa"/>
            </w:tcMar>
            <w:vAlign w:val="bottom"/>
            <w:hideMark/>
          </w:tcPr>
          <w:p w14:paraId="5612DD06" w14:textId="77777777" w:rsidR="0062419A" w:rsidRDefault="0062419A" w:rsidP="00C253D1">
            <w:pPr>
              <w:jc w:val="both"/>
              <w:rPr>
                <w:color w:val="000000"/>
              </w:rPr>
            </w:pPr>
            <w:r>
              <w:rPr>
                <w:color w:val="000000"/>
              </w:rPr>
              <w:t xml:space="preserve">0502_1500M.ROM </w:t>
            </w:r>
          </w:p>
        </w:tc>
        <w:tc>
          <w:tcPr>
            <w:tcW w:w="1880" w:type="dxa"/>
            <w:noWrap/>
            <w:tcMar>
              <w:top w:w="0" w:type="dxa"/>
              <w:left w:w="108" w:type="dxa"/>
              <w:bottom w:w="0" w:type="dxa"/>
              <w:right w:w="108" w:type="dxa"/>
            </w:tcMar>
            <w:vAlign w:val="bottom"/>
            <w:hideMark/>
          </w:tcPr>
          <w:p w14:paraId="2CB61B4D" w14:textId="77777777" w:rsidR="0062419A" w:rsidRDefault="0062419A" w:rsidP="00C253D1">
            <w:pPr>
              <w:jc w:val="both"/>
              <w:rPr>
                <w:color w:val="000000"/>
              </w:rPr>
            </w:pPr>
            <w:r>
              <w:rPr>
                <w:color w:val="000000"/>
              </w:rPr>
              <w:t>A.103</w:t>
            </w:r>
          </w:p>
        </w:tc>
      </w:tr>
    </w:tbl>
    <w:p w14:paraId="34867FE8" w14:textId="77777777" w:rsidR="0062419A" w:rsidRDefault="0062419A" w:rsidP="00C253D1">
      <w:pPr>
        <w:pStyle w:val="Body"/>
        <w:jc w:val="both"/>
      </w:pPr>
    </w:p>
    <w:p w14:paraId="53EFAE0D" w14:textId="2C91F7D3" w:rsidR="00093C1E" w:rsidRDefault="00093C1E" w:rsidP="00C253D1">
      <w:pPr>
        <w:jc w:val="both"/>
        <w:rPr>
          <w:b/>
          <w:u w:val="single"/>
        </w:rPr>
      </w:pPr>
      <w:r>
        <w:rPr>
          <w:b/>
          <w:u w:val="single"/>
        </w:rPr>
        <w:t>Steps for converting to LFM</w:t>
      </w:r>
    </w:p>
    <w:p w14:paraId="125B1CF1" w14:textId="525DD076" w:rsidR="00093C1E" w:rsidRPr="00093C1E" w:rsidRDefault="00093C1E" w:rsidP="00C253D1">
      <w:pPr>
        <w:jc w:val="both"/>
        <w:rPr>
          <w:b/>
          <w:u w:val="single"/>
        </w:rPr>
      </w:pPr>
      <w:r w:rsidRPr="00524BAD">
        <w:t xml:space="preserve">Use files from </w:t>
      </w:r>
      <w:r w:rsidR="000E02B0" w:rsidRPr="000E02B0">
        <w:rPr>
          <w:b/>
        </w:rPr>
        <w:t>0502_1500m.zip</w:t>
      </w:r>
      <w:r w:rsidR="000E02B0">
        <w:rPr>
          <w:b/>
        </w:rPr>
        <w:t xml:space="preserve"> </w:t>
      </w:r>
      <w:r>
        <w:t>folder</w:t>
      </w:r>
    </w:p>
    <w:p w14:paraId="2E286EC2" w14:textId="3709FAE7" w:rsidR="00801902" w:rsidRDefault="00801902" w:rsidP="00C253D1">
      <w:pPr>
        <w:pStyle w:val="Body"/>
        <w:numPr>
          <w:ilvl w:val="0"/>
          <w:numId w:val="32"/>
        </w:numPr>
        <w:jc w:val="both"/>
        <w:rPr>
          <w:color w:val="auto"/>
        </w:rPr>
      </w:pPr>
      <w:r w:rsidRPr="00801902">
        <w:rPr>
          <w:color w:val="auto"/>
        </w:rPr>
        <w:t>Create a FAT32 file-system on a USB stick, then dump each BIOS file structure to the root as needed.</w:t>
      </w:r>
    </w:p>
    <w:p w14:paraId="3756A496" w14:textId="44AF27EA" w:rsidR="00801902" w:rsidRDefault="00801902" w:rsidP="00C253D1">
      <w:pPr>
        <w:pStyle w:val="Body"/>
        <w:numPr>
          <w:ilvl w:val="0"/>
          <w:numId w:val="32"/>
        </w:numPr>
        <w:jc w:val="both"/>
        <w:rPr>
          <w:color w:val="auto"/>
        </w:rPr>
      </w:pPr>
      <w:r w:rsidRPr="00801902">
        <w:rPr>
          <w:color w:val="auto"/>
        </w:rPr>
        <w:t>Prepare the LFM BIOS first on USB, then boot to the USB’s EFI device (boot priorities).</w:t>
      </w:r>
    </w:p>
    <w:p w14:paraId="0E9B19E5" w14:textId="50C3AF90" w:rsidR="00801902" w:rsidRDefault="00801902" w:rsidP="00C253D1">
      <w:pPr>
        <w:pStyle w:val="Body"/>
        <w:numPr>
          <w:ilvl w:val="0"/>
          <w:numId w:val="32"/>
        </w:numPr>
        <w:jc w:val="both"/>
        <w:rPr>
          <w:color w:val="auto"/>
        </w:rPr>
      </w:pPr>
      <w:r w:rsidRPr="00801902">
        <w:rPr>
          <w:color w:val="auto"/>
        </w:rPr>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8313C9">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7E3316E1" w14:textId="7B0D700C" w:rsidR="00801902" w:rsidRDefault="00801902" w:rsidP="00C253D1">
      <w:pPr>
        <w:pStyle w:val="Body"/>
        <w:numPr>
          <w:ilvl w:val="0"/>
          <w:numId w:val="32"/>
        </w:numPr>
        <w:jc w:val="both"/>
        <w:rPr>
          <w:color w:val="auto"/>
        </w:rPr>
      </w:pPr>
      <w:r w:rsidRPr="00801902">
        <w:rPr>
          <w:color w:val="auto"/>
        </w:rPr>
        <w:t xml:space="preserve">Restart the HW and you will now be locked at </w:t>
      </w:r>
      <w:r w:rsidR="00B76F34">
        <w:rPr>
          <w:color w:val="auto"/>
        </w:rPr>
        <w:t>1</w:t>
      </w:r>
      <w:r w:rsidRPr="00801902">
        <w:rPr>
          <w:color w:val="auto"/>
        </w:rPr>
        <w:t>500MHz</w:t>
      </w:r>
    </w:p>
    <w:p w14:paraId="1002E98D" w14:textId="4F6A109B" w:rsidR="00801902" w:rsidRPr="008313C9" w:rsidRDefault="00801902" w:rsidP="00C253D1">
      <w:pPr>
        <w:pStyle w:val="Body"/>
        <w:numPr>
          <w:ilvl w:val="0"/>
          <w:numId w:val="32"/>
        </w:numPr>
        <w:jc w:val="both"/>
        <w:rPr>
          <w:rFonts w:ascii="Courier New" w:hAnsi="Courier New" w:cs="Courier New"/>
          <w:color w:val="auto"/>
        </w:rPr>
      </w:pPr>
      <w:r>
        <w:rPr>
          <w:color w:val="auto"/>
        </w:rPr>
        <w:t xml:space="preserve">Check frequency of device using command $ </w:t>
      </w:r>
      <w:r w:rsidR="00093C1E">
        <w:rPr>
          <w:rFonts w:ascii="Courier New" w:hAnsi="Courier New" w:cs="Courier New"/>
        </w:rPr>
        <w:t>cat /proc/cpuinfo | grep “MHz”</w:t>
      </w:r>
    </w:p>
    <w:p w14:paraId="7EFB4024" w14:textId="7C9F2437" w:rsidR="00093C1E" w:rsidRDefault="00093C1E" w:rsidP="00C253D1">
      <w:pPr>
        <w:jc w:val="both"/>
        <w:rPr>
          <w:b/>
          <w:u w:val="single"/>
        </w:rPr>
      </w:pPr>
      <w:r>
        <w:rPr>
          <w:b/>
          <w:u w:val="single"/>
        </w:rPr>
        <w:t>Steps for reverting to normal Frequency</w:t>
      </w:r>
    </w:p>
    <w:p w14:paraId="07D899D2" w14:textId="1839CDF6" w:rsidR="00093C1E" w:rsidRPr="00524BAD" w:rsidRDefault="00093C1E" w:rsidP="00C253D1">
      <w:pPr>
        <w:jc w:val="both"/>
        <w:rPr>
          <w:b/>
          <w:u w:val="single"/>
        </w:rPr>
      </w:pPr>
      <w:r w:rsidRPr="00524BAD">
        <w:t xml:space="preserve">Use files from </w:t>
      </w:r>
      <w:r w:rsidRPr="00093C1E">
        <w:rPr>
          <w:b/>
        </w:rPr>
        <w:t>A.103</w:t>
      </w:r>
      <w:r>
        <w:rPr>
          <w:b/>
        </w:rPr>
        <w:t xml:space="preserve"> </w:t>
      </w:r>
      <w:r>
        <w:t>folder</w:t>
      </w:r>
    </w:p>
    <w:p w14:paraId="1B91C0C4" w14:textId="77777777" w:rsidR="00093C1E" w:rsidRDefault="00093C1E" w:rsidP="00C253D1">
      <w:pPr>
        <w:pStyle w:val="Body"/>
        <w:numPr>
          <w:ilvl w:val="0"/>
          <w:numId w:val="33"/>
        </w:numPr>
        <w:jc w:val="both"/>
        <w:rPr>
          <w:color w:val="auto"/>
        </w:rPr>
      </w:pPr>
      <w:r w:rsidRPr="00801902">
        <w:rPr>
          <w:color w:val="auto"/>
        </w:rPr>
        <w:t>Create a FAT32 file-system on a USB stick, then dump each BIOS file structure to the root as needed.</w:t>
      </w:r>
    </w:p>
    <w:p w14:paraId="419CF0E0" w14:textId="77777777" w:rsidR="00093C1E" w:rsidRDefault="00093C1E" w:rsidP="00C253D1">
      <w:pPr>
        <w:pStyle w:val="Body"/>
        <w:numPr>
          <w:ilvl w:val="0"/>
          <w:numId w:val="33"/>
        </w:numPr>
        <w:jc w:val="both"/>
        <w:rPr>
          <w:color w:val="auto"/>
        </w:rPr>
      </w:pPr>
      <w:r w:rsidRPr="00801902">
        <w:rPr>
          <w:color w:val="auto"/>
        </w:rPr>
        <w:t>Prepare the LFM BIOS first on USB, then boot to the USB’s EFI device (boot priorities).</w:t>
      </w:r>
    </w:p>
    <w:p w14:paraId="3CD19AC4" w14:textId="77777777" w:rsidR="00093C1E" w:rsidRDefault="00093C1E" w:rsidP="00C253D1">
      <w:pPr>
        <w:pStyle w:val="Body"/>
        <w:numPr>
          <w:ilvl w:val="0"/>
          <w:numId w:val="33"/>
        </w:numPr>
        <w:jc w:val="both"/>
        <w:rPr>
          <w:color w:val="auto"/>
        </w:rPr>
      </w:pPr>
      <w:r w:rsidRPr="00801902">
        <w:rPr>
          <w:color w:val="auto"/>
        </w:rPr>
        <w:lastRenderedPageBreak/>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524BAD">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502B1F6D" w14:textId="7D20F07D" w:rsidR="00093C1E" w:rsidRDefault="00093C1E" w:rsidP="00C253D1">
      <w:pPr>
        <w:pStyle w:val="Body"/>
        <w:numPr>
          <w:ilvl w:val="0"/>
          <w:numId w:val="33"/>
        </w:numPr>
        <w:jc w:val="both"/>
        <w:rPr>
          <w:color w:val="auto"/>
        </w:rPr>
      </w:pPr>
      <w:r w:rsidRPr="00801902">
        <w:rPr>
          <w:color w:val="auto"/>
        </w:rPr>
        <w:t xml:space="preserve">Restart the HW and you will now be locked at </w:t>
      </w:r>
      <w:r w:rsidR="00355C0C">
        <w:rPr>
          <w:color w:val="auto"/>
        </w:rPr>
        <w:t>1</w:t>
      </w:r>
      <w:r w:rsidRPr="00801902">
        <w:rPr>
          <w:color w:val="auto"/>
        </w:rPr>
        <w:t>500MHz</w:t>
      </w:r>
    </w:p>
    <w:p w14:paraId="21618AB7" w14:textId="77777777" w:rsidR="00093C1E" w:rsidRPr="00524BAD" w:rsidRDefault="00093C1E" w:rsidP="00C253D1">
      <w:pPr>
        <w:pStyle w:val="Body"/>
        <w:numPr>
          <w:ilvl w:val="0"/>
          <w:numId w:val="33"/>
        </w:numPr>
        <w:jc w:val="both"/>
        <w:rPr>
          <w:rFonts w:ascii="Courier New" w:hAnsi="Courier New" w:cs="Courier New"/>
          <w:color w:val="auto"/>
        </w:rPr>
      </w:pPr>
      <w:r>
        <w:rPr>
          <w:color w:val="auto"/>
        </w:rPr>
        <w:t xml:space="preserve">Check frequency of device using command $ </w:t>
      </w:r>
      <w:r w:rsidRPr="00524BAD">
        <w:rPr>
          <w:rFonts w:ascii="Courier New" w:hAnsi="Courier New" w:cs="Courier New"/>
          <w:color w:val="auto"/>
        </w:rPr>
        <w:t>cat /proc/cpuinfo | grep “MHz”</w:t>
      </w:r>
    </w:p>
    <w:p w14:paraId="35CB0C8C" w14:textId="77777777" w:rsidR="00801902" w:rsidRPr="008313C9" w:rsidRDefault="00801902" w:rsidP="008313C9">
      <w:pPr>
        <w:pStyle w:val="Body"/>
        <w:rPr>
          <w:rFonts w:ascii="Courier New" w:hAnsi="Courier New" w:cs="Courier New"/>
          <w:color w:val="auto"/>
        </w:rPr>
      </w:pPr>
    </w:p>
    <w:p w14:paraId="6B24F1CD" w14:textId="77777777" w:rsidR="00D04A3F" w:rsidRDefault="00D04A3F" w:rsidP="00D04A3F">
      <w:pPr>
        <w:pStyle w:val="Heading1"/>
      </w:pPr>
      <w:bookmarkStart w:id="108" w:name="_Toc59562045"/>
      <w:r>
        <w:lastRenderedPageBreak/>
        <w:t>Steps to Apply RT Patch</w:t>
      </w:r>
      <w:bookmarkEnd w:id="108"/>
    </w:p>
    <w:p w14:paraId="035D2982" w14:textId="77777777" w:rsidR="00D04A3F" w:rsidRDefault="00D04A3F" w:rsidP="00D04A3F">
      <w:pPr>
        <w:pStyle w:val="Heading2"/>
      </w:pPr>
      <w:bookmarkStart w:id="109" w:name="_Toc59562046"/>
      <w:r>
        <w:t>Install prerequisites</w:t>
      </w:r>
      <w:bookmarkEnd w:id="109"/>
    </w:p>
    <w:p w14:paraId="280E0039" w14:textId="77777777" w:rsidR="00D04A3F" w:rsidRDefault="00D04A3F" w:rsidP="00C253D1">
      <w:pPr>
        <w:pStyle w:val="Body"/>
        <w:jc w:val="both"/>
      </w:pPr>
      <w:r>
        <w:t>Install all the prerequisites using following command</w:t>
      </w:r>
    </w:p>
    <w:p w14:paraId="3C2B53B0" w14:textId="77777777" w:rsidR="00D04A3F" w:rsidRDefault="00D04A3F" w:rsidP="00C253D1">
      <w:pPr>
        <w:pStyle w:val="Body"/>
        <w:jc w:val="both"/>
        <w:rPr>
          <w:rFonts w:ascii="Courier New" w:hAnsi="Courier New" w:cs="Courier New"/>
        </w:rPr>
      </w:pPr>
      <w:r w:rsidRPr="009369EC">
        <w:rPr>
          <w:rFonts w:ascii="Courier New" w:hAnsi="Courier New" w:cs="Courier New"/>
        </w:rPr>
        <w:t xml:space="preserve">sudo apt-get install </w:t>
      </w:r>
      <w:r>
        <w:rPr>
          <w:rFonts w:ascii="Courier New" w:hAnsi="Courier New" w:cs="Courier New"/>
        </w:rPr>
        <w:t xml:space="preserve">-y </w:t>
      </w:r>
      <w:r w:rsidRPr="009369EC">
        <w:rPr>
          <w:rFonts w:ascii="Courier New" w:hAnsi="Courier New" w:cs="Courier New"/>
        </w:rPr>
        <w:t>libncurses-dev libssl-dev bison flex</w:t>
      </w:r>
      <w:r>
        <w:rPr>
          <w:rFonts w:ascii="Courier New" w:hAnsi="Courier New" w:cs="Courier New"/>
        </w:rPr>
        <w:t xml:space="preserve"> build-essential wget</w:t>
      </w:r>
    </w:p>
    <w:p w14:paraId="65365DA1" w14:textId="77777777" w:rsidR="00D04A3F" w:rsidRPr="009369EC" w:rsidRDefault="00D04A3F" w:rsidP="00C253D1">
      <w:pPr>
        <w:pStyle w:val="Body"/>
        <w:jc w:val="both"/>
        <w:rPr>
          <w:rFonts w:ascii="Courier New" w:hAnsi="Courier New" w:cs="Courier New"/>
        </w:rPr>
      </w:pPr>
      <w:r w:rsidRPr="00CF7CB1">
        <w:rPr>
          <w:b/>
          <w:bCs/>
        </w:rPr>
        <w:t>Note:</w:t>
      </w:r>
      <w:r w:rsidRPr="00EE61D5">
        <w:t xml:space="preserve"> </w:t>
      </w:r>
      <w:r>
        <w:t>It will prompt to update package runtime, click on yes button.</w:t>
      </w:r>
    </w:p>
    <w:p w14:paraId="71B2C965" w14:textId="77777777" w:rsidR="00D04A3F" w:rsidRDefault="00D04A3F" w:rsidP="00D04A3F">
      <w:pPr>
        <w:pStyle w:val="Heading2"/>
      </w:pPr>
      <w:bookmarkStart w:id="110" w:name="_Toc59562047"/>
      <w:r>
        <w:t>Keyboard shortcuts for menuconfig UI</w:t>
      </w:r>
      <w:bookmarkEnd w:id="110"/>
    </w:p>
    <w:tbl>
      <w:tblPr>
        <w:tblStyle w:val="TableGrid"/>
        <w:tblW w:w="0" w:type="auto"/>
        <w:tblLook w:val="04A0" w:firstRow="1" w:lastRow="0" w:firstColumn="1" w:lastColumn="0" w:noHBand="0" w:noVBand="1"/>
      </w:tblPr>
      <w:tblGrid>
        <w:gridCol w:w="439"/>
        <w:gridCol w:w="2630"/>
        <w:gridCol w:w="2630"/>
      </w:tblGrid>
      <w:tr w:rsidR="00D04A3F" w14:paraId="5B8A00ED" w14:textId="77777777" w:rsidTr="00C253D1">
        <w:tc>
          <w:tcPr>
            <w:tcW w:w="439" w:type="dxa"/>
            <w:vAlign w:val="center"/>
          </w:tcPr>
          <w:p w14:paraId="72E514B6" w14:textId="77777777" w:rsidR="00D04A3F" w:rsidRDefault="00D04A3F" w:rsidP="00120A6D">
            <w:pPr>
              <w:pStyle w:val="Body"/>
              <w:spacing w:before="0"/>
            </w:pPr>
            <w:r>
              <w:t>#</w:t>
            </w:r>
          </w:p>
        </w:tc>
        <w:tc>
          <w:tcPr>
            <w:tcW w:w="2630" w:type="dxa"/>
            <w:vAlign w:val="center"/>
          </w:tcPr>
          <w:p w14:paraId="59586F0B" w14:textId="77777777" w:rsidR="00D04A3F" w:rsidRPr="0088084D" w:rsidRDefault="00D04A3F" w:rsidP="00120A6D">
            <w:pPr>
              <w:pStyle w:val="Body"/>
              <w:spacing w:before="0"/>
              <w:rPr>
                <w:b/>
                <w:bCs/>
              </w:rPr>
            </w:pPr>
            <w:r w:rsidRPr="0088084D">
              <w:rPr>
                <w:b/>
                <w:bCs/>
              </w:rPr>
              <w:t>Task/Use</w:t>
            </w:r>
          </w:p>
        </w:tc>
        <w:tc>
          <w:tcPr>
            <w:tcW w:w="2630" w:type="dxa"/>
            <w:vAlign w:val="center"/>
          </w:tcPr>
          <w:p w14:paraId="30A8EC9D" w14:textId="77777777" w:rsidR="00D04A3F" w:rsidRPr="0088084D" w:rsidRDefault="00D04A3F" w:rsidP="00120A6D">
            <w:pPr>
              <w:pStyle w:val="Body"/>
              <w:spacing w:before="0"/>
              <w:rPr>
                <w:b/>
                <w:bCs/>
              </w:rPr>
            </w:pPr>
            <w:r w:rsidRPr="0088084D">
              <w:rPr>
                <w:b/>
                <w:bCs/>
              </w:rPr>
              <w:t>Keyboard Key</w:t>
            </w:r>
          </w:p>
        </w:tc>
      </w:tr>
      <w:tr w:rsidR="00D04A3F" w14:paraId="515A3503" w14:textId="77777777" w:rsidTr="00C253D1">
        <w:tc>
          <w:tcPr>
            <w:tcW w:w="439" w:type="dxa"/>
            <w:vAlign w:val="center"/>
          </w:tcPr>
          <w:p w14:paraId="58525F49" w14:textId="77777777" w:rsidR="00D04A3F" w:rsidRDefault="00D04A3F" w:rsidP="00120A6D">
            <w:pPr>
              <w:pStyle w:val="Body"/>
              <w:spacing w:before="0"/>
            </w:pPr>
            <w:r>
              <w:t>1</w:t>
            </w:r>
          </w:p>
        </w:tc>
        <w:tc>
          <w:tcPr>
            <w:tcW w:w="2630" w:type="dxa"/>
            <w:vAlign w:val="center"/>
          </w:tcPr>
          <w:p w14:paraId="6B1E4F87" w14:textId="77777777" w:rsidR="00D04A3F" w:rsidRDefault="00D04A3F" w:rsidP="00120A6D">
            <w:pPr>
              <w:pStyle w:val="Body"/>
              <w:spacing w:before="0"/>
            </w:pPr>
            <w:r>
              <w:t>To select specific kernel feature</w:t>
            </w:r>
          </w:p>
        </w:tc>
        <w:tc>
          <w:tcPr>
            <w:tcW w:w="2630" w:type="dxa"/>
            <w:vAlign w:val="center"/>
          </w:tcPr>
          <w:p w14:paraId="04DDF059" w14:textId="77777777" w:rsidR="00D04A3F" w:rsidRDefault="00D04A3F" w:rsidP="00120A6D">
            <w:pPr>
              <w:pStyle w:val="Body"/>
              <w:spacing w:before="0"/>
            </w:pPr>
            <w:r>
              <w:t xml:space="preserve">Space bar </w:t>
            </w:r>
          </w:p>
        </w:tc>
      </w:tr>
      <w:tr w:rsidR="00D04A3F" w14:paraId="3969F214" w14:textId="77777777" w:rsidTr="00C253D1">
        <w:tc>
          <w:tcPr>
            <w:tcW w:w="439" w:type="dxa"/>
            <w:vAlign w:val="center"/>
          </w:tcPr>
          <w:p w14:paraId="0CB09427" w14:textId="77777777" w:rsidR="00D04A3F" w:rsidRDefault="00D04A3F" w:rsidP="00120A6D">
            <w:pPr>
              <w:pStyle w:val="Body"/>
              <w:spacing w:before="0"/>
            </w:pPr>
            <w:r>
              <w:t>2</w:t>
            </w:r>
          </w:p>
        </w:tc>
        <w:tc>
          <w:tcPr>
            <w:tcW w:w="2630" w:type="dxa"/>
            <w:vAlign w:val="center"/>
          </w:tcPr>
          <w:p w14:paraId="6D304A65" w14:textId="77777777" w:rsidR="00D04A3F" w:rsidRDefault="00D04A3F" w:rsidP="00120A6D">
            <w:pPr>
              <w:pStyle w:val="Body"/>
              <w:spacing w:before="0"/>
            </w:pPr>
            <w:r>
              <w:t>To come out of current window</w:t>
            </w:r>
          </w:p>
        </w:tc>
        <w:tc>
          <w:tcPr>
            <w:tcW w:w="2630" w:type="dxa"/>
            <w:vAlign w:val="center"/>
          </w:tcPr>
          <w:p w14:paraId="70A307AA" w14:textId="77777777" w:rsidR="00D04A3F" w:rsidRDefault="00D04A3F" w:rsidP="00120A6D">
            <w:pPr>
              <w:pStyle w:val="Body"/>
              <w:spacing w:before="0"/>
            </w:pPr>
            <w:r>
              <w:t xml:space="preserve">Esc Esc </w:t>
            </w:r>
          </w:p>
        </w:tc>
      </w:tr>
      <w:tr w:rsidR="00D04A3F" w14:paraId="4E99A4C0" w14:textId="77777777" w:rsidTr="00C253D1">
        <w:tc>
          <w:tcPr>
            <w:tcW w:w="439" w:type="dxa"/>
            <w:vAlign w:val="center"/>
          </w:tcPr>
          <w:p w14:paraId="3078C3B5" w14:textId="77777777" w:rsidR="00D04A3F" w:rsidRDefault="00D04A3F" w:rsidP="00120A6D">
            <w:pPr>
              <w:pStyle w:val="Body"/>
              <w:spacing w:before="0"/>
            </w:pPr>
            <w:r>
              <w:t>3</w:t>
            </w:r>
          </w:p>
        </w:tc>
        <w:tc>
          <w:tcPr>
            <w:tcW w:w="2630" w:type="dxa"/>
            <w:vAlign w:val="center"/>
          </w:tcPr>
          <w:p w14:paraId="23F8B373" w14:textId="77777777" w:rsidR="00D04A3F" w:rsidRDefault="00D04A3F" w:rsidP="00120A6D">
            <w:pPr>
              <w:pStyle w:val="Body"/>
              <w:spacing w:before="0"/>
            </w:pPr>
            <w:r>
              <w:t xml:space="preserve">To save current setting </w:t>
            </w:r>
          </w:p>
        </w:tc>
        <w:tc>
          <w:tcPr>
            <w:tcW w:w="2630" w:type="dxa"/>
            <w:vAlign w:val="center"/>
          </w:tcPr>
          <w:p w14:paraId="1708FB34" w14:textId="77777777" w:rsidR="00D04A3F" w:rsidRDefault="00D04A3F" w:rsidP="00120A6D">
            <w:pPr>
              <w:pStyle w:val="Body"/>
              <w:spacing w:before="0"/>
            </w:pPr>
            <w:r>
              <w:t>Click on &lt;save&gt; button</w:t>
            </w:r>
          </w:p>
        </w:tc>
      </w:tr>
      <w:tr w:rsidR="00D04A3F" w14:paraId="5110AABF" w14:textId="77777777" w:rsidTr="00C253D1">
        <w:tc>
          <w:tcPr>
            <w:tcW w:w="439" w:type="dxa"/>
            <w:vAlign w:val="center"/>
          </w:tcPr>
          <w:p w14:paraId="77522FB1" w14:textId="77777777" w:rsidR="00D04A3F" w:rsidRDefault="00D04A3F" w:rsidP="00120A6D">
            <w:pPr>
              <w:pStyle w:val="Body"/>
              <w:spacing w:before="0"/>
            </w:pPr>
            <w:r>
              <w:t>4</w:t>
            </w:r>
          </w:p>
        </w:tc>
        <w:tc>
          <w:tcPr>
            <w:tcW w:w="2630" w:type="dxa"/>
            <w:vAlign w:val="center"/>
          </w:tcPr>
          <w:p w14:paraId="26FC8041" w14:textId="77777777" w:rsidR="00D04A3F" w:rsidRDefault="00D04A3F" w:rsidP="00120A6D">
            <w:pPr>
              <w:pStyle w:val="Body"/>
              <w:spacing w:before="0"/>
            </w:pPr>
            <w:r>
              <w:t xml:space="preserve">Exit </w:t>
            </w:r>
          </w:p>
        </w:tc>
        <w:tc>
          <w:tcPr>
            <w:tcW w:w="2630" w:type="dxa"/>
            <w:vAlign w:val="center"/>
          </w:tcPr>
          <w:p w14:paraId="3FD10745" w14:textId="77777777" w:rsidR="00D04A3F" w:rsidRDefault="00D04A3F" w:rsidP="00120A6D">
            <w:pPr>
              <w:pStyle w:val="Body"/>
              <w:spacing w:before="0"/>
            </w:pPr>
            <w:r>
              <w:t xml:space="preserve">Click on &lt;exit&gt; button </w:t>
            </w:r>
          </w:p>
        </w:tc>
      </w:tr>
    </w:tbl>
    <w:p w14:paraId="07734293" w14:textId="77777777" w:rsidR="00D04A3F" w:rsidRDefault="00D04A3F" w:rsidP="00D04A3F">
      <w:pPr>
        <w:pStyle w:val="Heading2"/>
      </w:pPr>
      <w:bookmarkStart w:id="111" w:name="_Toc59562048"/>
      <w:r>
        <w:t>Steps to apply PREEMPT_RT patch</w:t>
      </w:r>
      <w:bookmarkEnd w:id="111"/>
    </w:p>
    <w:p w14:paraId="6BCDA511" w14:textId="77777777" w:rsidR="00D04A3F" w:rsidRDefault="00D04A3F" w:rsidP="00C253D1">
      <w:pPr>
        <w:jc w:val="both"/>
      </w:pPr>
      <w:r>
        <w:t xml:space="preserve">This section provides steps to </w:t>
      </w:r>
      <w:r w:rsidRPr="000E6849">
        <w:t>apply PREEMPT_RT patch</w:t>
      </w:r>
    </w:p>
    <w:p w14:paraId="4B4268B3" w14:textId="77777777" w:rsidR="00D04A3F" w:rsidRPr="00725CC3" w:rsidRDefault="00D04A3F" w:rsidP="00C253D1">
      <w:pPr>
        <w:jc w:val="both"/>
        <w:rPr>
          <w:b/>
        </w:rPr>
      </w:pPr>
      <w:r w:rsidRPr="00725CC3">
        <w:rPr>
          <w:b/>
        </w:rPr>
        <w:t>Steps:</w:t>
      </w:r>
    </w:p>
    <w:p w14:paraId="4DB767AE" w14:textId="77777777" w:rsidR="00D04A3F" w:rsidRDefault="00D04A3F" w:rsidP="00C253D1">
      <w:pPr>
        <w:pStyle w:val="ListParagraph"/>
        <w:spacing w:before="60" w:after="60" w:line="276" w:lineRule="auto"/>
        <w:ind w:left="810"/>
        <w:jc w:val="both"/>
      </w:pPr>
    </w:p>
    <w:p w14:paraId="10115116" w14:textId="77777777" w:rsidR="00D04A3F" w:rsidRDefault="00D04A3F" w:rsidP="00C253D1">
      <w:pPr>
        <w:pStyle w:val="ListParagraph"/>
        <w:numPr>
          <w:ilvl w:val="0"/>
          <w:numId w:val="26"/>
        </w:numPr>
        <w:spacing w:before="60" w:after="60" w:line="276" w:lineRule="auto"/>
        <w:jc w:val="both"/>
      </w:pPr>
      <w:r w:rsidRPr="00F401BF">
        <w:t>Make a working directory</w:t>
      </w:r>
      <w:r>
        <w:t xml:space="preserve"> on system</w:t>
      </w:r>
    </w:p>
    <w:p w14:paraId="0360686D"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F401BF">
        <w:rPr>
          <w:rFonts w:ascii="Courier New" w:hAnsi="Courier New" w:cs="Courier New"/>
        </w:rPr>
        <w:t>mkdir ~/kernel &amp;&amp; cd ~/kernel</w:t>
      </w:r>
    </w:p>
    <w:p w14:paraId="2492D040" w14:textId="77777777" w:rsidR="00D04A3F" w:rsidRPr="00F401BF" w:rsidRDefault="00D04A3F" w:rsidP="00C253D1">
      <w:pPr>
        <w:pStyle w:val="ListParagraph"/>
        <w:spacing w:before="60" w:after="60" w:line="276" w:lineRule="auto"/>
        <w:jc w:val="both"/>
        <w:rPr>
          <w:rFonts w:ascii="Courier New" w:hAnsi="Courier New" w:cs="Courier New"/>
        </w:rPr>
      </w:pPr>
    </w:p>
    <w:p w14:paraId="2F4BF900" w14:textId="77777777" w:rsidR="00D04A3F" w:rsidRPr="103E321F" w:rsidRDefault="00D04A3F" w:rsidP="00C253D1">
      <w:pPr>
        <w:pStyle w:val="ListParagraph"/>
        <w:numPr>
          <w:ilvl w:val="0"/>
          <w:numId w:val="26"/>
        </w:numPr>
        <w:spacing w:before="60" w:after="60" w:line="276" w:lineRule="auto"/>
        <w:ind w:left="810"/>
        <w:jc w:val="both"/>
        <w:rPr>
          <w:i/>
          <w:iCs/>
        </w:rPr>
      </w:pPr>
      <w:r w:rsidRPr="001736AF">
        <w:t>Download kernel</w:t>
      </w:r>
      <w:r>
        <w:t xml:space="preserve"> in </w:t>
      </w:r>
      <w:r w:rsidRPr="000B0073">
        <w:rPr>
          <w:rFonts w:ascii="Courier New" w:hAnsi="Courier New" w:cs="Courier New"/>
        </w:rPr>
        <w:t>~kernel</w:t>
      </w:r>
      <w:r>
        <w:t xml:space="preserve"> directory created in step 1</w:t>
      </w:r>
    </w:p>
    <w:p w14:paraId="109C2EFF"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t>Download kernel</w:t>
      </w:r>
      <w:r>
        <w:rPr>
          <w:b/>
          <w:bCs/>
          <w:u w:val="single"/>
        </w:rPr>
        <w:t xml:space="preserve"> manually </w:t>
      </w:r>
    </w:p>
    <w:p w14:paraId="52C3B6BD" w14:textId="7781E52E" w:rsidR="00D04A3F" w:rsidRDefault="00D04A3F" w:rsidP="00C253D1">
      <w:pPr>
        <w:pStyle w:val="ListParagraph"/>
        <w:spacing w:before="60" w:after="60" w:line="276" w:lineRule="auto"/>
        <w:ind w:left="1440"/>
        <w:jc w:val="both"/>
        <w:rPr>
          <w:rFonts w:ascii="Calibri" w:eastAsia="Calibri" w:hAnsi="Calibri" w:cs="Calibri"/>
          <w:sz w:val="18"/>
          <w:szCs w:val="18"/>
        </w:rPr>
      </w:pPr>
      <w:r>
        <w:t xml:space="preserve">Link for download - </w:t>
      </w:r>
      <w:hyperlink r:id="rId24" w:history="1">
        <w:r w:rsidRPr="00D43868">
          <w:rPr>
            <w:rStyle w:val="Hyperlink"/>
            <w:rFonts w:ascii="Calibri" w:eastAsia="Calibri" w:hAnsi="Calibri" w:cs="Calibri"/>
          </w:rPr>
          <w:t>https://www.kernel.org/pub/linux/kernel/</w:t>
        </w:r>
      </w:hyperlink>
    </w:p>
    <w:p w14:paraId="39466327" w14:textId="77777777" w:rsidR="00D04A3F" w:rsidRDefault="00D04A3F" w:rsidP="00C253D1">
      <w:pPr>
        <w:pStyle w:val="ListParagraph"/>
        <w:spacing w:before="60" w:after="60" w:line="276" w:lineRule="auto"/>
        <w:ind w:left="810"/>
        <w:jc w:val="both"/>
        <w:rPr>
          <w:rFonts w:ascii="Courier New" w:hAnsi="Courier New" w:cs="Courier New"/>
        </w:rPr>
      </w:pPr>
      <w:r>
        <w:t>This will download kernel</w:t>
      </w:r>
      <w:r w:rsidRPr="00AA37C8">
        <w:t xml:space="preserve"> manually or use following command to download it from command line</w:t>
      </w:r>
      <w:r>
        <w:rPr>
          <w:rFonts w:ascii="Courier New" w:hAnsi="Courier New" w:cs="Courier New"/>
        </w:rPr>
        <w:t xml:space="preserve"> </w:t>
      </w:r>
      <w:r w:rsidRPr="00996F0E">
        <w:t>inside current directory.</w:t>
      </w:r>
    </w:p>
    <w:p w14:paraId="5C56979F" w14:textId="77777777" w:rsidR="00D04A3F" w:rsidRPr="002A36A8" w:rsidRDefault="00D04A3F" w:rsidP="00C253D1">
      <w:pPr>
        <w:pStyle w:val="ListParagraph"/>
        <w:spacing w:before="60" w:after="60" w:line="276" w:lineRule="auto"/>
        <w:ind w:left="810"/>
        <w:jc w:val="both"/>
        <w:rPr>
          <w:rFonts w:ascii="Courier New" w:hAnsi="Courier New" w:cs="Courier New"/>
        </w:rPr>
      </w:pPr>
      <w:r>
        <w:rPr>
          <w:rFonts w:ascii="Courier New" w:hAnsi="Courier New" w:cs="Courier New"/>
        </w:rPr>
        <w:t xml:space="preserve">$ </w:t>
      </w:r>
      <w:r w:rsidRPr="002A36A8">
        <w:rPr>
          <w:rFonts w:ascii="Courier New" w:hAnsi="Courier New" w:cs="Courier New"/>
        </w:rPr>
        <w:t xml:space="preserve">wget </w:t>
      </w:r>
      <w:r w:rsidRPr="00607047">
        <w:rPr>
          <w:rFonts w:ascii="Courier New" w:hAnsi="Courier New" w:cs="Courier New"/>
        </w:rPr>
        <w:t>https://mirrors.edge.kernel.org/pub/linux/kernel/v4.x/linux-4.19.72.tar.gz</w:t>
      </w:r>
    </w:p>
    <w:p w14:paraId="0103A168" w14:textId="77777777" w:rsidR="00D04A3F" w:rsidRDefault="00D04A3F" w:rsidP="00C253D1">
      <w:pPr>
        <w:pStyle w:val="ListParagraph"/>
        <w:spacing w:before="60" w:after="60" w:line="276" w:lineRule="auto"/>
        <w:ind w:left="1440"/>
        <w:jc w:val="both"/>
        <w:rPr>
          <w:b/>
          <w:bCs/>
        </w:rPr>
      </w:pPr>
    </w:p>
    <w:p w14:paraId="243CAD7E" w14:textId="77777777" w:rsidR="003E5AB6" w:rsidRDefault="003E5AB6" w:rsidP="00C253D1">
      <w:pPr>
        <w:pStyle w:val="ListParagraph"/>
        <w:spacing w:before="60" w:after="60" w:line="276" w:lineRule="auto"/>
        <w:ind w:left="1440"/>
        <w:jc w:val="both"/>
        <w:rPr>
          <w:b/>
          <w:bCs/>
        </w:rPr>
      </w:pPr>
    </w:p>
    <w:p w14:paraId="46D881BB" w14:textId="77777777" w:rsidR="003E5AB6" w:rsidRDefault="003E5AB6" w:rsidP="00C253D1">
      <w:pPr>
        <w:pStyle w:val="ListParagraph"/>
        <w:spacing w:before="60" w:after="60" w:line="276" w:lineRule="auto"/>
        <w:ind w:left="1440"/>
        <w:jc w:val="both"/>
        <w:rPr>
          <w:b/>
          <w:bCs/>
        </w:rPr>
      </w:pPr>
    </w:p>
    <w:p w14:paraId="7AF5BD4B" w14:textId="77777777" w:rsidR="003E5AB6" w:rsidRPr="007C2B97" w:rsidRDefault="003E5AB6" w:rsidP="00C253D1">
      <w:pPr>
        <w:spacing w:before="60" w:after="60" w:line="276" w:lineRule="auto"/>
        <w:jc w:val="both"/>
        <w:rPr>
          <w:b/>
          <w:bCs/>
        </w:rPr>
      </w:pPr>
    </w:p>
    <w:p w14:paraId="406BE8B2" w14:textId="77777777" w:rsidR="003E5AB6" w:rsidRDefault="003E5AB6" w:rsidP="00C253D1">
      <w:pPr>
        <w:pStyle w:val="ListParagraph"/>
        <w:spacing w:before="60" w:after="60" w:line="276" w:lineRule="auto"/>
        <w:ind w:left="1440"/>
        <w:jc w:val="both"/>
        <w:rPr>
          <w:b/>
          <w:bCs/>
        </w:rPr>
      </w:pPr>
    </w:p>
    <w:p w14:paraId="441C66BF" w14:textId="370365FB" w:rsidR="00D04A3F" w:rsidRPr="003E5AB6" w:rsidRDefault="007C2B97" w:rsidP="00C253D1">
      <w:pPr>
        <w:spacing w:before="60" w:after="60" w:line="276" w:lineRule="auto"/>
        <w:jc w:val="both"/>
      </w:pPr>
      <w:r>
        <w:rPr>
          <w:b/>
          <w:bCs/>
        </w:rPr>
        <w:t xml:space="preserve">                       </w:t>
      </w:r>
      <w:r w:rsidR="00D04A3F" w:rsidRPr="007C2B97">
        <w:rPr>
          <w:b/>
          <w:bCs/>
        </w:rPr>
        <w:t>Recommendation:</w:t>
      </w:r>
      <w:r w:rsidR="00D04A3F" w:rsidRPr="00585957">
        <w:t xml:space="preserve"> Please get </w:t>
      </w:r>
      <w:r w:rsidR="00D04A3F">
        <w:t xml:space="preserve">Linux kernel </w:t>
      </w:r>
      <w:r w:rsidR="00D04A3F" w:rsidRPr="00585957">
        <w:t>version 4.19.72</w:t>
      </w:r>
    </w:p>
    <w:p w14:paraId="109E7B77"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lastRenderedPageBreak/>
        <w:t>Download preempt rt patch</w:t>
      </w:r>
    </w:p>
    <w:p w14:paraId="2AF3420C" w14:textId="4D4214A4" w:rsidR="00D04A3F" w:rsidRDefault="00D04A3F" w:rsidP="00C253D1">
      <w:pPr>
        <w:pStyle w:val="ListParagraph"/>
        <w:spacing w:before="60" w:after="60" w:line="276" w:lineRule="auto"/>
        <w:ind w:left="1440"/>
        <w:jc w:val="both"/>
        <w:rPr>
          <w:rStyle w:val="Hyperlink"/>
          <w:rFonts w:ascii="Calibri" w:eastAsia="Calibri" w:hAnsi="Calibri" w:cs="Calibri"/>
        </w:rPr>
      </w:pPr>
      <w:r>
        <w:t xml:space="preserve">Link for download - </w:t>
      </w:r>
      <w:hyperlink r:id="rId25">
        <w:r w:rsidRPr="48E35C68">
          <w:rPr>
            <w:rStyle w:val="Hyperlink"/>
            <w:rFonts w:ascii="Calibri" w:eastAsia="Calibri" w:hAnsi="Calibri" w:cs="Calibri"/>
          </w:rPr>
          <w:t>https://www.kernel.org/pub/linux/kernel/projects/rt/</w:t>
        </w:r>
      </w:hyperlink>
      <w:r>
        <w:rPr>
          <w:rStyle w:val="Hyperlink"/>
          <w:rFonts w:ascii="Calibri" w:eastAsia="Calibri" w:hAnsi="Calibri" w:cs="Calibri"/>
        </w:rPr>
        <w:t xml:space="preserve"> </w:t>
      </w:r>
      <w:r>
        <w:t>this will download patch</w:t>
      </w:r>
      <w:r w:rsidRPr="00AA37C8">
        <w:t xml:space="preserve"> manually or use following command to download it from command line</w:t>
      </w:r>
      <w:r>
        <w:t xml:space="preserve"> </w:t>
      </w:r>
      <w:r w:rsidRPr="00996F0E">
        <w:t>inside current directory.</w:t>
      </w:r>
    </w:p>
    <w:p w14:paraId="51399A94" w14:textId="557DD91B" w:rsidR="00D04A3F" w:rsidRPr="00FE3A63" w:rsidRDefault="00D04A3F" w:rsidP="00C253D1">
      <w:pPr>
        <w:pStyle w:val="ListParagraph"/>
        <w:spacing w:before="60" w:after="60" w:line="276" w:lineRule="auto"/>
        <w:ind w:left="1440"/>
        <w:jc w:val="both"/>
        <w:rPr>
          <w:rFonts w:ascii="Courier New" w:hAnsi="Courier New" w:cs="Courier New"/>
        </w:rPr>
      </w:pPr>
      <w:r w:rsidRPr="00FE3A63">
        <w:rPr>
          <w:rFonts w:ascii="Courier New" w:hAnsi="Courier New" w:cs="Courier New"/>
        </w:rPr>
        <w:t xml:space="preserve">wget </w:t>
      </w:r>
      <w:r w:rsidR="002B2F57">
        <w:rPr>
          <w:rFonts w:ascii="Courier New" w:hAnsi="Courier New" w:cs="Courier New"/>
        </w:rPr>
        <w:t>h</w:t>
      </w:r>
      <w:r w:rsidRPr="00FE3A63">
        <w:rPr>
          <w:rFonts w:ascii="Courier New" w:hAnsi="Courier New" w:cs="Courier New"/>
        </w:rPr>
        <w:t>ttps://mirrors.edge.kernel.org/pub/linux/kernel/projects/rt/4.19/older/patch-4.19.72-rt26.patch.gz</w:t>
      </w:r>
    </w:p>
    <w:p w14:paraId="29EBFFE6" w14:textId="77777777" w:rsidR="00D04A3F" w:rsidRDefault="00D04A3F" w:rsidP="00C253D1">
      <w:pPr>
        <w:pStyle w:val="ListParagraph"/>
        <w:spacing w:before="60" w:after="60" w:line="276" w:lineRule="auto"/>
        <w:ind w:left="1440"/>
        <w:jc w:val="both"/>
      </w:pPr>
      <w:r w:rsidRPr="00585957">
        <w:rPr>
          <w:b/>
          <w:bCs/>
        </w:rPr>
        <w:t>Recommendation:</w:t>
      </w:r>
      <w:r w:rsidRPr="00585957">
        <w:t xml:space="preserve"> Please get PREEMPT_RT version 4.19.72-rt26 </w:t>
      </w:r>
    </w:p>
    <w:p w14:paraId="5DC4F61E" w14:textId="77777777" w:rsidR="00D04A3F" w:rsidRPr="00585957" w:rsidRDefault="00D04A3F" w:rsidP="00C253D1">
      <w:pPr>
        <w:pStyle w:val="ListParagraph"/>
        <w:spacing w:before="60" w:after="60" w:line="276" w:lineRule="auto"/>
        <w:ind w:left="1440"/>
        <w:jc w:val="both"/>
      </w:pPr>
    </w:p>
    <w:p w14:paraId="6822B563" w14:textId="77777777" w:rsidR="00D04A3F" w:rsidRDefault="00D04A3F" w:rsidP="00C253D1">
      <w:pPr>
        <w:pStyle w:val="ListParagraph"/>
        <w:numPr>
          <w:ilvl w:val="0"/>
          <w:numId w:val="26"/>
        </w:numPr>
        <w:spacing w:before="60" w:after="60" w:line="276" w:lineRule="auto"/>
        <w:ind w:left="810"/>
        <w:jc w:val="both"/>
      </w:pPr>
      <w:r w:rsidRPr="000D2827">
        <w:t>Unzip the kernel</w:t>
      </w:r>
      <w:r>
        <w:t xml:space="preserve"> using following command</w:t>
      </w:r>
    </w:p>
    <w:p w14:paraId="169584AA"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0D2827">
        <w:rPr>
          <w:rFonts w:ascii="Courier New" w:hAnsi="Courier New" w:cs="Courier New"/>
        </w:rPr>
        <w:t>tar -xzvf linux-4.</w:t>
      </w:r>
      <w:r>
        <w:rPr>
          <w:rFonts w:ascii="Courier New" w:hAnsi="Courier New" w:cs="Courier New"/>
        </w:rPr>
        <w:t>1</w:t>
      </w:r>
      <w:r w:rsidRPr="000D2827">
        <w:rPr>
          <w:rFonts w:ascii="Courier New" w:hAnsi="Courier New" w:cs="Courier New"/>
        </w:rPr>
        <w:t>9.</w:t>
      </w:r>
      <w:r>
        <w:rPr>
          <w:rFonts w:ascii="Courier New" w:hAnsi="Courier New" w:cs="Courier New"/>
        </w:rPr>
        <w:t>72</w:t>
      </w:r>
      <w:r w:rsidRPr="000D2827">
        <w:rPr>
          <w:rFonts w:ascii="Courier New" w:hAnsi="Courier New" w:cs="Courier New"/>
        </w:rPr>
        <w:t>.tar.gz</w:t>
      </w:r>
    </w:p>
    <w:p w14:paraId="010F1E3E" w14:textId="77777777" w:rsidR="00D04A3F" w:rsidRPr="000D2827" w:rsidRDefault="00D04A3F" w:rsidP="00C253D1">
      <w:pPr>
        <w:pStyle w:val="ListParagraph"/>
        <w:spacing w:before="60" w:after="60" w:line="276" w:lineRule="auto"/>
        <w:jc w:val="both"/>
        <w:rPr>
          <w:rFonts w:ascii="Courier New" w:hAnsi="Courier New" w:cs="Courier New"/>
        </w:rPr>
      </w:pPr>
    </w:p>
    <w:p w14:paraId="3C07D1A4" w14:textId="77777777" w:rsidR="00D04A3F" w:rsidRDefault="00D04A3F" w:rsidP="00C253D1">
      <w:pPr>
        <w:pStyle w:val="ListParagraph"/>
        <w:numPr>
          <w:ilvl w:val="0"/>
          <w:numId w:val="26"/>
        </w:numPr>
        <w:spacing w:before="60" w:after="60" w:line="276" w:lineRule="auto"/>
        <w:ind w:left="810"/>
        <w:jc w:val="both"/>
      </w:pPr>
      <w:r w:rsidRPr="008E3619">
        <w:t>Patch the kernel</w:t>
      </w:r>
    </w:p>
    <w:p w14:paraId="1302655C"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cd linux-4.</w:t>
      </w:r>
      <w:r>
        <w:rPr>
          <w:rFonts w:ascii="Courier New" w:hAnsi="Courier New" w:cs="Courier New"/>
        </w:rPr>
        <w:t>1</w:t>
      </w:r>
      <w:r w:rsidRPr="008E3619">
        <w:rPr>
          <w:rFonts w:ascii="Courier New" w:hAnsi="Courier New" w:cs="Courier New"/>
        </w:rPr>
        <w:t>9.</w:t>
      </w:r>
      <w:r>
        <w:rPr>
          <w:rFonts w:ascii="Courier New" w:hAnsi="Courier New" w:cs="Courier New"/>
        </w:rPr>
        <w:t>72</w:t>
      </w:r>
    </w:p>
    <w:p w14:paraId="5DF74520" w14:textId="77777777" w:rsidR="00D04A3F" w:rsidRPr="008E3619"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gzip -cd ../patch-4.</w:t>
      </w:r>
      <w:r>
        <w:rPr>
          <w:rFonts w:ascii="Courier New" w:hAnsi="Courier New" w:cs="Courier New"/>
        </w:rPr>
        <w:t>1</w:t>
      </w:r>
      <w:r w:rsidRPr="008E3619">
        <w:rPr>
          <w:rFonts w:ascii="Courier New" w:hAnsi="Courier New" w:cs="Courier New"/>
        </w:rPr>
        <w:t>9</w:t>
      </w:r>
      <w:r>
        <w:rPr>
          <w:rFonts w:ascii="Courier New" w:hAnsi="Courier New" w:cs="Courier New"/>
        </w:rPr>
        <w:t>.72</w:t>
      </w:r>
      <w:r w:rsidRPr="008E3619">
        <w:rPr>
          <w:rFonts w:ascii="Courier New" w:hAnsi="Courier New" w:cs="Courier New"/>
        </w:rPr>
        <w:t>-rt</w:t>
      </w:r>
      <w:r>
        <w:rPr>
          <w:rFonts w:ascii="Courier New" w:hAnsi="Courier New" w:cs="Courier New"/>
        </w:rPr>
        <w:t>26</w:t>
      </w:r>
      <w:r w:rsidRPr="008E3619">
        <w:rPr>
          <w:rFonts w:ascii="Courier New" w:hAnsi="Courier New" w:cs="Courier New"/>
        </w:rPr>
        <w:t>.patch.gz | patch -p1 --verbose</w:t>
      </w:r>
    </w:p>
    <w:p w14:paraId="7223BA22" w14:textId="77777777" w:rsidR="00D04A3F" w:rsidRDefault="00D04A3F" w:rsidP="00C253D1">
      <w:pPr>
        <w:pStyle w:val="ListParagraph"/>
        <w:numPr>
          <w:ilvl w:val="0"/>
          <w:numId w:val="26"/>
        </w:numPr>
        <w:spacing w:before="60" w:after="60" w:line="276" w:lineRule="auto"/>
        <w:ind w:left="810"/>
        <w:jc w:val="both"/>
      </w:pPr>
      <w:r>
        <w:t>Launch the graphical UI for setting configurations</w:t>
      </w:r>
    </w:p>
    <w:p w14:paraId="5FA89E90" w14:textId="77777777" w:rsidR="00D04A3F" w:rsidRDefault="00D04A3F" w:rsidP="00C253D1">
      <w:pPr>
        <w:pStyle w:val="ListParagraph"/>
        <w:spacing w:before="60" w:after="60" w:line="276" w:lineRule="auto"/>
        <w:jc w:val="both"/>
      </w:pPr>
      <w:r w:rsidRPr="006C3A12">
        <w:t xml:space="preserve">The next command launches a graphical menu in the terminal to generate the </w:t>
      </w:r>
      <w:r>
        <w:t>.</w:t>
      </w:r>
      <w:r w:rsidRPr="006C3A12">
        <w:t>config file</w:t>
      </w:r>
    </w:p>
    <w:p w14:paraId="62D7F006"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6C3A12">
        <w:rPr>
          <w:rFonts w:ascii="Courier New" w:hAnsi="Courier New" w:cs="Courier New"/>
        </w:rPr>
        <w:t>make menuconfig</w:t>
      </w:r>
    </w:p>
    <w:p w14:paraId="111FFDBC" w14:textId="77777777" w:rsidR="00D04A3F" w:rsidRDefault="00D04A3F" w:rsidP="00D04A3F">
      <w:pPr>
        <w:pStyle w:val="ListParagraph"/>
        <w:spacing w:before="60" w:after="60" w:line="276" w:lineRule="auto"/>
        <w:rPr>
          <w:rFonts w:ascii="Courier New" w:hAnsi="Courier New" w:cs="Courier New"/>
        </w:rPr>
      </w:pPr>
      <w:r>
        <w:rPr>
          <w:rFonts w:ascii="Courier New" w:hAnsi="Courier New" w:cs="Courier New"/>
        </w:rPr>
        <w:br w:type="page"/>
      </w:r>
    </w:p>
    <w:p w14:paraId="1355C9D3" w14:textId="77777777" w:rsidR="00D04A3F" w:rsidRPr="006C3A12" w:rsidRDefault="00D04A3F" w:rsidP="00D04A3F">
      <w:pPr>
        <w:pStyle w:val="ListParagraph"/>
        <w:spacing w:before="60" w:after="60" w:line="276" w:lineRule="auto"/>
        <w:rPr>
          <w:rFonts w:ascii="Courier New" w:hAnsi="Courier New" w:cs="Courier New"/>
        </w:rPr>
      </w:pPr>
    </w:p>
    <w:p w14:paraId="5D2C63CA" w14:textId="77777777" w:rsidR="00D04A3F" w:rsidRPr="0073750B" w:rsidRDefault="00D04A3F" w:rsidP="00C253D1">
      <w:pPr>
        <w:jc w:val="both"/>
        <w:rPr>
          <w:b/>
        </w:rPr>
      </w:pPr>
      <w:r w:rsidRPr="0073750B">
        <w:rPr>
          <w:b/>
        </w:rPr>
        <w:t>Graphical UI is shown below:</w:t>
      </w:r>
    </w:p>
    <w:p w14:paraId="0AFD28CF" w14:textId="77777777" w:rsidR="00D04A3F" w:rsidRDefault="00D04A3F" w:rsidP="00D04A3F">
      <w:pPr>
        <w:pStyle w:val="NormalWeb"/>
        <w:keepNext/>
        <w:spacing w:before="200" w:beforeAutospacing="0" w:after="0" w:afterAutospacing="0"/>
        <w:jc w:val="center"/>
      </w:pPr>
      <w:r>
        <w:rPr>
          <w:noProof/>
        </w:rPr>
        <w:drawing>
          <wp:inline distT="0" distB="0" distL="0" distR="0" wp14:anchorId="439477CB" wp14:editId="46D88A7C">
            <wp:extent cx="4064000" cy="2540001"/>
            <wp:effectExtent l="0" t="0" r="0" b="0"/>
            <wp:docPr id="6557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000" cy="2540001"/>
                    </a:xfrm>
                    <a:prstGeom prst="rect">
                      <a:avLst/>
                    </a:prstGeom>
                  </pic:spPr>
                </pic:pic>
              </a:graphicData>
            </a:graphic>
          </wp:inline>
        </w:drawing>
      </w:r>
    </w:p>
    <w:p w14:paraId="2D133A4F" w14:textId="0190249D" w:rsidR="00D04A3F" w:rsidRDefault="00322AE4" w:rsidP="00322AE4">
      <w:pPr>
        <w:pStyle w:val="Caption"/>
      </w:pPr>
      <w:r>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3F133C">
        <w:rPr>
          <w:noProof/>
        </w:rPr>
        <w:t>2</w:t>
      </w:r>
      <w:r w:rsidR="00696288">
        <w:rPr>
          <w:noProof/>
        </w:rPr>
        <w:fldChar w:fldCharType="end"/>
      </w:r>
      <w:r w:rsidR="00D04A3F">
        <w:t>: Main launching screen</w:t>
      </w:r>
    </w:p>
    <w:p w14:paraId="55B0A983" w14:textId="77777777" w:rsidR="00D04A3F" w:rsidRPr="00520256" w:rsidRDefault="00D04A3F" w:rsidP="00D04A3F"/>
    <w:p w14:paraId="7563E4FF" w14:textId="77777777" w:rsidR="00D04A3F" w:rsidRDefault="00D04A3F" w:rsidP="00C253D1">
      <w:pPr>
        <w:pStyle w:val="NormalWeb"/>
        <w:numPr>
          <w:ilvl w:val="0"/>
          <w:numId w:val="26"/>
        </w:numPr>
        <w:spacing w:before="200" w:beforeAutospacing="0" w:after="0" w:afterAutospacing="0"/>
        <w:ind w:left="810"/>
        <w:jc w:val="both"/>
        <w:rPr>
          <w:rFonts w:ascii="Arial" w:hAnsi="Arial" w:cs="Arial"/>
          <w:color w:val="000000"/>
          <w:sz w:val="20"/>
          <w:szCs w:val="20"/>
        </w:rPr>
      </w:pPr>
      <w:r>
        <w:rPr>
          <w:rFonts w:ascii="Arial" w:hAnsi="Arial" w:cs="Arial"/>
          <w:color w:val="000000"/>
          <w:sz w:val="20"/>
          <w:szCs w:val="20"/>
        </w:rPr>
        <w:t>Select the preemption model as Basic RT using tab key on keyboard</w:t>
      </w:r>
    </w:p>
    <w:p w14:paraId="145505BF" w14:textId="0FDD81CA"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w:t>
      </w:r>
      <w:r w:rsidR="00DD4D72">
        <w:rPr>
          <w:rFonts w:ascii="Arial" w:hAnsi="Arial" w:cs="Arial"/>
          <w:color w:val="000000"/>
          <w:sz w:val="20"/>
          <w:szCs w:val="20"/>
        </w:rPr>
        <w:t>enter</w:t>
      </w:r>
      <w:r>
        <w:rPr>
          <w:rFonts w:ascii="Arial" w:hAnsi="Arial" w:cs="Arial"/>
          <w:color w:val="000000"/>
          <w:sz w:val="20"/>
          <w:szCs w:val="20"/>
        </w:rPr>
        <w:t xml:space="preserve"> on “General setup” option.</w:t>
      </w:r>
    </w:p>
    <w:p w14:paraId="1CCA34A6" w14:textId="698DF98D" w:rsidR="00D04A3F" w:rsidRPr="00F5395C" w:rsidRDefault="00F5395C"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Enter on </w:t>
      </w:r>
      <w:r w:rsidRPr="00610CA2">
        <w:rPr>
          <w:rFonts w:ascii="Arial" w:hAnsi="Arial" w:cs="Arial"/>
          <w:color w:val="000000"/>
          <w:sz w:val="20"/>
          <w:szCs w:val="20"/>
        </w:rPr>
        <w:t>Preemption Model (Voluntary Kernel Preemption (Desktop))</w:t>
      </w:r>
    </w:p>
    <w:p w14:paraId="297FE0FB" w14:textId="77777777" w:rsidR="00F5395C" w:rsidRPr="00F5395C" w:rsidRDefault="00F5395C" w:rsidP="00C253D1">
      <w:pPr>
        <w:pStyle w:val="ListParagraph"/>
        <w:numPr>
          <w:ilvl w:val="0"/>
          <w:numId w:val="25"/>
        </w:numPr>
        <w:jc w:val="both"/>
        <w:rPr>
          <w:rFonts w:ascii="Arial" w:hAnsi="Arial" w:cs="Arial"/>
          <w:color w:val="000000"/>
        </w:rPr>
      </w:pPr>
      <w:r w:rsidRPr="00F5395C">
        <w:rPr>
          <w:rFonts w:ascii="Arial" w:hAnsi="Arial" w:cs="Arial"/>
          <w:color w:val="000000"/>
        </w:rPr>
        <w:t>Select and Enter on Preemption Model (Fully Preemptible Kernel (RT))</w:t>
      </w:r>
    </w:p>
    <w:p w14:paraId="3D8485E7" w14:textId="20FBEB4C"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After successful selection click on save button and then come back to main page using Esc button on keyboard. </w:t>
      </w:r>
    </w:p>
    <w:p w14:paraId="2011C457" w14:textId="77777777" w:rsidR="00D04A3F" w:rsidRDefault="00D04A3F" w:rsidP="00C253D1">
      <w:pPr>
        <w:pStyle w:val="NormalWeb"/>
        <w:spacing w:before="200" w:beforeAutospacing="0" w:after="0" w:afterAutospacing="0"/>
        <w:ind w:left="720"/>
        <w:jc w:val="both"/>
        <w:rPr>
          <w:rFonts w:ascii="Arial" w:hAnsi="Arial" w:cs="Arial"/>
          <w:color w:val="000000"/>
          <w:sz w:val="20"/>
          <w:szCs w:val="20"/>
        </w:rPr>
      </w:pPr>
      <w:r>
        <w:rPr>
          <w:rFonts w:ascii="Arial" w:hAnsi="Arial" w:cs="Arial"/>
          <w:color w:val="000000"/>
          <w:sz w:val="20"/>
          <w:szCs w:val="20"/>
        </w:rPr>
        <w:t>Refer the following screen capture for more details</w:t>
      </w:r>
    </w:p>
    <w:p w14:paraId="4A51FAE8" w14:textId="77777777" w:rsidR="00381B89" w:rsidRDefault="00381B89" w:rsidP="00381B89">
      <w:pPr>
        <w:pStyle w:val="NormalWeb"/>
        <w:keepNext/>
        <w:spacing w:before="200" w:beforeAutospacing="0" w:after="0" w:afterAutospacing="0"/>
        <w:jc w:val="center"/>
        <w:rPr>
          <w:noProof/>
        </w:rPr>
      </w:pPr>
    </w:p>
    <w:p w14:paraId="64A5F3C7" w14:textId="68D7E51D" w:rsidR="00D04A3F" w:rsidRDefault="00F5395C" w:rsidP="00381B89">
      <w:pPr>
        <w:pStyle w:val="NormalWeb"/>
        <w:keepNext/>
        <w:spacing w:before="200" w:beforeAutospacing="0" w:after="0" w:afterAutospacing="0"/>
        <w:jc w:val="center"/>
      </w:pPr>
      <w:r>
        <w:rPr>
          <w:noProof/>
        </w:rPr>
        <w:drawing>
          <wp:inline distT="0" distB="0" distL="0" distR="0" wp14:anchorId="6A2BF2BB" wp14:editId="2595D0C9">
            <wp:extent cx="4234627" cy="2190750"/>
            <wp:effectExtent l="0" t="0" r="0" b="0"/>
            <wp:docPr id="1896027769" name="Picture 14" descr="C:\Users\octa\Desktop\RT_PAT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4627" cy="2190750"/>
                    </a:xfrm>
                    <a:prstGeom prst="rect">
                      <a:avLst/>
                    </a:prstGeom>
                  </pic:spPr>
                </pic:pic>
              </a:graphicData>
            </a:graphic>
          </wp:inline>
        </w:drawing>
      </w:r>
    </w:p>
    <w:p w14:paraId="4D85FFA5" w14:textId="454EF7D8" w:rsidR="00D04A3F" w:rsidRDefault="00F5395C" w:rsidP="00381B89">
      <w:pPr>
        <w:pStyle w:val="Caption"/>
      </w:pPr>
      <w:r>
        <w:tab/>
      </w:r>
      <w:r>
        <w:tab/>
      </w:r>
      <w:r w:rsidR="00381B89">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3F133C">
        <w:rPr>
          <w:noProof/>
        </w:rPr>
        <w:t>3</w:t>
      </w:r>
      <w:r w:rsidR="00696288">
        <w:rPr>
          <w:noProof/>
        </w:rPr>
        <w:fldChar w:fldCharType="end"/>
      </w:r>
      <w:r w:rsidR="00D04A3F">
        <w:t xml:space="preserve"> : </w:t>
      </w:r>
      <w:r>
        <w:t>Preemption Model (Voluntary Kernel Preemption (Desktop))</w:t>
      </w:r>
    </w:p>
    <w:p w14:paraId="58DA5093" w14:textId="77777777" w:rsidR="00381B89" w:rsidRPr="00381B89" w:rsidRDefault="00381B89" w:rsidP="00381B89"/>
    <w:p w14:paraId="28AD3B6D" w14:textId="77777777" w:rsidR="00D04A3F" w:rsidRPr="00520256" w:rsidRDefault="00D04A3F" w:rsidP="00F23FDF"/>
    <w:p w14:paraId="18CDA050" w14:textId="61512F18" w:rsidR="00D04A3F" w:rsidRDefault="00DA4E35" w:rsidP="00F23FDF">
      <w:pPr>
        <w:keepNext/>
        <w:jc w:val="center"/>
      </w:pPr>
      <w:r w:rsidRPr="00B11CF6">
        <w:rPr>
          <w:noProof/>
        </w:rPr>
        <w:drawing>
          <wp:anchor distT="0" distB="0" distL="114300" distR="114300" simplePos="0" relativeHeight="251658241" behindDoc="0" locked="0" layoutInCell="1" allowOverlap="1" wp14:anchorId="1F580242" wp14:editId="5913FED2">
            <wp:simplePos x="0" y="0"/>
            <wp:positionH relativeFrom="margin">
              <wp:align>center</wp:align>
            </wp:positionH>
            <wp:positionV relativeFrom="paragraph">
              <wp:posOffset>130175</wp:posOffset>
            </wp:positionV>
            <wp:extent cx="4286250" cy="2228850"/>
            <wp:effectExtent l="0" t="0" r="0" b="0"/>
            <wp:wrapSquare wrapText="bothSides"/>
            <wp:docPr id="17" name="Picture 17" descr="C:\Users\octa\Desktop\RT_PAT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cta\Desktop\RT_PATCH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A3F">
        <w:rPr>
          <w:noProof/>
        </w:rPr>
        <w:t xml:space="preserve">               </w:t>
      </w:r>
    </w:p>
    <w:p w14:paraId="3CF8CD64" w14:textId="6B0CB38E" w:rsidR="00F5395C" w:rsidRDefault="00D04A3F" w:rsidP="00F23FDF">
      <w:pPr>
        <w:pStyle w:val="Caption"/>
      </w:pPr>
      <w:r>
        <w:tab/>
      </w:r>
      <w:r>
        <w:tab/>
      </w:r>
      <w:r>
        <w:tab/>
      </w:r>
      <w:r>
        <w:tab/>
      </w:r>
      <w:r>
        <w:tab/>
      </w:r>
      <w:r>
        <w:tab/>
      </w:r>
      <w:r>
        <w:tab/>
      </w:r>
    </w:p>
    <w:p w14:paraId="16C5C062" w14:textId="77777777" w:rsidR="00F5395C" w:rsidRDefault="00F5395C" w:rsidP="00F23FDF">
      <w:pPr>
        <w:pStyle w:val="Caption"/>
      </w:pPr>
    </w:p>
    <w:p w14:paraId="3B72312A" w14:textId="77777777" w:rsidR="00F5395C" w:rsidRDefault="00F5395C" w:rsidP="00F23FDF">
      <w:pPr>
        <w:pStyle w:val="Caption"/>
      </w:pPr>
    </w:p>
    <w:p w14:paraId="26D4EFA0" w14:textId="77777777" w:rsidR="00F5395C" w:rsidRDefault="00F5395C" w:rsidP="00F23FDF">
      <w:pPr>
        <w:pStyle w:val="Caption"/>
      </w:pPr>
    </w:p>
    <w:p w14:paraId="51F99F05" w14:textId="77777777" w:rsidR="00F5395C" w:rsidRDefault="00F5395C" w:rsidP="00F23FDF">
      <w:pPr>
        <w:pStyle w:val="Caption"/>
      </w:pPr>
    </w:p>
    <w:p w14:paraId="7056711C" w14:textId="77777777" w:rsidR="00F5395C" w:rsidRDefault="00F5395C" w:rsidP="00F23FDF">
      <w:pPr>
        <w:pStyle w:val="Caption"/>
      </w:pPr>
    </w:p>
    <w:p w14:paraId="238BDD21" w14:textId="42891256" w:rsidR="00D04A3F" w:rsidRDefault="00381B89" w:rsidP="00F23FDF">
      <w:pPr>
        <w:pStyle w:val="Caption"/>
        <w:ind w:firstLine="0"/>
      </w:pPr>
      <w:r>
        <w:t xml:space="preserve">           </w:t>
      </w:r>
      <w:bookmarkStart w:id="112" w:name="_Hlk44002465"/>
      <w:r w:rsidR="00F5395C" w:rsidRPr="00F5395C">
        <w:t xml:space="preserve">Figure </w:t>
      </w:r>
      <w:r w:rsidR="00696288">
        <w:rPr>
          <w:noProof/>
        </w:rPr>
        <w:fldChar w:fldCharType="begin"/>
      </w:r>
      <w:r w:rsidR="00696288">
        <w:rPr>
          <w:noProof/>
        </w:rPr>
        <w:instrText xml:space="preserve"> SEQ Figure \* ARABIC </w:instrText>
      </w:r>
      <w:r w:rsidR="00696288">
        <w:rPr>
          <w:noProof/>
        </w:rPr>
        <w:fldChar w:fldCharType="separate"/>
      </w:r>
      <w:r w:rsidR="003F133C">
        <w:rPr>
          <w:noProof/>
        </w:rPr>
        <w:t>4</w:t>
      </w:r>
      <w:r w:rsidR="00696288">
        <w:rPr>
          <w:noProof/>
        </w:rPr>
        <w:fldChar w:fldCharType="end"/>
      </w:r>
      <w:r w:rsidR="00D04A3F">
        <w:t xml:space="preserve">: </w:t>
      </w:r>
      <w:bookmarkEnd w:id="112"/>
      <w:r w:rsidR="00F5395C" w:rsidRPr="00610CA2">
        <w:rPr>
          <w:color w:val="0070C0"/>
        </w:rPr>
        <w:t>Preemption Model (Fully Preemptible Kernel (RT))</w:t>
      </w:r>
    </w:p>
    <w:p w14:paraId="47AEFA14" w14:textId="77777777" w:rsidR="00D04A3F" w:rsidRDefault="00D04A3F" w:rsidP="00D04A3F">
      <w:r>
        <w:br w:type="page"/>
      </w:r>
    </w:p>
    <w:p w14:paraId="61BE6A0E" w14:textId="2987B280" w:rsidR="00DA4E35" w:rsidRDefault="00DA4E35" w:rsidP="00D04A3F">
      <w:pPr>
        <w:rPr>
          <w:noProof/>
        </w:rPr>
      </w:pPr>
    </w:p>
    <w:p w14:paraId="60F78A35" w14:textId="5E18685D" w:rsidR="00DA4E35" w:rsidRDefault="00322AE4" w:rsidP="00DA4E35">
      <w:r w:rsidRPr="001E585F">
        <w:rPr>
          <w:noProof/>
        </w:rPr>
        <w:drawing>
          <wp:anchor distT="0" distB="0" distL="114300" distR="114300" simplePos="0" relativeHeight="251658242" behindDoc="0" locked="0" layoutInCell="1" allowOverlap="1" wp14:anchorId="1F04190F" wp14:editId="625A48CE">
            <wp:simplePos x="0" y="0"/>
            <wp:positionH relativeFrom="column">
              <wp:posOffset>39757</wp:posOffset>
            </wp:positionH>
            <wp:positionV relativeFrom="paragraph">
              <wp:posOffset>138734</wp:posOffset>
            </wp:positionV>
            <wp:extent cx="4633595" cy="2390775"/>
            <wp:effectExtent l="0" t="0" r="0" b="9525"/>
            <wp:wrapSquare wrapText="bothSides"/>
            <wp:docPr id="15" name="Picture 15" descr="C:\Users\octa\Desktop\RT_PA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cta\Desktop\RT_PATCH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359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B92EB" w14:textId="29DEA97A" w:rsidR="00DA4E35" w:rsidRDefault="00DA4E35" w:rsidP="00DA4E35"/>
    <w:p w14:paraId="3B3661E3" w14:textId="77777777" w:rsidR="00DA4E35" w:rsidRDefault="00DA4E35" w:rsidP="00DA4E35"/>
    <w:p w14:paraId="3056172F" w14:textId="77777777" w:rsidR="00DA4E35" w:rsidRDefault="00DA4E35" w:rsidP="00DA4E35"/>
    <w:p w14:paraId="71C4381E" w14:textId="77777777" w:rsidR="00DA4E35" w:rsidRDefault="00DA4E35" w:rsidP="00DA4E35"/>
    <w:p w14:paraId="0FA9D322" w14:textId="77777777" w:rsidR="00DA4E35" w:rsidRDefault="00DA4E35" w:rsidP="00DA4E35"/>
    <w:p w14:paraId="01157920" w14:textId="77777777" w:rsidR="00DA4E35" w:rsidRDefault="00DA4E35" w:rsidP="00DA4E35"/>
    <w:p w14:paraId="2FD475D3" w14:textId="77777777" w:rsidR="00DA4E35" w:rsidRDefault="00DA4E35" w:rsidP="00DA4E35"/>
    <w:p w14:paraId="04B8F826" w14:textId="77777777" w:rsidR="00DA4E35" w:rsidRDefault="00DA4E35" w:rsidP="00DA4E35"/>
    <w:p w14:paraId="770A40EB" w14:textId="75FDADE7" w:rsidR="00DA4E35" w:rsidRDefault="00B133BD" w:rsidP="00B133BD">
      <w:pPr>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3F133C">
        <w:rPr>
          <w:b/>
          <w:noProof/>
          <w:color w:val="0070C0"/>
        </w:rPr>
        <w:t>5</w:t>
      </w:r>
      <w:r w:rsidRPr="00B133BD">
        <w:rPr>
          <w:b/>
          <w:color w:val="0070C0"/>
        </w:rPr>
        <w:fldChar w:fldCharType="end"/>
      </w:r>
      <w:r w:rsidRPr="00B133BD">
        <w:rPr>
          <w:b/>
          <w:color w:val="0070C0"/>
        </w:rPr>
        <w:t xml:space="preserve">: </w:t>
      </w:r>
      <w:r w:rsidR="00DA4E35" w:rsidRPr="00610CA2">
        <w:rPr>
          <w:b/>
          <w:color w:val="0070C0"/>
        </w:rPr>
        <w:t>Fully Preemption Kernel (RT)</w:t>
      </w:r>
    </w:p>
    <w:p w14:paraId="56E3A585" w14:textId="77777777" w:rsidR="00DA4E35" w:rsidRDefault="00DA4E35" w:rsidP="00C253D1">
      <w:pPr>
        <w:pStyle w:val="ListParagraph"/>
        <w:ind w:left="0"/>
        <w:jc w:val="both"/>
      </w:pPr>
      <w:r>
        <w:t>Save and exit</w:t>
      </w:r>
    </w:p>
    <w:p w14:paraId="7651D28E" w14:textId="77777777" w:rsidR="00DA4E35" w:rsidRDefault="00DA4E35" w:rsidP="00C253D1">
      <w:pPr>
        <w:pStyle w:val="ListParagraph"/>
        <w:ind w:left="90"/>
        <w:jc w:val="both"/>
      </w:pPr>
    </w:p>
    <w:p w14:paraId="3C07795D" w14:textId="77777777" w:rsidR="00DA4E35" w:rsidRDefault="00DA4E35" w:rsidP="00C253D1">
      <w:pPr>
        <w:pStyle w:val="ListParagraph"/>
        <w:ind w:left="90"/>
        <w:jc w:val="both"/>
      </w:pPr>
      <w:r>
        <w:t>To save the current setting click on &lt;save&gt; button and then exit the UI using &lt;exit&gt; button.</w:t>
      </w:r>
    </w:p>
    <w:p w14:paraId="391B3718" w14:textId="77777777" w:rsidR="00DA4E35" w:rsidRDefault="00DA4E35" w:rsidP="001E7EE3">
      <w:pPr>
        <w:pStyle w:val="ListParagraph"/>
        <w:ind w:left="90"/>
      </w:pPr>
    </w:p>
    <w:p w14:paraId="641D7460" w14:textId="668AC933" w:rsidR="00DA4E35" w:rsidRDefault="00DA4E35" w:rsidP="001E7EE3">
      <w:pPr>
        <w:pStyle w:val="ListParagraph"/>
        <w:ind w:left="90"/>
      </w:pPr>
      <w:r>
        <w:rPr>
          <w:noProof/>
        </w:rPr>
        <w:drawing>
          <wp:inline distT="0" distB="0" distL="0" distR="0" wp14:anchorId="5E8FE813" wp14:editId="58630BFD">
            <wp:extent cx="4595496" cy="2252980"/>
            <wp:effectExtent l="0" t="0" r="0" b="0"/>
            <wp:docPr id="1881411281" name="Picture 16" descr="C:\Users\octa\Desktop\RT_PATC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95496" cy="2252980"/>
                    </a:xfrm>
                    <a:prstGeom prst="rect">
                      <a:avLst/>
                    </a:prstGeom>
                  </pic:spPr>
                </pic:pic>
              </a:graphicData>
            </a:graphic>
          </wp:inline>
        </w:drawing>
      </w:r>
    </w:p>
    <w:p w14:paraId="2B9B2F07" w14:textId="77777777" w:rsidR="00DA4E35" w:rsidRDefault="00DA4E35" w:rsidP="001E7EE3">
      <w:pPr>
        <w:pStyle w:val="ListParagraph"/>
        <w:ind w:left="90"/>
      </w:pPr>
    </w:p>
    <w:p w14:paraId="7C72B0EF" w14:textId="1A3E7ED0" w:rsidR="00DA4E35" w:rsidRPr="00610CA2" w:rsidRDefault="00B133BD" w:rsidP="00B133BD">
      <w:pPr>
        <w:pStyle w:val="ListParagraph"/>
        <w:ind w:left="90"/>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3F133C">
        <w:rPr>
          <w:b/>
          <w:noProof/>
          <w:color w:val="0070C0"/>
        </w:rPr>
        <w:t>6</w:t>
      </w:r>
      <w:r w:rsidRPr="00B133BD">
        <w:rPr>
          <w:b/>
          <w:color w:val="0070C0"/>
        </w:rPr>
        <w:fldChar w:fldCharType="end"/>
      </w:r>
      <w:r w:rsidRPr="00B133BD">
        <w:rPr>
          <w:b/>
          <w:color w:val="0070C0"/>
        </w:rPr>
        <w:t xml:space="preserve">: </w:t>
      </w:r>
      <w:r w:rsidR="00DA4E35" w:rsidRPr="00610CA2">
        <w:rPr>
          <w:b/>
          <w:color w:val="0070C0"/>
        </w:rPr>
        <w:t>Click on ‘OK’</w:t>
      </w:r>
    </w:p>
    <w:p w14:paraId="10A42973" w14:textId="77777777" w:rsidR="00DA4E35" w:rsidRDefault="00DA4E35" w:rsidP="00DA4E35">
      <w:pPr>
        <w:pStyle w:val="ListParagraph"/>
        <w:ind w:left="810"/>
      </w:pPr>
    </w:p>
    <w:p w14:paraId="68528085" w14:textId="77777777" w:rsidR="00DA4E35" w:rsidRDefault="00DA4E35" w:rsidP="00C253D1">
      <w:pPr>
        <w:pStyle w:val="ListParagraph"/>
        <w:numPr>
          <w:ilvl w:val="0"/>
          <w:numId w:val="26"/>
        </w:numPr>
        <w:ind w:left="810"/>
        <w:jc w:val="both"/>
      </w:pPr>
      <w:r w:rsidRPr="00BB3CC7">
        <w:t>Compile the kernel</w:t>
      </w:r>
      <w:r>
        <w:t xml:space="preserve"> (Execute the following commands)</w:t>
      </w:r>
    </w:p>
    <w:p w14:paraId="40195E8F" w14:textId="77777777" w:rsidR="00DA4E35" w:rsidRDefault="00DA4E35" w:rsidP="00C253D1">
      <w:pPr>
        <w:pStyle w:val="ListParagraph"/>
        <w:jc w:val="both"/>
      </w:pPr>
    </w:p>
    <w:p w14:paraId="284D7189"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make –j20</w:t>
      </w:r>
    </w:p>
    <w:p w14:paraId="3E096997"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INSTALL_MOD_STRIP=1 modules_install -j20</w:t>
      </w:r>
    </w:p>
    <w:p w14:paraId="0A249103" w14:textId="77777777" w:rsidR="00DA4E35"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 -j20</w:t>
      </w:r>
    </w:p>
    <w:p w14:paraId="31D1AC33" w14:textId="77777777" w:rsidR="001E7EE3" w:rsidRDefault="001E7EE3" w:rsidP="00C253D1">
      <w:pPr>
        <w:pStyle w:val="ListParagraph"/>
        <w:jc w:val="both"/>
        <w:rPr>
          <w:rFonts w:ascii="Courier New" w:hAnsi="Courier New" w:cs="Courier New"/>
        </w:rPr>
      </w:pPr>
    </w:p>
    <w:p w14:paraId="753B4B21" w14:textId="77777777" w:rsidR="00DA4E35" w:rsidRDefault="00DA4E35" w:rsidP="00C253D1">
      <w:pPr>
        <w:pStyle w:val="ListParagraph"/>
        <w:jc w:val="both"/>
        <w:rPr>
          <w:rFonts w:ascii="Courier New" w:hAnsi="Courier New" w:cs="Courier New"/>
        </w:rPr>
      </w:pPr>
    </w:p>
    <w:p w14:paraId="5F38D027" w14:textId="77777777" w:rsidR="00DA4E35" w:rsidRPr="00436BBF" w:rsidRDefault="00DA4E35" w:rsidP="00C253D1">
      <w:pPr>
        <w:pStyle w:val="ListParagraph"/>
        <w:numPr>
          <w:ilvl w:val="0"/>
          <w:numId w:val="26"/>
        </w:numPr>
        <w:ind w:left="810"/>
        <w:jc w:val="both"/>
      </w:pPr>
      <w:r w:rsidRPr="00436BBF">
        <w:t>Verify and update Verify that initrd.img-4.</w:t>
      </w:r>
      <w:r>
        <w:t>19.72</w:t>
      </w:r>
      <w:r w:rsidRPr="00436BBF">
        <w:t>-rt</w:t>
      </w:r>
      <w:r>
        <w:t>26</w:t>
      </w:r>
      <w:r w:rsidRPr="00436BBF">
        <w:t>, vmlinuz-4.</w:t>
      </w:r>
      <w:r>
        <w:t>19.72</w:t>
      </w:r>
      <w:r w:rsidRPr="00436BBF">
        <w:t>-rt</w:t>
      </w:r>
      <w:r>
        <w:t>26</w:t>
      </w:r>
      <w:r w:rsidRPr="00436BBF">
        <w:t>, and config-4.</w:t>
      </w:r>
      <w:r>
        <w:t>19.72</w:t>
      </w:r>
      <w:r w:rsidRPr="00436BBF">
        <w:t>-rt</w:t>
      </w:r>
      <w:r>
        <w:t>26</w:t>
      </w:r>
      <w:r w:rsidRPr="00436BBF">
        <w:t xml:space="preserve"> are generated in /boot directory and update the grub.</w:t>
      </w:r>
    </w:p>
    <w:p w14:paraId="219652F1"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lastRenderedPageBreak/>
        <w:t xml:space="preserve">$ </w:t>
      </w:r>
      <w:r w:rsidRPr="00436BBF">
        <w:rPr>
          <w:rFonts w:ascii="Courier New" w:hAnsi="Courier New" w:cs="Courier New"/>
        </w:rPr>
        <w:t>cd /boot</w:t>
      </w:r>
    </w:p>
    <w:p w14:paraId="1EF8BB2C"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 xml:space="preserve">ls </w:t>
      </w:r>
    </w:p>
    <w:p w14:paraId="473155BC"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update-grub</w:t>
      </w:r>
    </w:p>
    <w:p w14:paraId="7EBE225A" w14:textId="77777777" w:rsidR="00DA4E35" w:rsidRDefault="00DA4E35" w:rsidP="00C253D1">
      <w:pPr>
        <w:pStyle w:val="ListParagraph"/>
        <w:jc w:val="both"/>
        <w:rPr>
          <w:rFonts w:ascii="Courier New" w:hAnsi="Courier New" w:cs="Courier New"/>
        </w:rPr>
      </w:pPr>
    </w:p>
    <w:p w14:paraId="07F0D5FF" w14:textId="77777777" w:rsidR="00DA4E35" w:rsidRPr="00BD07A5" w:rsidRDefault="00DA4E35" w:rsidP="00C253D1">
      <w:pPr>
        <w:pStyle w:val="ListParagraph"/>
        <w:ind w:left="810"/>
        <w:jc w:val="both"/>
      </w:pPr>
      <w:r w:rsidRPr="00BD07A5">
        <w:t>Verify that there is a menuentry containing the text "menuentry 'Ubuntu, with Linux 4.9.</w:t>
      </w:r>
      <w:r>
        <w:t>72</w:t>
      </w:r>
      <w:r w:rsidRPr="00BD07A5">
        <w:t>-rt</w:t>
      </w:r>
      <w:r>
        <w:t>26</w:t>
      </w:r>
      <w:r w:rsidRPr="00BD07A5">
        <w:t xml:space="preserve">'" in </w:t>
      </w:r>
      <w:r w:rsidRPr="00C067F4">
        <w:rPr>
          <w:rFonts w:ascii="Courier New" w:hAnsi="Courier New" w:cs="Courier New"/>
        </w:rPr>
        <w:t>/boot/grub/grub.cfg</w:t>
      </w:r>
      <w:r w:rsidRPr="00BD07A5">
        <w:t xml:space="preserve"> file</w:t>
      </w:r>
    </w:p>
    <w:p w14:paraId="3D4E4318" w14:textId="77777777" w:rsidR="00DA4E35" w:rsidRDefault="00DA4E35" w:rsidP="00C253D1">
      <w:pPr>
        <w:pStyle w:val="ListParagraph"/>
        <w:ind w:left="810"/>
        <w:jc w:val="both"/>
      </w:pPr>
      <w:r w:rsidRPr="00BD07A5">
        <w:t xml:space="preserve">To change default kernel in grub, edit the </w:t>
      </w:r>
      <w:r w:rsidRPr="00205357">
        <w:rPr>
          <w:rFonts w:ascii="Courier New" w:hAnsi="Courier New" w:cs="Courier New"/>
        </w:rPr>
        <w:t>GRUB_DEFAULT</w:t>
      </w:r>
      <w:r w:rsidRPr="00BD07A5">
        <w:t xml:space="preserve"> value in </w:t>
      </w:r>
      <w:r w:rsidRPr="00C067F4">
        <w:rPr>
          <w:rFonts w:ascii="Courier New" w:hAnsi="Courier New" w:cs="Courier New"/>
        </w:rPr>
        <w:t>/etc/default/grub</w:t>
      </w:r>
      <w:r w:rsidRPr="00BD07A5">
        <w:t xml:space="preserve"> to your desired kernel.</w:t>
      </w:r>
    </w:p>
    <w:p w14:paraId="7E70D70B" w14:textId="77777777" w:rsidR="00DA4E35" w:rsidRPr="00BD07A5" w:rsidRDefault="00DA4E35" w:rsidP="00C253D1">
      <w:pPr>
        <w:pStyle w:val="ListParagraph"/>
        <w:ind w:left="810"/>
        <w:jc w:val="both"/>
      </w:pPr>
    </w:p>
    <w:p w14:paraId="49F6AD58" w14:textId="77777777" w:rsidR="00DA4E35" w:rsidRDefault="00DA4E35" w:rsidP="00C253D1">
      <w:pPr>
        <w:pStyle w:val="ListParagraph"/>
        <w:ind w:left="810"/>
        <w:jc w:val="both"/>
      </w:pPr>
      <w:r w:rsidRPr="00BD07A5">
        <w:t>NOTE: 0 is the 1st menuentry</w:t>
      </w:r>
    </w:p>
    <w:p w14:paraId="6BBEB1C0" w14:textId="77777777" w:rsidR="00DA4E35" w:rsidRDefault="00DA4E35" w:rsidP="00C253D1">
      <w:pPr>
        <w:pStyle w:val="ListParagraph"/>
        <w:ind w:left="810"/>
        <w:jc w:val="both"/>
      </w:pPr>
    </w:p>
    <w:p w14:paraId="183F2339" w14:textId="77777777" w:rsidR="00DA4E35" w:rsidRDefault="00DA4E35" w:rsidP="00C253D1">
      <w:pPr>
        <w:pStyle w:val="ListParagraph"/>
        <w:numPr>
          <w:ilvl w:val="0"/>
          <w:numId w:val="26"/>
        </w:numPr>
        <w:ind w:left="810"/>
        <w:jc w:val="both"/>
      </w:pPr>
      <w:r w:rsidRPr="00F07256">
        <w:t>Reboot and verify</w:t>
      </w:r>
      <w:r>
        <w:t xml:space="preserve"> using command</w:t>
      </w:r>
    </w:p>
    <w:p w14:paraId="39F8781B" w14:textId="77777777" w:rsidR="001C2054" w:rsidRDefault="001C2054" w:rsidP="00C253D1">
      <w:pPr>
        <w:pStyle w:val="ListParagraph"/>
        <w:ind w:left="810"/>
        <w:jc w:val="both"/>
        <w:rPr>
          <w:rFonts w:ascii="Courier New" w:hAnsi="Courier New" w:cs="Courier New"/>
        </w:rPr>
      </w:pPr>
    </w:p>
    <w:p w14:paraId="493710AE"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F07256">
        <w:rPr>
          <w:rFonts w:ascii="Courier New" w:hAnsi="Courier New" w:cs="Courier New"/>
        </w:rPr>
        <w:t xml:space="preserve">sudo reboot </w:t>
      </w:r>
    </w:p>
    <w:p w14:paraId="6087CE48" w14:textId="77777777" w:rsidR="00DA4E35" w:rsidRPr="00F07256" w:rsidRDefault="00DA4E35" w:rsidP="00C253D1">
      <w:pPr>
        <w:pStyle w:val="ListParagraph"/>
        <w:ind w:left="810"/>
        <w:jc w:val="both"/>
        <w:rPr>
          <w:rFonts w:ascii="Courier New" w:hAnsi="Courier New" w:cs="Courier New"/>
        </w:rPr>
      </w:pPr>
    </w:p>
    <w:p w14:paraId="2CE147EE" w14:textId="408A5561" w:rsidR="00D04A3F" w:rsidRDefault="00DA4E35" w:rsidP="00C253D1">
      <w:pPr>
        <w:pStyle w:val="ListParagraph"/>
        <w:ind w:left="810"/>
        <w:jc w:val="both"/>
      </w:pPr>
      <w:r>
        <w:t xml:space="preserve">Once the system reboots, open the terminal and use </w:t>
      </w:r>
      <w:r w:rsidRPr="00C66E6C">
        <w:rPr>
          <w:rFonts w:ascii="Courier New" w:hAnsi="Courier New" w:cs="Courier New"/>
        </w:rPr>
        <w:t>uname -a</w:t>
      </w:r>
      <w:r>
        <w:t xml:space="preserve"> to check the kernel versio</w:t>
      </w:r>
      <w:r w:rsidR="00FC068A">
        <w:t>n</w:t>
      </w:r>
    </w:p>
    <w:p w14:paraId="7093085A" w14:textId="77777777" w:rsidR="001C2054" w:rsidRDefault="001C2054" w:rsidP="00C253D1">
      <w:pPr>
        <w:pStyle w:val="ListParagraph"/>
        <w:ind w:left="810"/>
        <w:jc w:val="both"/>
      </w:pPr>
    </w:p>
    <w:p w14:paraId="19F574C5" w14:textId="0F4C6056" w:rsidR="001C2054" w:rsidRDefault="001C2054" w:rsidP="00C253D1">
      <w:pPr>
        <w:pStyle w:val="ListParagraph"/>
        <w:ind w:left="810"/>
        <w:jc w:val="both"/>
      </w:pPr>
      <w:r>
        <w:t xml:space="preserve">Command will show below output for successfully applied RT patch – </w:t>
      </w:r>
    </w:p>
    <w:p w14:paraId="5E5EA15B" w14:textId="72AC4F86" w:rsidR="001C2054" w:rsidRPr="001C2054" w:rsidRDefault="001C2054" w:rsidP="00C253D1">
      <w:pPr>
        <w:pStyle w:val="ListParagraph"/>
        <w:ind w:left="810"/>
        <w:jc w:val="both"/>
        <w:rPr>
          <w:rFonts w:ascii="Courier New" w:hAnsi="Courier New" w:cs="Courier New"/>
        </w:rPr>
      </w:pPr>
      <w:r w:rsidRPr="001C2054">
        <w:rPr>
          <w:rFonts w:ascii="Courier New" w:hAnsi="Courier New" w:cs="Courier New"/>
        </w:rPr>
        <w:t>Linux ubuntu 4.19.72-rt26 #1 SMP PRE</w:t>
      </w:r>
      <w:r>
        <w:rPr>
          <w:rFonts w:ascii="Courier New" w:hAnsi="Courier New" w:cs="Courier New"/>
        </w:rPr>
        <w:t xml:space="preserve">EMPT RT Tue Mar 24 17:15:47 IST </w:t>
      </w:r>
      <w:r w:rsidRPr="001C2054">
        <w:rPr>
          <w:rFonts w:ascii="Courier New" w:hAnsi="Courier New" w:cs="Courier New"/>
        </w:rPr>
        <w:t>2020 x86_64 x86_64 x86_64 GNU/Linux</w:t>
      </w:r>
    </w:p>
    <w:p w14:paraId="0AE8B23B" w14:textId="77777777" w:rsidR="001C2054" w:rsidRDefault="001C2054" w:rsidP="00FC068A">
      <w:pPr>
        <w:pStyle w:val="ListParagraph"/>
        <w:ind w:left="810"/>
      </w:pPr>
    </w:p>
    <w:p w14:paraId="38007F82" w14:textId="77777777" w:rsidR="00D04A3F" w:rsidRDefault="00D04A3F" w:rsidP="00D04A3F"/>
    <w:p w14:paraId="7723819E" w14:textId="77777777" w:rsidR="00D04A3F" w:rsidRDefault="00D04A3F" w:rsidP="00D04A3F">
      <w:pPr>
        <w:pStyle w:val="Heading2"/>
      </w:pPr>
      <w:bookmarkStart w:id="113" w:name="_Toc59562049"/>
      <w:r>
        <w:t>References</w:t>
      </w:r>
      <w:bookmarkEnd w:id="113"/>
    </w:p>
    <w:p w14:paraId="28308F06" w14:textId="3F8BBD12" w:rsidR="00D04A3F" w:rsidRDefault="00572DF1" w:rsidP="00D04A3F">
      <w:pPr>
        <w:rPr>
          <w:rStyle w:val="Hyperlink"/>
          <w:i/>
          <w:iCs/>
        </w:rPr>
      </w:pPr>
      <w:hyperlink r:id="rId31" w:history="1">
        <w:r w:rsidR="00D04A3F" w:rsidRPr="00D43868">
          <w:rPr>
            <w:rStyle w:val="Hyperlink"/>
            <w:i/>
            <w:iCs/>
          </w:rPr>
          <w:t>https://stackoverflow.com/questions/56189710/how-to-enable-config-rt-group-sched-in-ubuntu-to-make-it-rt</w:t>
        </w:r>
      </w:hyperlink>
    </w:p>
    <w:p w14:paraId="69EBA022" w14:textId="6EE1347A" w:rsidR="00D04A3F" w:rsidRDefault="00572DF1" w:rsidP="00D04A3F">
      <w:pPr>
        <w:rPr>
          <w:rFonts w:ascii="Verdana" w:hAnsi="Verdana"/>
          <w:i/>
          <w:iCs/>
          <w:sz w:val="18"/>
          <w:szCs w:val="18"/>
        </w:rPr>
      </w:pPr>
      <w:hyperlink r:id="rId32" w:history="1">
        <w:r w:rsidR="00D04A3F" w:rsidRPr="00D43868">
          <w:rPr>
            <w:rStyle w:val="Hyperlink"/>
            <w:i/>
            <w:iCs/>
          </w:rPr>
          <w:t>https://stackoverflow.com/questions/51669724/install-rt-linux-patch-for-ubuntu</w:t>
        </w:r>
      </w:hyperlink>
    </w:p>
    <w:p w14:paraId="0F6B3915" w14:textId="50A71D76" w:rsidR="00D04A3F" w:rsidRDefault="00572DF1" w:rsidP="00D04A3F">
      <w:pPr>
        <w:rPr>
          <w:rStyle w:val="Hyperlink"/>
          <w:i/>
          <w:iCs/>
        </w:rPr>
      </w:pPr>
      <w:hyperlink r:id="rId33" w:history="1">
        <w:r w:rsidR="00D04A3F" w:rsidRPr="00D43868">
          <w:rPr>
            <w:rStyle w:val="Hyperlink"/>
            <w:i/>
            <w:iCs/>
          </w:rPr>
          <w:t>https://unix.stackexchange.com/questions/270390/how-to-reduce-the-size-of-the-initrd-when-compiling-your-kernel/270418</w:t>
        </w:r>
      </w:hyperlink>
    </w:p>
    <w:p w14:paraId="1F79905B" w14:textId="77777777" w:rsidR="00D04A3F" w:rsidRDefault="00D04A3F" w:rsidP="00D04A3F">
      <w:pPr>
        <w:rPr>
          <w:rStyle w:val="Hyperlink"/>
          <w:i/>
          <w:iCs/>
        </w:rPr>
      </w:pPr>
    </w:p>
    <w:p w14:paraId="345C3F58" w14:textId="57B2A40A" w:rsidR="003B65C0" w:rsidRDefault="003B65C0">
      <w:pPr>
        <w:pStyle w:val="Heading1"/>
      </w:pPr>
      <w:bookmarkStart w:id="114" w:name="_Appendix"/>
      <w:bookmarkStart w:id="115" w:name="_Toc59562050"/>
      <w:bookmarkEnd w:id="114"/>
      <w:r>
        <w:lastRenderedPageBreak/>
        <w:t>Device Manageability</w:t>
      </w:r>
      <w:bookmarkEnd w:id="115"/>
    </w:p>
    <w:p w14:paraId="60B7EA5D" w14:textId="77777777" w:rsidR="00F939EC" w:rsidRDefault="00F939EC" w:rsidP="00F939EC"/>
    <w:p w14:paraId="3384D8E7" w14:textId="77777777" w:rsidR="00893372" w:rsidRDefault="00F939EC" w:rsidP="00893372">
      <w:pPr>
        <w:pStyle w:val="ListParagraph"/>
        <w:numPr>
          <w:ilvl w:val="0"/>
          <w:numId w:val="35"/>
        </w:numPr>
        <w:jc w:val="both"/>
      </w:pPr>
      <w:r>
        <w:t>P</w:t>
      </w:r>
      <w:r w:rsidR="00A63CF7">
        <w:t xml:space="preserve">lease refer </w:t>
      </w:r>
      <w:r w:rsidR="00EC491F" w:rsidRPr="00EC491F">
        <w:t>README.md</w:t>
      </w:r>
      <w:r w:rsidR="00A63CF7">
        <w:t xml:space="preserve"> for installing Things Board and using Device Manageability features.</w:t>
      </w:r>
    </w:p>
    <w:p w14:paraId="7310C8E2" w14:textId="77777777" w:rsidR="00893372" w:rsidRDefault="00893372" w:rsidP="00893372">
      <w:pPr>
        <w:pStyle w:val="ListParagraph"/>
        <w:jc w:val="both"/>
      </w:pPr>
    </w:p>
    <w:p w14:paraId="68AE5A9F" w14:textId="08425057" w:rsidR="00A63CF7" w:rsidRDefault="00A63CF7" w:rsidP="00893372">
      <w:pPr>
        <w:pStyle w:val="ListParagraph"/>
        <w:jc w:val="both"/>
      </w:pPr>
      <w:r>
        <w:t xml:space="preserve">Readme.md path - </w:t>
      </w:r>
      <w:r w:rsidR="006855C9">
        <w:t>EdgeInsightsSoftware-v2.2-PV/</w:t>
      </w:r>
      <w:r w:rsidRPr="00A63CF7">
        <w:t>turtlecreek</w:t>
      </w:r>
    </w:p>
    <w:p w14:paraId="619B8833" w14:textId="77777777" w:rsidR="00DE2E6F" w:rsidRDefault="00DE2E6F" w:rsidP="00893372">
      <w:pPr>
        <w:spacing w:before="0"/>
        <w:jc w:val="both"/>
        <w:rPr>
          <w:rFonts w:ascii="Segoe UI" w:hAnsi="Segoe UI" w:cs="Segoe UI"/>
          <w:sz w:val="21"/>
          <w:szCs w:val="21"/>
        </w:rPr>
      </w:pPr>
    </w:p>
    <w:p w14:paraId="6C89C184" w14:textId="4B0C61D1" w:rsidR="00DE2E6F" w:rsidRPr="00DE2E6F" w:rsidRDefault="00DE2E6F" w:rsidP="00893372">
      <w:pPr>
        <w:pStyle w:val="ListParagraph"/>
        <w:numPr>
          <w:ilvl w:val="0"/>
          <w:numId w:val="35"/>
        </w:numPr>
        <w:spacing w:before="0"/>
        <w:jc w:val="both"/>
        <w:rPr>
          <w:rFonts w:ascii="Segoe UI" w:hAnsi="Segoe UI" w:cs="Segoe UI"/>
          <w:sz w:val="21"/>
          <w:szCs w:val="21"/>
        </w:rPr>
      </w:pPr>
      <w:r>
        <w:t xml:space="preserve">Please refer </w:t>
      </w:r>
      <w:r w:rsidRPr="00EC491F">
        <w:t>README.md</w:t>
      </w:r>
      <w:r>
        <w:t xml:space="preserve"> for creating bundle</w:t>
      </w:r>
    </w:p>
    <w:p w14:paraId="39465B6C" w14:textId="77777777" w:rsidR="00DE2E6F" w:rsidRDefault="00DE2E6F" w:rsidP="00893372">
      <w:pPr>
        <w:spacing w:before="0"/>
        <w:jc w:val="both"/>
        <w:rPr>
          <w:rFonts w:ascii="Segoe UI" w:hAnsi="Segoe UI" w:cs="Segoe UI"/>
          <w:sz w:val="21"/>
          <w:szCs w:val="21"/>
        </w:rPr>
      </w:pPr>
    </w:p>
    <w:p w14:paraId="68DD115F" w14:textId="51065B91" w:rsidR="00893372" w:rsidRDefault="00DE2E6F" w:rsidP="00893372">
      <w:pPr>
        <w:spacing w:before="0"/>
        <w:ind w:left="720"/>
        <w:jc w:val="both"/>
      </w:pPr>
      <w:r>
        <w:t xml:space="preserve">Readme.md path </w:t>
      </w:r>
      <w:r w:rsidR="00893372">
        <w:t>–</w:t>
      </w:r>
      <w:r>
        <w:t xml:space="preserve"> </w:t>
      </w:r>
    </w:p>
    <w:p w14:paraId="36D0F50B" w14:textId="64E2B8EC" w:rsidR="001735F8" w:rsidRPr="00DE2E6F" w:rsidRDefault="00DE2E6F" w:rsidP="00893372">
      <w:pPr>
        <w:spacing w:before="0"/>
        <w:ind w:left="720"/>
        <w:jc w:val="both"/>
        <w:rPr>
          <w:rFonts w:ascii="Segoe UI" w:hAnsi="Segoe UI" w:cs="Segoe UI"/>
          <w:sz w:val="21"/>
          <w:szCs w:val="21"/>
        </w:rPr>
      </w:pPr>
      <w:r w:rsidRPr="00DE2E6F">
        <w:t xml:space="preserve">EdgeInsightsSoftware-v2.2- </w:t>
      </w:r>
      <w:r>
        <w:t xml:space="preserve"> </w:t>
      </w:r>
      <w:r w:rsidRPr="00DE2E6F">
        <w:t>PV/IEdgeInsights/docker_setup/deploy</w:t>
      </w:r>
    </w:p>
    <w:p w14:paraId="7C1545FC" w14:textId="77777777" w:rsidR="00050E62" w:rsidRDefault="00050E62" w:rsidP="00893372">
      <w:pPr>
        <w:jc w:val="both"/>
        <w:rPr>
          <w:rFonts w:ascii="Courier New" w:hAnsi="Courier New" w:cs="Courier New"/>
        </w:rPr>
      </w:pPr>
    </w:p>
    <w:p w14:paraId="1037ACEE" w14:textId="74092C41" w:rsidR="00050E62" w:rsidRPr="004D76D0" w:rsidRDefault="00050E62" w:rsidP="00893372">
      <w:pPr>
        <w:pStyle w:val="ListParagraph"/>
        <w:numPr>
          <w:ilvl w:val="0"/>
          <w:numId w:val="35"/>
        </w:numPr>
        <w:spacing w:before="0"/>
        <w:jc w:val="both"/>
        <w:rPr>
          <w:rFonts w:ascii="Segoe UI" w:hAnsi="Segoe UI" w:cs="Segoe UI"/>
          <w:sz w:val="21"/>
          <w:szCs w:val="21"/>
        </w:rPr>
      </w:pPr>
      <w:r w:rsidRPr="00050E62">
        <w:t>Run below command to create local docker registry</w:t>
      </w:r>
    </w:p>
    <w:p w14:paraId="78C195E1" w14:textId="77777777" w:rsidR="00050E62" w:rsidRPr="00050E62" w:rsidRDefault="00050E62" w:rsidP="00893372">
      <w:pPr>
        <w:spacing w:before="0"/>
        <w:ind w:left="720"/>
        <w:jc w:val="both"/>
        <w:rPr>
          <w:rFonts w:ascii="Segoe UI" w:hAnsi="Segoe UI" w:cs="Segoe UI"/>
          <w:sz w:val="21"/>
          <w:szCs w:val="21"/>
        </w:rPr>
      </w:pPr>
      <w:r w:rsidRPr="00050E62">
        <w:rPr>
          <w:rFonts w:ascii="Courier New" w:hAnsi="Courier New" w:cs="Courier New"/>
        </w:rPr>
        <w:t>docker run -d -p 5000:5000 --name registry registry:2</w:t>
      </w:r>
    </w:p>
    <w:p w14:paraId="19BF39AB" w14:textId="77777777" w:rsidR="00050E62" w:rsidRPr="00050E62" w:rsidRDefault="00050E62" w:rsidP="00050E62">
      <w:pPr>
        <w:spacing w:before="0"/>
        <w:rPr>
          <w:rFonts w:ascii="Segoe UI" w:hAnsi="Segoe UI" w:cs="Segoe UI"/>
          <w:sz w:val="21"/>
          <w:szCs w:val="21"/>
        </w:rPr>
      </w:pPr>
    </w:p>
    <w:p w14:paraId="572AD3B3" w14:textId="77777777" w:rsidR="00050E62" w:rsidRPr="001735F8" w:rsidRDefault="00050E62" w:rsidP="00F939EC">
      <w:pPr>
        <w:rPr>
          <w:rFonts w:ascii="Courier New" w:hAnsi="Courier New" w:cs="Courier New"/>
        </w:rPr>
      </w:pPr>
    </w:p>
    <w:p w14:paraId="15A3AF9B" w14:textId="38155524" w:rsidR="00D04A3F" w:rsidRPr="00043640" w:rsidRDefault="00043640" w:rsidP="00043640">
      <w:pPr>
        <w:pStyle w:val="Heading1"/>
      </w:pPr>
      <w:bookmarkStart w:id="116" w:name="_Toc59562051"/>
      <w:r w:rsidRPr="00043640">
        <w:lastRenderedPageBreak/>
        <w:t>Appendix</w:t>
      </w:r>
      <w:bookmarkEnd w:id="116"/>
    </w:p>
    <w:p w14:paraId="74571A32" w14:textId="77777777" w:rsidR="00043640" w:rsidRDefault="00043640" w:rsidP="00893372">
      <w:pPr>
        <w:pStyle w:val="Body"/>
        <w:jc w:val="both"/>
      </w:pPr>
      <w:r>
        <w:t>UWC.tar.gz contains below folders/files used to copy to different locations</w:t>
      </w:r>
    </w:p>
    <w:tbl>
      <w:tblPr>
        <w:tblStyle w:val="TableGrid"/>
        <w:tblW w:w="0" w:type="auto"/>
        <w:tblInd w:w="-113" w:type="dxa"/>
        <w:tblLook w:val="04A0" w:firstRow="1" w:lastRow="0" w:firstColumn="1" w:lastColumn="0" w:noHBand="0" w:noVBand="1"/>
      </w:tblPr>
      <w:tblGrid>
        <w:gridCol w:w="439"/>
        <w:gridCol w:w="3018"/>
        <w:gridCol w:w="2740"/>
        <w:gridCol w:w="1806"/>
      </w:tblGrid>
      <w:tr w:rsidR="00043640" w14:paraId="43014FAC" w14:textId="77777777" w:rsidTr="00083675">
        <w:tc>
          <w:tcPr>
            <w:tcW w:w="418" w:type="dxa"/>
          </w:tcPr>
          <w:p w14:paraId="4C94E6A0" w14:textId="77777777" w:rsidR="00043640" w:rsidRPr="00CC61EB" w:rsidRDefault="00043640" w:rsidP="00D22088">
            <w:pPr>
              <w:pStyle w:val="Body"/>
              <w:spacing w:beforeLines="60" w:before="144" w:afterLines="60" w:after="144"/>
              <w:jc w:val="both"/>
              <w:rPr>
                <w:b/>
              </w:rPr>
            </w:pPr>
            <w:r w:rsidRPr="00CC61EB">
              <w:rPr>
                <w:b/>
              </w:rPr>
              <w:t>#</w:t>
            </w:r>
          </w:p>
        </w:tc>
        <w:tc>
          <w:tcPr>
            <w:tcW w:w="3422" w:type="dxa"/>
          </w:tcPr>
          <w:p w14:paraId="076068B6" w14:textId="77777777" w:rsidR="00043640" w:rsidRPr="00CC61EB" w:rsidRDefault="00043640" w:rsidP="00D22088">
            <w:pPr>
              <w:pStyle w:val="Body"/>
              <w:spacing w:beforeLines="60" w:before="144" w:afterLines="60" w:after="144"/>
              <w:jc w:val="both"/>
              <w:rPr>
                <w:b/>
              </w:rPr>
            </w:pPr>
            <w:r w:rsidRPr="00CC61EB">
              <w:rPr>
                <w:b/>
              </w:rPr>
              <w:t>Folder/File</w:t>
            </w:r>
          </w:p>
        </w:tc>
        <w:tc>
          <w:tcPr>
            <w:tcW w:w="2505" w:type="dxa"/>
          </w:tcPr>
          <w:p w14:paraId="189DC6C4" w14:textId="77777777" w:rsidR="00043640" w:rsidRPr="00CC61EB" w:rsidRDefault="00043640" w:rsidP="00D22088">
            <w:pPr>
              <w:pStyle w:val="Body"/>
              <w:spacing w:beforeLines="60" w:before="144" w:afterLines="60" w:after="144"/>
              <w:jc w:val="both"/>
              <w:rPr>
                <w:b/>
              </w:rPr>
            </w:pPr>
            <w:r>
              <w:rPr>
                <w:b/>
              </w:rPr>
              <w:t>Destination</w:t>
            </w:r>
          </w:p>
        </w:tc>
        <w:tc>
          <w:tcPr>
            <w:tcW w:w="1658" w:type="dxa"/>
          </w:tcPr>
          <w:p w14:paraId="77DF0CF7" w14:textId="77777777" w:rsidR="00043640" w:rsidRPr="00CC61EB" w:rsidRDefault="00043640" w:rsidP="00D22088">
            <w:pPr>
              <w:pStyle w:val="Body"/>
              <w:spacing w:beforeLines="60" w:before="144" w:afterLines="60" w:after="144"/>
              <w:jc w:val="both"/>
              <w:rPr>
                <w:b/>
              </w:rPr>
            </w:pPr>
            <w:r w:rsidRPr="00CC61EB">
              <w:rPr>
                <w:b/>
              </w:rPr>
              <w:t>Comment</w:t>
            </w:r>
          </w:p>
        </w:tc>
      </w:tr>
      <w:tr w:rsidR="00043640" w14:paraId="7A1A414E" w14:textId="77777777" w:rsidTr="00083675">
        <w:tc>
          <w:tcPr>
            <w:tcW w:w="418" w:type="dxa"/>
          </w:tcPr>
          <w:p w14:paraId="245A61B6" w14:textId="77777777" w:rsidR="00043640" w:rsidRDefault="00043640" w:rsidP="00D22088">
            <w:pPr>
              <w:pStyle w:val="Body"/>
              <w:spacing w:beforeLines="60" w:before="144" w:afterLines="60" w:after="144"/>
              <w:jc w:val="both"/>
            </w:pPr>
            <w:r>
              <w:t>1</w:t>
            </w:r>
          </w:p>
        </w:tc>
        <w:tc>
          <w:tcPr>
            <w:tcW w:w="3422" w:type="dxa"/>
          </w:tcPr>
          <w:p w14:paraId="3A634FFF" w14:textId="77777777" w:rsidR="00043640" w:rsidRDefault="00043640" w:rsidP="00D22088">
            <w:pPr>
              <w:pStyle w:val="Body"/>
              <w:spacing w:beforeLines="60" w:before="144" w:afterLines="60" w:after="144"/>
              <w:jc w:val="both"/>
            </w:pPr>
            <w:r>
              <w:t>Modbus-master</w:t>
            </w:r>
          </w:p>
        </w:tc>
        <w:tc>
          <w:tcPr>
            <w:tcW w:w="2505" w:type="dxa"/>
          </w:tcPr>
          <w:p w14:paraId="0F00AB0D" w14:textId="77777777" w:rsidR="00043640" w:rsidRDefault="00043640" w:rsidP="00D22088">
            <w:pPr>
              <w:pStyle w:val="Body"/>
              <w:spacing w:beforeLines="60" w:before="144" w:afterLines="60" w:after="144"/>
              <w:jc w:val="both"/>
            </w:pPr>
            <w:r>
              <w:t>IEdgeInsights/</w:t>
            </w:r>
          </w:p>
        </w:tc>
        <w:tc>
          <w:tcPr>
            <w:tcW w:w="1658" w:type="dxa"/>
          </w:tcPr>
          <w:p w14:paraId="27AEDB27" w14:textId="77777777" w:rsidR="00043640" w:rsidRDefault="00043640" w:rsidP="00D22088">
            <w:pPr>
              <w:pStyle w:val="Body"/>
              <w:spacing w:beforeLines="60" w:before="144" w:afterLines="60" w:after="144"/>
              <w:jc w:val="both"/>
            </w:pPr>
            <w:r>
              <w:t>Modbus application folder used to install TCP/RTU container</w:t>
            </w:r>
          </w:p>
        </w:tc>
      </w:tr>
      <w:tr w:rsidR="00043640" w14:paraId="08F547F7" w14:textId="77777777" w:rsidTr="00083675">
        <w:tc>
          <w:tcPr>
            <w:tcW w:w="418" w:type="dxa"/>
          </w:tcPr>
          <w:p w14:paraId="5C483AE1" w14:textId="77777777" w:rsidR="00043640" w:rsidRDefault="00043640" w:rsidP="00D22088">
            <w:pPr>
              <w:pStyle w:val="Body"/>
              <w:spacing w:beforeLines="60" w:before="144" w:afterLines="60" w:after="144"/>
              <w:jc w:val="both"/>
            </w:pPr>
            <w:r>
              <w:t>2</w:t>
            </w:r>
          </w:p>
        </w:tc>
        <w:tc>
          <w:tcPr>
            <w:tcW w:w="3422" w:type="dxa"/>
          </w:tcPr>
          <w:p w14:paraId="5A07B928" w14:textId="77777777" w:rsidR="00043640" w:rsidRDefault="00043640" w:rsidP="00D22088">
            <w:pPr>
              <w:pStyle w:val="Body"/>
              <w:spacing w:beforeLines="60" w:before="144" w:afterLines="60" w:after="144"/>
              <w:jc w:val="both"/>
            </w:pPr>
            <w:r>
              <w:t>MQTT</w:t>
            </w:r>
          </w:p>
        </w:tc>
        <w:tc>
          <w:tcPr>
            <w:tcW w:w="2505" w:type="dxa"/>
          </w:tcPr>
          <w:p w14:paraId="75571130" w14:textId="77777777" w:rsidR="00043640" w:rsidRDefault="00043640" w:rsidP="00D22088">
            <w:pPr>
              <w:pStyle w:val="Body"/>
              <w:spacing w:beforeLines="60" w:before="144" w:afterLines="60" w:after="144"/>
              <w:jc w:val="both"/>
            </w:pPr>
            <w:r>
              <w:t>IEdgeInsights/</w:t>
            </w:r>
          </w:p>
        </w:tc>
        <w:tc>
          <w:tcPr>
            <w:tcW w:w="1658" w:type="dxa"/>
          </w:tcPr>
          <w:p w14:paraId="283B6097" w14:textId="77777777" w:rsidR="00043640" w:rsidRDefault="00043640" w:rsidP="00D22088">
            <w:pPr>
              <w:pStyle w:val="Body"/>
              <w:spacing w:beforeLines="60" w:before="144" w:afterLines="60" w:after="144"/>
              <w:jc w:val="both"/>
            </w:pPr>
            <w:r>
              <w:t>It is used to install mosquito (mqtt) container</w:t>
            </w:r>
          </w:p>
        </w:tc>
      </w:tr>
      <w:tr w:rsidR="00043640" w14:paraId="7A400CEC" w14:textId="77777777" w:rsidTr="00083675">
        <w:tc>
          <w:tcPr>
            <w:tcW w:w="418" w:type="dxa"/>
          </w:tcPr>
          <w:p w14:paraId="44D690AB" w14:textId="77777777" w:rsidR="00043640" w:rsidRDefault="00043640" w:rsidP="00D22088">
            <w:pPr>
              <w:pStyle w:val="Body"/>
              <w:spacing w:beforeLines="60" w:before="144" w:afterLines="60" w:after="144"/>
              <w:jc w:val="both"/>
            </w:pPr>
            <w:r>
              <w:t>3</w:t>
            </w:r>
          </w:p>
        </w:tc>
        <w:tc>
          <w:tcPr>
            <w:tcW w:w="3422" w:type="dxa"/>
          </w:tcPr>
          <w:p w14:paraId="7678C3F6" w14:textId="77777777" w:rsidR="00043640" w:rsidRDefault="00043640" w:rsidP="00D22088">
            <w:pPr>
              <w:pStyle w:val="Body"/>
              <w:spacing w:beforeLines="60" w:before="144" w:afterLines="60" w:after="144"/>
              <w:jc w:val="both"/>
            </w:pPr>
            <w:r>
              <w:t>Mqtt-export</w:t>
            </w:r>
          </w:p>
        </w:tc>
        <w:tc>
          <w:tcPr>
            <w:tcW w:w="2505" w:type="dxa"/>
          </w:tcPr>
          <w:p w14:paraId="1202BE63" w14:textId="77777777" w:rsidR="00043640" w:rsidRDefault="00043640" w:rsidP="00D22088">
            <w:pPr>
              <w:pStyle w:val="Body"/>
              <w:spacing w:beforeLines="60" w:before="144" w:afterLines="60" w:after="144"/>
              <w:jc w:val="both"/>
            </w:pPr>
            <w:r>
              <w:t>IEdgeInsights/</w:t>
            </w:r>
          </w:p>
        </w:tc>
        <w:tc>
          <w:tcPr>
            <w:tcW w:w="1658" w:type="dxa"/>
          </w:tcPr>
          <w:p w14:paraId="0E4EA5EC" w14:textId="77777777" w:rsidR="00043640" w:rsidRDefault="00043640" w:rsidP="00D22088">
            <w:pPr>
              <w:pStyle w:val="Body"/>
              <w:spacing w:beforeLines="60" w:before="144" w:afterLines="60" w:after="144"/>
              <w:jc w:val="both"/>
            </w:pPr>
            <w:r>
              <w:t>Mqtt-export application folder used to install mqtt-export container</w:t>
            </w:r>
          </w:p>
        </w:tc>
      </w:tr>
      <w:tr w:rsidR="00A209E4" w14:paraId="7970C645" w14:textId="77777777" w:rsidTr="00083675">
        <w:tc>
          <w:tcPr>
            <w:tcW w:w="418" w:type="dxa"/>
          </w:tcPr>
          <w:p w14:paraId="04F43B04" w14:textId="4CFF0DB0" w:rsidR="00A209E4" w:rsidRDefault="00A209E4" w:rsidP="00D22088">
            <w:pPr>
              <w:pStyle w:val="Body"/>
              <w:spacing w:beforeLines="60" w:before="144" w:afterLines="60" w:after="144"/>
              <w:jc w:val="both"/>
            </w:pPr>
            <w:r>
              <w:t>4</w:t>
            </w:r>
          </w:p>
        </w:tc>
        <w:tc>
          <w:tcPr>
            <w:tcW w:w="3422" w:type="dxa"/>
          </w:tcPr>
          <w:p w14:paraId="2888C765" w14:textId="6FBCE61C" w:rsidR="00A209E4" w:rsidRDefault="00A209E4" w:rsidP="00D22088">
            <w:pPr>
              <w:pStyle w:val="Body"/>
              <w:spacing w:beforeLines="60" w:before="144" w:afterLines="60" w:after="144"/>
              <w:jc w:val="both"/>
            </w:pPr>
            <w:r>
              <w:t>scada-rtu</w:t>
            </w:r>
          </w:p>
        </w:tc>
        <w:tc>
          <w:tcPr>
            <w:tcW w:w="2505" w:type="dxa"/>
          </w:tcPr>
          <w:p w14:paraId="22563759" w14:textId="3CD4C3D2" w:rsidR="00A209E4" w:rsidRDefault="00A209E4" w:rsidP="00D22088">
            <w:pPr>
              <w:pStyle w:val="Body"/>
              <w:spacing w:beforeLines="60" w:before="144" w:afterLines="60" w:after="144"/>
              <w:jc w:val="both"/>
            </w:pPr>
            <w:r>
              <w:t>IEdgeInsights/</w:t>
            </w:r>
          </w:p>
        </w:tc>
        <w:tc>
          <w:tcPr>
            <w:tcW w:w="1658" w:type="dxa"/>
          </w:tcPr>
          <w:p w14:paraId="60961A03" w14:textId="4A61EF3B" w:rsidR="00A209E4" w:rsidRDefault="00A209E4" w:rsidP="00D22088">
            <w:pPr>
              <w:pStyle w:val="Body"/>
              <w:spacing w:beforeLines="60" w:before="144" w:afterLines="60" w:after="144"/>
              <w:jc w:val="both"/>
            </w:pPr>
            <w:r>
              <w:t>scada-rtu application folder used to install scada-rtu container</w:t>
            </w:r>
            <w:r w:rsidR="00277287">
              <w:t xml:space="preserve">. </w:t>
            </w:r>
          </w:p>
        </w:tc>
      </w:tr>
      <w:tr w:rsidR="007759A1" w14:paraId="779CDB27" w14:textId="77777777" w:rsidTr="00083675">
        <w:tc>
          <w:tcPr>
            <w:tcW w:w="418" w:type="dxa"/>
          </w:tcPr>
          <w:p w14:paraId="5FD7F620" w14:textId="0826603F" w:rsidR="007759A1" w:rsidRDefault="007759A1" w:rsidP="007759A1">
            <w:pPr>
              <w:pStyle w:val="Body"/>
              <w:spacing w:beforeLines="60" w:before="144" w:afterLines="60" w:after="144"/>
              <w:jc w:val="both"/>
            </w:pPr>
            <w:r>
              <w:t>5</w:t>
            </w:r>
          </w:p>
        </w:tc>
        <w:tc>
          <w:tcPr>
            <w:tcW w:w="3422" w:type="dxa"/>
          </w:tcPr>
          <w:p w14:paraId="7B0A1D76" w14:textId="26532366" w:rsidR="007759A1" w:rsidRDefault="007759A1" w:rsidP="007759A1">
            <w:pPr>
              <w:pStyle w:val="Body"/>
              <w:spacing w:beforeLines="60" w:before="144" w:afterLines="60" w:after="144"/>
              <w:jc w:val="both"/>
            </w:pPr>
            <w:r w:rsidRPr="007759A1">
              <w:t>kpi-tactic</w:t>
            </w:r>
          </w:p>
        </w:tc>
        <w:tc>
          <w:tcPr>
            <w:tcW w:w="2505" w:type="dxa"/>
          </w:tcPr>
          <w:p w14:paraId="4E193107" w14:textId="06F64259" w:rsidR="007759A1" w:rsidRDefault="007759A1" w:rsidP="007759A1">
            <w:pPr>
              <w:pStyle w:val="Body"/>
              <w:spacing w:beforeLines="60" w:before="144" w:afterLines="60" w:after="144"/>
              <w:jc w:val="both"/>
            </w:pPr>
            <w:r>
              <w:t>IEdgeInsights/</w:t>
            </w:r>
          </w:p>
        </w:tc>
        <w:tc>
          <w:tcPr>
            <w:tcW w:w="1658" w:type="dxa"/>
          </w:tcPr>
          <w:p w14:paraId="377AA871" w14:textId="244014AE" w:rsidR="007759A1" w:rsidRDefault="007759A1" w:rsidP="007759A1">
            <w:pPr>
              <w:pStyle w:val="Body"/>
              <w:spacing w:beforeLines="60" w:before="144" w:afterLines="60" w:after="144"/>
              <w:jc w:val="both"/>
            </w:pPr>
            <w:r w:rsidRPr="007759A1">
              <w:t>kpi-tactic</w:t>
            </w:r>
            <w:r>
              <w:t xml:space="preserve"> </w:t>
            </w:r>
            <w:r w:rsidR="00CA317C">
              <w:t xml:space="preserve">application folder </w:t>
            </w:r>
            <w:r>
              <w:t xml:space="preserve">used to install </w:t>
            </w:r>
            <w:r w:rsidR="00CA317C">
              <w:t>kpi</w:t>
            </w:r>
            <w:r>
              <w:t>-</w:t>
            </w:r>
            <w:r w:rsidR="00CA317C">
              <w:t>app</w:t>
            </w:r>
            <w:r>
              <w:t xml:space="preserve"> container.</w:t>
            </w:r>
          </w:p>
        </w:tc>
      </w:tr>
      <w:tr w:rsidR="007759A1" w14:paraId="375D58E5" w14:textId="77777777" w:rsidTr="00083675">
        <w:tc>
          <w:tcPr>
            <w:tcW w:w="418" w:type="dxa"/>
          </w:tcPr>
          <w:p w14:paraId="063CB0CD" w14:textId="1614DA3F" w:rsidR="007759A1" w:rsidRDefault="007759A1" w:rsidP="007759A1">
            <w:pPr>
              <w:pStyle w:val="Body"/>
              <w:spacing w:beforeLines="60" w:before="144" w:afterLines="60" w:after="144"/>
              <w:jc w:val="both"/>
            </w:pPr>
            <w:r>
              <w:t>6</w:t>
            </w:r>
          </w:p>
        </w:tc>
        <w:tc>
          <w:tcPr>
            <w:tcW w:w="3422" w:type="dxa"/>
          </w:tcPr>
          <w:p w14:paraId="61574DB6" w14:textId="77777777" w:rsidR="007759A1" w:rsidRDefault="007759A1" w:rsidP="007759A1">
            <w:pPr>
              <w:pStyle w:val="Body"/>
              <w:spacing w:beforeLines="60" w:before="144" w:afterLines="60" w:after="144"/>
              <w:jc w:val="both"/>
            </w:pPr>
            <w:r>
              <w:t>Others</w:t>
            </w:r>
          </w:p>
        </w:tc>
        <w:tc>
          <w:tcPr>
            <w:tcW w:w="2505" w:type="dxa"/>
          </w:tcPr>
          <w:p w14:paraId="6D4D2385" w14:textId="77777777" w:rsidR="007759A1" w:rsidRDefault="007759A1" w:rsidP="007759A1">
            <w:pPr>
              <w:pStyle w:val="Body"/>
              <w:spacing w:beforeLines="60" w:before="144" w:afterLines="60" w:after="144"/>
              <w:jc w:val="both"/>
            </w:pPr>
            <w:r>
              <w:t>/opt/intel/eis/uwc_data/</w:t>
            </w:r>
          </w:p>
        </w:tc>
        <w:tc>
          <w:tcPr>
            <w:tcW w:w="1658" w:type="dxa"/>
          </w:tcPr>
          <w:p w14:paraId="43588E71" w14:textId="77777777" w:rsidR="007759A1" w:rsidRDefault="007759A1" w:rsidP="007759A1">
            <w:pPr>
              <w:pStyle w:val="Body"/>
              <w:spacing w:beforeLines="60" w:before="144" w:afterLines="60" w:after="144"/>
              <w:jc w:val="both"/>
            </w:pPr>
            <w:r>
              <w:t>All yml files containing device, datapoints etc. configurations. It also contains Global_config.yml</w:t>
            </w:r>
          </w:p>
        </w:tc>
      </w:tr>
      <w:tr w:rsidR="007759A1" w14:paraId="737F5591" w14:textId="77777777" w:rsidTr="00083675">
        <w:tc>
          <w:tcPr>
            <w:tcW w:w="418" w:type="dxa"/>
          </w:tcPr>
          <w:p w14:paraId="13282CD9" w14:textId="1C9861EB" w:rsidR="007759A1" w:rsidRDefault="007759A1" w:rsidP="007759A1">
            <w:pPr>
              <w:pStyle w:val="Body"/>
              <w:spacing w:beforeLines="60" w:before="144" w:afterLines="60" w:after="144"/>
              <w:jc w:val="both"/>
            </w:pPr>
            <w:r>
              <w:t>7</w:t>
            </w:r>
          </w:p>
        </w:tc>
        <w:tc>
          <w:tcPr>
            <w:tcW w:w="3422" w:type="dxa"/>
          </w:tcPr>
          <w:p w14:paraId="074D4AA4" w14:textId="018B3336" w:rsidR="007759A1" w:rsidRDefault="007759A1" w:rsidP="007759A1">
            <w:pPr>
              <w:pStyle w:val="Body"/>
              <w:spacing w:beforeLines="60" w:before="144" w:afterLines="60" w:after="144"/>
              <w:jc w:val="both"/>
            </w:pPr>
            <w:r>
              <w:t>uwc_common</w:t>
            </w:r>
          </w:p>
        </w:tc>
        <w:tc>
          <w:tcPr>
            <w:tcW w:w="2505" w:type="dxa"/>
          </w:tcPr>
          <w:p w14:paraId="3B3525D5" w14:textId="77777777" w:rsidR="007759A1" w:rsidRDefault="007759A1" w:rsidP="007759A1">
            <w:pPr>
              <w:pStyle w:val="Body"/>
              <w:spacing w:beforeLines="60" w:before="144" w:afterLines="60" w:after="144"/>
              <w:jc w:val="both"/>
            </w:pPr>
            <w:r>
              <w:t>IEdgeInsights/</w:t>
            </w:r>
          </w:p>
        </w:tc>
        <w:tc>
          <w:tcPr>
            <w:tcW w:w="1658" w:type="dxa"/>
          </w:tcPr>
          <w:p w14:paraId="00F93553" w14:textId="4AD53A40" w:rsidR="007759A1" w:rsidRDefault="007759A1" w:rsidP="007759A1">
            <w:pPr>
              <w:pStyle w:val="Body"/>
              <w:spacing w:beforeLines="60" w:before="144" w:afterLines="60" w:after="144"/>
              <w:jc w:val="both"/>
            </w:pPr>
            <w:r>
              <w:t>Common libraries installation docker file</w:t>
            </w:r>
            <w:r w:rsidR="00805E6F">
              <w:t xml:space="preserve"> and source code</w:t>
            </w:r>
            <w:r>
              <w:t>.</w:t>
            </w:r>
          </w:p>
        </w:tc>
      </w:tr>
      <w:tr w:rsidR="007759A1" w14:paraId="33D0CB2E" w14:textId="77777777" w:rsidTr="00083675">
        <w:tc>
          <w:tcPr>
            <w:tcW w:w="418" w:type="dxa"/>
          </w:tcPr>
          <w:p w14:paraId="77028027" w14:textId="6ABD9F90" w:rsidR="007759A1" w:rsidRDefault="007759A1" w:rsidP="007759A1">
            <w:pPr>
              <w:pStyle w:val="Body"/>
              <w:spacing w:beforeLines="60" w:before="144" w:afterLines="60" w:after="144"/>
              <w:jc w:val="both"/>
            </w:pPr>
            <w:r>
              <w:lastRenderedPageBreak/>
              <w:t>8</w:t>
            </w:r>
          </w:p>
        </w:tc>
        <w:tc>
          <w:tcPr>
            <w:tcW w:w="3422" w:type="dxa"/>
          </w:tcPr>
          <w:p w14:paraId="35FB53E0" w14:textId="641BC60B" w:rsidR="007759A1" w:rsidRDefault="00A072C4" w:rsidP="007759A1">
            <w:pPr>
              <w:pStyle w:val="Body"/>
              <w:spacing w:beforeLines="60" w:before="144" w:afterLines="60" w:after="144"/>
              <w:jc w:val="both"/>
            </w:pPr>
            <w:r>
              <w:t>d</w:t>
            </w:r>
            <w:r w:rsidR="007759A1">
              <w:t>ocker-compose.yml</w:t>
            </w:r>
          </w:p>
        </w:tc>
        <w:tc>
          <w:tcPr>
            <w:tcW w:w="2505" w:type="dxa"/>
          </w:tcPr>
          <w:p w14:paraId="05CD8E06" w14:textId="1E8F6207" w:rsidR="007759A1" w:rsidRDefault="007759A1" w:rsidP="007759A1">
            <w:pPr>
              <w:pStyle w:val="Body"/>
              <w:spacing w:beforeLines="60" w:before="144" w:afterLines="60" w:after="144"/>
              <w:jc w:val="both"/>
            </w:pPr>
            <w:r>
              <w:t>IEdgeInsights/docker_setup/</w:t>
            </w:r>
          </w:p>
        </w:tc>
        <w:tc>
          <w:tcPr>
            <w:tcW w:w="1658" w:type="dxa"/>
          </w:tcPr>
          <w:p w14:paraId="39CE20E5" w14:textId="77777777" w:rsidR="007759A1" w:rsidRDefault="007759A1" w:rsidP="007759A1">
            <w:pPr>
              <w:pStyle w:val="Body"/>
              <w:spacing w:beforeLines="60" w:before="144" w:afterLines="60" w:after="144"/>
              <w:jc w:val="both"/>
            </w:pPr>
            <w:r>
              <w:t>File used to create all UWC containers</w:t>
            </w:r>
          </w:p>
        </w:tc>
      </w:tr>
      <w:tr w:rsidR="007759A1" w14:paraId="3144BB1E" w14:textId="77777777" w:rsidTr="00083675">
        <w:tc>
          <w:tcPr>
            <w:tcW w:w="418" w:type="dxa"/>
          </w:tcPr>
          <w:p w14:paraId="6C0F8351" w14:textId="03583DE2" w:rsidR="007759A1" w:rsidRDefault="007759A1" w:rsidP="007759A1">
            <w:pPr>
              <w:pStyle w:val="Body"/>
              <w:spacing w:beforeLines="60" w:before="144" w:afterLines="60" w:after="144"/>
              <w:jc w:val="both"/>
            </w:pPr>
            <w:r>
              <w:t>9</w:t>
            </w:r>
          </w:p>
        </w:tc>
        <w:tc>
          <w:tcPr>
            <w:tcW w:w="3422" w:type="dxa"/>
          </w:tcPr>
          <w:p w14:paraId="2A2DB1F0" w14:textId="6D7FDF71" w:rsidR="007759A1" w:rsidRDefault="007759A1" w:rsidP="007759A1">
            <w:pPr>
              <w:pStyle w:val="Body"/>
              <w:spacing w:beforeLines="60" w:before="144" w:afterLines="60" w:after="144"/>
              <w:jc w:val="both"/>
            </w:pPr>
            <w:r>
              <w:t>docker-compose_IPC_DEV.yml</w:t>
            </w:r>
          </w:p>
        </w:tc>
        <w:tc>
          <w:tcPr>
            <w:tcW w:w="2505" w:type="dxa"/>
          </w:tcPr>
          <w:p w14:paraId="3610133D" w14:textId="5DABEEB8" w:rsidR="007759A1" w:rsidRDefault="007759A1" w:rsidP="007759A1">
            <w:pPr>
              <w:pStyle w:val="Body"/>
              <w:spacing w:beforeLines="60" w:before="144" w:afterLines="60" w:after="144"/>
              <w:jc w:val="both"/>
            </w:pPr>
            <w:r>
              <w:t>IEdgeInsights/docker_setup/</w:t>
            </w:r>
          </w:p>
        </w:tc>
        <w:tc>
          <w:tcPr>
            <w:tcW w:w="1658" w:type="dxa"/>
          </w:tcPr>
          <w:p w14:paraId="21BED6D7" w14:textId="27F20381" w:rsidR="007759A1" w:rsidRDefault="007759A1" w:rsidP="007759A1">
            <w:pPr>
              <w:pStyle w:val="Body"/>
              <w:spacing w:beforeLines="60" w:before="144" w:afterLines="60" w:after="144"/>
              <w:jc w:val="both"/>
            </w:pPr>
            <w:r>
              <w:t>File used to create all UWC containers in IPC_DEV mode</w:t>
            </w:r>
          </w:p>
        </w:tc>
      </w:tr>
      <w:tr w:rsidR="007759A1" w14:paraId="2C3B47CC" w14:textId="77777777" w:rsidTr="00083675">
        <w:tc>
          <w:tcPr>
            <w:tcW w:w="418" w:type="dxa"/>
          </w:tcPr>
          <w:p w14:paraId="34CB2C8A" w14:textId="2E5D207F" w:rsidR="007759A1" w:rsidRDefault="007759A1" w:rsidP="007759A1">
            <w:pPr>
              <w:pStyle w:val="Body"/>
              <w:spacing w:beforeLines="60" w:before="144" w:afterLines="60" w:after="144"/>
              <w:jc w:val="both"/>
            </w:pPr>
            <w:r>
              <w:t>10</w:t>
            </w:r>
          </w:p>
        </w:tc>
        <w:tc>
          <w:tcPr>
            <w:tcW w:w="3422" w:type="dxa"/>
          </w:tcPr>
          <w:p w14:paraId="71787E46" w14:textId="395DEBC5" w:rsidR="007759A1" w:rsidRDefault="00667255" w:rsidP="007759A1">
            <w:pPr>
              <w:pStyle w:val="Body"/>
              <w:spacing w:beforeLines="60" w:before="144" w:afterLines="60" w:after="144"/>
              <w:jc w:val="both"/>
            </w:pPr>
            <w:r w:rsidRPr="00667255">
              <w:t>docker-compose_IPC_PROD_</w:t>
            </w:r>
            <w:r w:rsidR="00A072C4">
              <w:t xml:space="preserve"> </w:t>
            </w:r>
            <w:r w:rsidRPr="00667255">
              <w:t>nonTLSScada.yml</w:t>
            </w:r>
          </w:p>
        </w:tc>
        <w:tc>
          <w:tcPr>
            <w:tcW w:w="2505" w:type="dxa"/>
          </w:tcPr>
          <w:p w14:paraId="369142F5" w14:textId="7F24E762" w:rsidR="007759A1" w:rsidRDefault="007759A1" w:rsidP="007759A1">
            <w:pPr>
              <w:pStyle w:val="Body"/>
              <w:spacing w:beforeLines="60" w:before="144" w:afterLines="60" w:after="144"/>
              <w:jc w:val="both"/>
            </w:pPr>
            <w:r>
              <w:t>IEdgeInsights/docker_setup/</w:t>
            </w:r>
          </w:p>
        </w:tc>
        <w:tc>
          <w:tcPr>
            <w:tcW w:w="1658" w:type="dxa"/>
          </w:tcPr>
          <w:p w14:paraId="7DC290D5" w14:textId="49A996E1" w:rsidR="007759A1" w:rsidRDefault="007759A1" w:rsidP="007759A1">
            <w:pPr>
              <w:pStyle w:val="Body"/>
              <w:spacing w:beforeLines="60" w:before="144" w:afterLines="60" w:after="144"/>
              <w:jc w:val="both"/>
            </w:pPr>
            <w:r>
              <w:t xml:space="preserve">File used to create all UWC containers in </w:t>
            </w:r>
            <w:r w:rsidR="00667255">
              <w:t>PROD mode with SCADA</w:t>
            </w:r>
            <w:r w:rsidR="008A49D8">
              <w:t>-RTU</w:t>
            </w:r>
            <w:r w:rsidR="00667255">
              <w:t xml:space="preserve"> having non-TLS connection with external MQTT broker</w:t>
            </w:r>
          </w:p>
        </w:tc>
      </w:tr>
      <w:tr w:rsidR="007759A1" w14:paraId="2724A638" w14:textId="77777777" w:rsidTr="00083675">
        <w:tc>
          <w:tcPr>
            <w:tcW w:w="418" w:type="dxa"/>
          </w:tcPr>
          <w:p w14:paraId="793E1FDE" w14:textId="38726AED" w:rsidR="007759A1" w:rsidRDefault="007759A1" w:rsidP="007759A1">
            <w:pPr>
              <w:pStyle w:val="Body"/>
              <w:spacing w:beforeLines="60" w:before="144" w:afterLines="60" w:after="144"/>
              <w:jc w:val="both"/>
            </w:pPr>
            <w:r>
              <w:t>11</w:t>
            </w:r>
          </w:p>
        </w:tc>
        <w:tc>
          <w:tcPr>
            <w:tcW w:w="3422" w:type="dxa"/>
          </w:tcPr>
          <w:p w14:paraId="5F5981C8" w14:textId="40AE566F" w:rsidR="007759A1" w:rsidRDefault="008A49D8" w:rsidP="007759A1">
            <w:pPr>
              <w:pStyle w:val="Body"/>
              <w:spacing w:beforeLines="60" w:before="144" w:afterLines="60" w:after="144"/>
              <w:jc w:val="both"/>
            </w:pPr>
            <w:r w:rsidRPr="008A49D8">
              <w:t>docker-compose_without_scada.yml</w:t>
            </w:r>
          </w:p>
        </w:tc>
        <w:tc>
          <w:tcPr>
            <w:tcW w:w="2505" w:type="dxa"/>
          </w:tcPr>
          <w:p w14:paraId="07D4B27F" w14:textId="5BB18DC7" w:rsidR="007759A1" w:rsidRDefault="007759A1" w:rsidP="007759A1">
            <w:pPr>
              <w:pStyle w:val="Body"/>
              <w:spacing w:beforeLines="60" w:before="144" w:afterLines="60" w:after="144"/>
              <w:jc w:val="both"/>
            </w:pPr>
            <w:r>
              <w:t>IEdgeInsights/docker_setup/</w:t>
            </w:r>
          </w:p>
        </w:tc>
        <w:tc>
          <w:tcPr>
            <w:tcW w:w="1658" w:type="dxa"/>
          </w:tcPr>
          <w:p w14:paraId="05D067A4" w14:textId="587EC06F" w:rsidR="007759A1" w:rsidRDefault="008A49D8" w:rsidP="007759A1">
            <w:pPr>
              <w:pStyle w:val="Body"/>
              <w:spacing w:beforeLines="60" w:before="144" w:afterLines="60" w:after="144"/>
              <w:jc w:val="both"/>
            </w:pPr>
            <w:r>
              <w:t>File used to create all UWC containers in PROD mode except SCADA-RTU</w:t>
            </w:r>
          </w:p>
        </w:tc>
      </w:tr>
      <w:tr w:rsidR="00083675" w14:paraId="5ECCA962" w14:textId="77777777" w:rsidTr="00083675">
        <w:tc>
          <w:tcPr>
            <w:tcW w:w="418" w:type="dxa"/>
          </w:tcPr>
          <w:p w14:paraId="79B01077" w14:textId="29F25C02" w:rsidR="00083675" w:rsidRDefault="00083675" w:rsidP="00083675">
            <w:pPr>
              <w:pStyle w:val="Body"/>
              <w:spacing w:beforeLines="60" w:before="144" w:afterLines="60" w:after="144"/>
              <w:jc w:val="both"/>
            </w:pPr>
            <w:r>
              <w:t>12</w:t>
            </w:r>
          </w:p>
        </w:tc>
        <w:tc>
          <w:tcPr>
            <w:tcW w:w="3422" w:type="dxa"/>
          </w:tcPr>
          <w:p w14:paraId="727491B9" w14:textId="3E340E53" w:rsidR="00083675" w:rsidRPr="008A49D8" w:rsidRDefault="00083675" w:rsidP="00083675">
            <w:pPr>
              <w:pStyle w:val="Body"/>
              <w:spacing w:beforeLines="60" w:before="144" w:afterLines="60" w:after="144"/>
              <w:jc w:val="both"/>
            </w:pPr>
            <w:r w:rsidRPr="00083675">
              <w:t>docker-compose_IPC_DEV_</w:t>
            </w:r>
            <w:r>
              <w:t xml:space="preserve"> </w:t>
            </w:r>
            <w:r w:rsidRPr="00083675">
              <w:t>scada_TLS.yml</w:t>
            </w:r>
          </w:p>
        </w:tc>
        <w:tc>
          <w:tcPr>
            <w:tcW w:w="2505" w:type="dxa"/>
          </w:tcPr>
          <w:p w14:paraId="7D076701" w14:textId="67A3A24C" w:rsidR="00083675" w:rsidRDefault="00083675" w:rsidP="00083675">
            <w:pPr>
              <w:pStyle w:val="Body"/>
              <w:spacing w:beforeLines="60" w:before="144" w:afterLines="60" w:after="144"/>
              <w:jc w:val="both"/>
            </w:pPr>
            <w:r w:rsidRPr="00333AE2">
              <w:t>IEdgeInsights/docker_setup/</w:t>
            </w:r>
          </w:p>
        </w:tc>
        <w:tc>
          <w:tcPr>
            <w:tcW w:w="1658" w:type="dxa"/>
          </w:tcPr>
          <w:p w14:paraId="20079ADC" w14:textId="46812F4B" w:rsidR="00083675" w:rsidRDefault="00083675" w:rsidP="00083675">
            <w:pPr>
              <w:pStyle w:val="Body"/>
              <w:spacing w:beforeLines="60" w:before="144" w:afterLines="60" w:after="144"/>
              <w:jc w:val="both"/>
            </w:pPr>
            <w:r>
              <w:t>File used to create all UWC containers in DEV mode with SCADA-RTU</w:t>
            </w:r>
          </w:p>
        </w:tc>
      </w:tr>
      <w:tr w:rsidR="00083675" w14:paraId="1652D6A5" w14:textId="77777777" w:rsidTr="00083675">
        <w:tc>
          <w:tcPr>
            <w:tcW w:w="418" w:type="dxa"/>
          </w:tcPr>
          <w:p w14:paraId="66CD4841" w14:textId="01A880E9" w:rsidR="00083675" w:rsidRDefault="00083675" w:rsidP="00083675">
            <w:pPr>
              <w:pStyle w:val="Body"/>
              <w:spacing w:beforeLines="60" w:before="144" w:afterLines="60" w:after="144"/>
              <w:jc w:val="both"/>
            </w:pPr>
            <w:r>
              <w:t>13</w:t>
            </w:r>
          </w:p>
        </w:tc>
        <w:tc>
          <w:tcPr>
            <w:tcW w:w="3422" w:type="dxa"/>
          </w:tcPr>
          <w:p w14:paraId="6C59DB10" w14:textId="1051DE68" w:rsidR="00083675" w:rsidRPr="008A49D8" w:rsidRDefault="00083675" w:rsidP="00083675">
            <w:pPr>
              <w:pStyle w:val="Body"/>
              <w:spacing w:beforeLines="60" w:before="144" w:afterLines="60" w:after="144"/>
              <w:jc w:val="both"/>
            </w:pPr>
            <w:r w:rsidRPr="00083675">
              <w:t>docker-compose_IPC_DEV_</w:t>
            </w:r>
            <w:r>
              <w:t xml:space="preserve"> </w:t>
            </w:r>
            <w:r w:rsidRPr="00083675">
              <w:t>without_scada.yml</w:t>
            </w:r>
          </w:p>
        </w:tc>
        <w:tc>
          <w:tcPr>
            <w:tcW w:w="2505" w:type="dxa"/>
          </w:tcPr>
          <w:p w14:paraId="4E35D71E" w14:textId="0B96216B" w:rsidR="00083675" w:rsidRDefault="00083675" w:rsidP="00083675">
            <w:pPr>
              <w:pStyle w:val="Body"/>
              <w:spacing w:beforeLines="60" w:before="144" w:afterLines="60" w:after="144"/>
              <w:jc w:val="both"/>
            </w:pPr>
            <w:r w:rsidRPr="00333AE2">
              <w:t>IEdgeInsights/docker_setup/</w:t>
            </w:r>
          </w:p>
        </w:tc>
        <w:tc>
          <w:tcPr>
            <w:tcW w:w="1658" w:type="dxa"/>
          </w:tcPr>
          <w:p w14:paraId="028A7FBB" w14:textId="30EB6779" w:rsidR="00083675" w:rsidRDefault="00083675" w:rsidP="00083675">
            <w:pPr>
              <w:pStyle w:val="Body"/>
              <w:spacing w:beforeLines="60" w:before="144" w:afterLines="60" w:after="144"/>
              <w:jc w:val="both"/>
            </w:pPr>
            <w:r>
              <w:t>File used to create all UWC containers in DEV mode except SCADA-RTU</w:t>
            </w:r>
          </w:p>
        </w:tc>
      </w:tr>
      <w:tr w:rsidR="007759A1" w14:paraId="5932A25D" w14:textId="77777777" w:rsidTr="00083675">
        <w:tc>
          <w:tcPr>
            <w:tcW w:w="418" w:type="dxa"/>
          </w:tcPr>
          <w:p w14:paraId="20C74A6F" w14:textId="75B4CE6C" w:rsidR="007759A1" w:rsidRDefault="007759A1" w:rsidP="007759A1">
            <w:pPr>
              <w:pStyle w:val="Body"/>
              <w:spacing w:beforeLines="60" w:before="144" w:afterLines="60" w:after="144"/>
              <w:jc w:val="both"/>
            </w:pPr>
            <w:r>
              <w:t>1</w:t>
            </w:r>
            <w:r w:rsidR="00083675">
              <w:t>4</w:t>
            </w:r>
          </w:p>
        </w:tc>
        <w:tc>
          <w:tcPr>
            <w:tcW w:w="3422" w:type="dxa"/>
          </w:tcPr>
          <w:p w14:paraId="187F4C68" w14:textId="17AC033B" w:rsidR="007759A1" w:rsidRDefault="007759A1" w:rsidP="007759A1">
            <w:pPr>
              <w:pStyle w:val="Body"/>
              <w:spacing w:beforeLines="60" w:before="144" w:afterLines="60" w:after="144"/>
              <w:jc w:val="both"/>
            </w:pPr>
            <w:r>
              <w:t>docker-compose_unit_test.yml</w:t>
            </w:r>
          </w:p>
        </w:tc>
        <w:tc>
          <w:tcPr>
            <w:tcW w:w="2505" w:type="dxa"/>
          </w:tcPr>
          <w:p w14:paraId="66A30194" w14:textId="3D04AA74" w:rsidR="007759A1" w:rsidRDefault="007759A1" w:rsidP="007759A1">
            <w:pPr>
              <w:pStyle w:val="Body"/>
              <w:spacing w:beforeLines="60" w:before="144" w:afterLines="60" w:after="144"/>
              <w:jc w:val="both"/>
            </w:pPr>
            <w:r>
              <w:t>IEdgeInsights/docker_setup/</w:t>
            </w:r>
          </w:p>
        </w:tc>
        <w:tc>
          <w:tcPr>
            <w:tcW w:w="1658" w:type="dxa"/>
          </w:tcPr>
          <w:p w14:paraId="168075C4" w14:textId="770BEA92" w:rsidR="007759A1" w:rsidRDefault="007759A1" w:rsidP="007759A1">
            <w:pPr>
              <w:pStyle w:val="Body"/>
              <w:spacing w:beforeLines="60" w:before="144" w:afterLines="60" w:after="144"/>
              <w:jc w:val="both"/>
            </w:pPr>
            <w:r>
              <w:t>File used to run unit test cases</w:t>
            </w:r>
          </w:p>
        </w:tc>
      </w:tr>
      <w:tr w:rsidR="007759A1" w14:paraId="5B9F7ABE" w14:textId="77777777" w:rsidTr="00083675">
        <w:tc>
          <w:tcPr>
            <w:tcW w:w="418" w:type="dxa"/>
          </w:tcPr>
          <w:p w14:paraId="61F2AB5E" w14:textId="60B0EABA" w:rsidR="007759A1" w:rsidRDefault="007759A1" w:rsidP="007759A1">
            <w:pPr>
              <w:pStyle w:val="Body"/>
              <w:spacing w:beforeLines="60" w:before="144" w:afterLines="60" w:after="144"/>
              <w:jc w:val="both"/>
            </w:pPr>
            <w:r>
              <w:t>1</w:t>
            </w:r>
            <w:r w:rsidR="00083675">
              <w:t>5</w:t>
            </w:r>
          </w:p>
        </w:tc>
        <w:tc>
          <w:tcPr>
            <w:tcW w:w="3422" w:type="dxa"/>
          </w:tcPr>
          <w:p w14:paraId="35A51F53" w14:textId="316AB931" w:rsidR="007759A1" w:rsidRDefault="0034509A" w:rsidP="007759A1">
            <w:pPr>
              <w:pStyle w:val="Body"/>
              <w:spacing w:beforeLines="60" w:before="144" w:afterLines="60" w:after="144"/>
              <w:jc w:val="both"/>
            </w:pPr>
            <w:r w:rsidRPr="0034509A">
              <w:t>docker-compose_with_kpi</w:t>
            </w:r>
            <w:r w:rsidR="007759A1">
              <w:t>.yml</w:t>
            </w:r>
          </w:p>
        </w:tc>
        <w:tc>
          <w:tcPr>
            <w:tcW w:w="2505" w:type="dxa"/>
          </w:tcPr>
          <w:p w14:paraId="1AAF7564" w14:textId="7CC92456" w:rsidR="007759A1" w:rsidRDefault="007759A1" w:rsidP="007759A1">
            <w:pPr>
              <w:pStyle w:val="Body"/>
              <w:spacing w:beforeLines="60" w:before="144" w:afterLines="60" w:after="144"/>
              <w:jc w:val="both"/>
            </w:pPr>
            <w:r>
              <w:t>IEdgeInsights/docker_setup/</w:t>
            </w:r>
          </w:p>
        </w:tc>
        <w:tc>
          <w:tcPr>
            <w:tcW w:w="1658" w:type="dxa"/>
          </w:tcPr>
          <w:p w14:paraId="583746AF" w14:textId="6BDDF9A2" w:rsidR="007759A1" w:rsidRDefault="007759A1" w:rsidP="007759A1">
            <w:pPr>
              <w:pStyle w:val="Body"/>
              <w:spacing w:beforeLines="60" w:before="144" w:afterLines="60" w:after="144"/>
              <w:jc w:val="both"/>
            </w:pPr>
            <w:r>
              <w:t xml:space="preserve">File used to run </w:t>
            </w:r>
            <w:r w:rsidR="0034509A">
              <w:t>KPI</w:t>
            </w:r>
            <w:r>
              <w:t xml:space="preserve"> app for control loop analysis</w:t>
            </w:r>
          </w:p>
        </w:tc>
      </w:tr>
    </w:tbl>
    <w:p w14:paraId="23350EE5" w14:textId="77777777" w:rsidR="00D04A3F" w:rsidRDefault="00D04A3F">
      <w:pPr>
        <w:spacing w:before="0"/>
        <w:rPr>
          <w:rFonts w:ascii="Times New Roman" w:hAnsi="Times New Roman"/>
        </w:rPr>
      </w:pPr>
    </w:p>
    <w:p w14:paraId="0D4B4739" w14:textId="77777777" w:rsidR="00F31732" w:rsidRDefault="00F31732">
      <w:pPr>
        <w:spacing w:before="0"/>
        <w:rPr>
          <w:rFonts w:ascii="Times New Roman" w:hAnsi="Times New Roman"/>
        </w:rPr>
      </w:pPr>
    </w:p>
    <w:sectPr w:rsidR="00F31732" w:rsidSect="005176DC">
      <w:headerReference w:type="even" r:id="rId34"/>
      <w:headerReference w:type="default" r:id="rId35"/>
      <w:pgSz w:w="12240" w:h="15840" w:code="1"/>
      <w:pgMar w:top="1960" w:right="1520" w:bottom="1800" w:left="2820" w:header="84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2715E" w14:textId="77777777" w:rsidR="00572DF1" w:rsidRDefault="00572DF1" w:rsidP="00D56C82">
      <w:pPr>
        <w:pStyle w:val="CellBodyCenter"/>
      </w:pPr>
      <w:r>
        <w:separator/>
      </w:r>
    </w:p>
  </w:endnote>
  <w:endnote w:type="continuationSeparator" w:id="0">
    <w:p w14:paraId="1960D57F" w14:textId="77777777" w:rsidR="00572DF1" w:rsidRDefault="00572DF1" w:rsidP="00D56C82">
      <w:pPr>
        <w:pStyle w:val="CellBodyCenter"/>
      </w:pPr>
      <w:r>
        <w:continuationSeparator/>
      </w:r>
    </w:p>
  </w:endnote>
  <w:endnote w:type="continuationNotice" w:id="1">
    <w:p w14:paraId="016A9C90" w14:textId="77777777" w:rsidR="00572DF1" w:rsidRDefault="00572DF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Intel Clear">
    <w:altName w:val="Arial"/>
    <w:charset w:val="00"/>
    <w:family w:val="swiss"/>
    <w:pitch w:val="variable"/>
    <w:sig w:usb0="00000001" w:usb1="400060FB" w:usb2="00000028"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RomNo9L-Regu">
    <w:altName w:val="Times New Roman"/>
    <w:charset w:val="01"/>
    <w:family w:val="roman"/>
    <w:pitch w:val="variable"/>
  </w:font>
  <w:font w:name="NimbusMonL-Regu">
    <w:altName w:val="Times New Roman"/>
    <w:charset w:val="01"/>
    <w:family w:val="roman"/>
    <w:pitch w:val="variable"/>
  </w:font>
  <w:font w:name="NimbusMonL-Bold">
    <w:altName w:val="Times New Roman"/>
    <w:charset w:val="01"/>
    <w:family w:val="roman"/>
    <w:pitch w:val="variable"/>
  </w:font>
  <w:font w:name="NimbusMonL-ReguObli">
    <w:altName w:val="Times New Roman"/>
    <w:charset w:val="01"/>
    <w:family w:val="roman"/>
    <w:pitch w:val="variable"/>
  </w:font>
  <w:font w:name="NimbusSanL-Bold">
    <w:altName w:val="Times New Roman"/>
    <w:charset w:val="01"/>
    <w:family w:val="roman"/>
    <w:pitch w:val="variable"/>
  </w:font>
  <w:font w:name="NimbusRomNo9L-Medi">
    <w:altName w:val="Times New Roman"/>
    <w:charset w:val="01"/>
    <w:family w:val="roman"/>
    <w:pitch w:val="variable"/>
  </w:font>
  <w:font w:name="CIDFont+F2">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70439" w14:textId="77777777" w:rsidR="00572DF1" w:rsidRDefault="00572DF1" w:rsidP="00D56C82">
      <w:pPr>
        <w:pStyle w:val="CellBodyCenter"/>
      </w:pPr>
      <w:r>
        <w:separator/>
      </w:r>
    </w:p>
  </w:footnote>
  <w:footnote w:type="continuationSeparator" w:id="0">
    <w:p w14:paraId="0907A3C6" w14:textId="77777777" w:rsidR="00572DF1" w:rsidRDefault="00572DF1" w:rsidP="00D56C82">
      <w:pPr>
        <w:pStyle w:val="CellBodyCenter"/>
      </w:pPr>
      <w:r>
        <w:continuationSeparator/>
      </w:r>
    </w:p>
  </w:footnote>
  <w:footnote w:type="continuationNotice" w:id="1">
    <w:p w14:paraId="1DEAA32F" w14:textId="77777777" w:rsidR="00572DF1" w:rsidRDefault="00572DF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C5A17" w14:textId="77777777" w:rsidR="00654863" w:rsidRDefault="00654863" w:rsidP="00296CDE">
    <w:pPr>
      <w:pStyle w:val="Header"/>
      <w:tabs>
        <w:tab w:val="clear" w:pos="4320"/>
        <w:tab w:val="clear" w:pos="8640"/>
        <w:tab w:val="center" w:pos="3290"/>
        <w:tab w:val="right" w:pos="7900"/>
      </w:tabs>
      <w:spacing w:before="40" w:line="160" w:lineRule="atLeast"/>
      <w:ind w:left="20" w:right="60" w:hanging="1320"/>
      <w:jc w:val="right"/>
    </w:pPr>
    <w:r>
      <w:rPr>
        <w:noProof/>
      </w:rPr>
      <w:drawing>
        <wp:anchor distT="0" distB="0" distL="114300" distR="114300" simplePos="0" relativeHeight="251658241" behindDoc="1" locked="0" layoutInCell="1" allowOverlap="1" wp14:anchorId="751C5EA1" wp14:editId="5C674DF5">
          <wp:simplePos x="0" y="0"/>
          <wp:positionH relativeFrom="page">
            <wp:posOffset>914400</wp:posOffset>
          </wp:positionH>
          <wp:positionV relativeFrom="page">
            <wp:posOffset>530225</wp:posOffset>
          </wp:positionV>
          <wp:extent cx="914400" cy="615218"/>
          <wp:effectExtent l="19050" t="0" r="0" b="0"/>
          <wp:wrapNone/>
          <wp:docPr id="21"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p w14:paraId="721908D5" w14:textId="3846949E" w:rsidR="00654863" w:rsidRDefault="00654863" w:rsidP="00296CDE">
    <w:pPr>
      <w:pStyle w:val="Header"/>
      <w:tabs>
        <w:tab w:val="clear" w:pos="4320"/>
        <w:tab w:val="clear" w:pos="8640"/>
        <w:tab w:val="center" w:pos="3290"/>
        <w:tab w:val="right" w:pos="7900"/>
      </w:tabs>
      <w:spacing w:before="40" w:line="160" w:lineRule="atLeast"/>
      <w:ind w:left="20" w:right="60" w:hanging="1320"/>
      <w:jc w:val="right"/>
      <w:rPr>
        <w:noProof/>
      </w:rPr>
    </w:pPr>
    <w:r>
      <w:rPr>
        <w:noProof/>
      </w:rPr>
      <w:t>UWC User Guide</w:t>
    </w:r>
  </w:p>
  <w:p w14:paraId="4574C379" w14:textId="6B56D277" w:rsidR="00654863" w:rsidRDefault="00654863" w:rsidP="00296CDE">
    <w:pPr>
      <w:pStyle w:val="Header"/>
      <w:tabs>
        <w:tab w:val="clear" w:pos="4320"/>
        <w:tab w:val="clear" w:pos="8640"/>
        <w:tab w:val="center" w:pos="3290"/>
        <w:tab w:val="right" w:pos="7900"/>
      </w:tabs>
      <w:spacing w:before="40" w:line="160" w:lineRule="atLeast"/>
      <w:ind w:left="20" w:right="60" w:hanging="1320"/>
      <w:jc w:val="right"/>
    </w:pPr>
    <w:r>
      <w:rPr>
        <w:noProof/>
      </w:rPr>
      <w:t>Version 1.35</w:t>
    </w:r>
  </w:p>
  <w:p w14:paraId="2B7BC89B" w14:textId="77777777" w:rsidR="00654863" w:rsidRDefault="00654863" w:rsidP="009667C9">
    <w:pPr>
      <w:pStyle w:val="Header"/>
      <w:tabs>
        <w:tab w:val="clear" w:pos="4320"/>
        <w:tab w:val="clear" w:pos="8640"/>
        <w:tab w:val="center" w:pos="3290"/>
        <w:tab w:val="right" w:pos="7900"/>
      </w:tabs>
      <w:spacing w:before="40" w:line="160" w:lineRule="atLeast"/>
      <w:ind w:left="20" w:right="60" w:hanging="132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969EB" w14:textId="77777777" w:rsidR="00654863" w:rsidRDefault="00654863">
    <w:pPr>
      <w:pStyle w:val="Header"/>
      <w:tabs>
        <w:tab w:val="clear" w:pos="4320"/>
        <w:tab w:val="clear" w:pos="8640"/>
        <w:tab w:val="center" w:pos="3290"/>
        <w:tab w:val="right" w:pos="7900"/>
      </w:tabs>
      <w:spacing w:before="40" w:line="160" w:lineRule="atLeast"/>
      <w:ind w:left="20" w:right="60" w:hanging="1320"/>
    </w:pPr>
    <w:r>
      <w:rPr>
        <w:noProof/>
      </w:rPr>
      <w:drawing>
        <wp:anchor distT="0" distB="0" distL="114300" distR="114300" simplePos="0" relativeHeight="251658240" behindDoc="1" locked="0" layoutInCell="1" allowOverlap="1" wp14:anchorId="0226996F" wp14:editId="1DD8DA3E">
          <wp:simplePos x="0" y="0"/>
          <wp:positionH relativeFrom="page">
            <wp:posOffset>5852160</wp:posOffset>
          </wp:positionH>
          <wp:positionV relativeFrom="page">
            <wp:posOffset>530225</wp:posOffset>
          </wp:positionV>
          <wp:extent cx="918210" cy="617220"/>
          <wp:effectExtent l="19050" t="0" r="0" b="0"/>
          <wp:wrapNone/>
          <wp:docPr id="30" name="Picture 4"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14:paraId="79E11E01" w14:textId="7EAAF52F" w:rsidR="00654863" w:rsidRDefault="00654863">
    <w:pPr>
      <w:pStyle w:val="Header"/>
      <w:tabs>
        <w:tab w:val="clear" w:pos="4320"/>
        <w:tab w:val="clear" w:pos="8640"/>
        <w:tab w:val="center" w:pos="3290"/>
        <w:tab w:val="right" w:pos="7900"/>
      </w:tabs>
      <w:spacing w:before="40" w:line="160" w:lineRule="atLeast"/>
      <w:ind w:left="20" w:right="60" w:hanging="1320"/>
    </w:pPr>
    <w:r>
      <w:rPr>
        <w:noProof/>
      </w:rPr>
      <w:fldChar w:fldCharType="begin"/>
    </w:r>
    <w:r>
      <w:rPr>
        <w:noProof/>
      </w:rPr>
      <w:instrText xml:space="preserve"> STYLEREF  "Heading 1"  \* MERGEFORMAT </w:instrText>
    </w:r>
    <w:r>
      <w:rPr>
        <w:noProof/>
      </w:rPr>
      <w:fldChar w:fldCharType="separate"/>
    </w:r>
    <w:r w:rsidR="003F133C">
      <w:rPr>
        <w:noProof/>
      </w:rPr>
      <w:t>Error Codes</w:t>
    </w:r>
    <w:r>
      <w:rPr>
        <w:noProof/>
      </w:rPr>
      <w:fldChar w:fldCharType="end"/>
    </w:r>
  </w:p>
  <w:p w14:paraId="4C491110" w14:textId="77777777" w:rsidR="00654863" w:rsidRDefault="00654863" w:rsidP="00F12860">
    <w:pPr>
      <w:pStyle w:val="Header"/>
      <w:tabs>
        <w:tab w:val="clear" w:pos="4320"/>
        <w:tab w:val="clear" w:pos="8640"/>
        <w:tab w:val="center" w:pos="3290"/>
      </w:tabs>
      <w:spacing w:before="40" w:line="160" w:lineRule="atLeast"/>
      <w:ind w:left="20" w:right="60" w:hanging="1320"/>
    </w:pPr>
  </w:p>
  <w:p w14:paraId="2A2060AA" w14:textId="77777777" w:rsidR="00654863" w:rsidRDefault="00654863" w:rsidP="00F12860">
    <w:pPr>
      <w:pStyle w:val="Header"/>
      <w:tabs>
        <w:tab w:val="clear" w:pos="4320"/>
        <w:tab w:val="clear" w:pos="8640"/>
        <w:tab w:val="center" w:pos="3290"/>
      </w:tabs>
      <w:spacing w:before="40" w:line="160" w:lineRule="atLeast"/>
      <w:ind w:left="20" w:right="60" w:hanging="1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7E0AA4DC"/>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1E90640"/>
    <w:multiLevelType w:val="hybridMultilevel"/>
    <w:tmpl w:val="D91E14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014BE8"/>
    <w:multiLevelType w:val="multilevel"/>
    <w:tmpl w:val="1444E5F0"/>
    <w:lvl w:ilvl="0">
      <w:start w:val="1"/>
      <w:numFmt w:val="decimal"/>
      <w:pStyle w:val="Heading1"/>
      <w:lvlText w:val="%1.0"/>
      <w:lvlJc w:val="left"/>
      <w:pPr>
        <w:tabs>
          <w:tab w:val="num" w:pos="0"/>
        </w:tabs>
        <w:ind w:left="0" w:hanging="1300"/>
      </w:pPr>
      <w:rPr>
        <w:rFonts w:hint="default"/>
      </w:rPr>
    </w:lvl>
    <w:lvl w:ilvl="1">
      <w:start w:val="1"/>
      <w:numFmt w:val="decimal"/>
      <w:pStyle w:val="Heading2"/>
      <w:lvlText w:val="%1.%2"/>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500"/>
        </w:tabs>
        <w:ind w:left="0" w:hanging="1300"/>
      </w:pPr>
      <w:rPr>
        <w:rFonts w:hint="default"/>
      </w:rPr>
    </w:lvl>
    <w:lvl w:ilvl="4">
      <w:start w:val="1"/>
      <w:numFmt w:val="decimal"/>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3" w15:restartNumberingAfterBreak="0">
    <w:nsid w:val="05F93F96"/>
    <w:multiLevelType w:val="hybridMultilevel"/>
    <w:tmpl w:val="F3B29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116D2"/>
    <w:multiLevelType w:val="hybridMultilevel"/>
    <w:tmpl w:val="6204B3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0BF30ED1"/>
    <w:multiLevelType w:val="hybridMultilevel"/>
    <w:tmpl w:val="455A237E"/>
    <w:lvl w:ilvl="0" w:tplc="E7F4420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0D232011"/>
    <w:multiLevelType w:val="hybridMultilevel"/>
    <w:tmpl w:val="E8BA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41F5A"/>
    <w:multiLevelType w:val="hybridMultilevel"/>
    <w:tmpl w:val="00C27A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FA38AA"/>
    <w:multiLevelType w:val="hybridMultilevel"/>
    <w:tmpl w:val="241E0C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0A06C13"/>
    <w:multiLevelType w:val="hybridMultilevel"/>
    <w:tmpl w:val="F0F0E82A"/>
    <w:lvl w:ilvl="0" w:tplc="E834B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F337F2"/>
    <w:multiLevelType w:val="hybridMultilevel"/>
    <w:tmpl w:val="2AD45366"/>
    <w:lvl w:ilvl="0" w:tplc="24A63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3E45267"/>
    <w:multiLevelType w:val="hybridMultilevel"/>
    <w:tmpl w:val="2FE49BCA"/>
    <w:lvl w:ilvl="0" w:tplc="408CCB64">
      <w:start w:val="1"/>
      <w:numFmt w:val="decimal"/>
      <w:pStyle w:val="11"/>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3" w15:restartNumberingAfterBreak="0">
    <w:nsid w:val="140659C2"/>
    <w:multiLevelType w:val="hybridMultilevel"/>
    <w:tmpl w:val="6204B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4EB1D6E"/>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D1691D"/>
    <w:multiLevelType w:val="hybridMultilevel"/>
    <w:tmpl w:val="06C89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AAB41BA"/>
    <w:multiLevelType w:val="hybridMultilevel"/>
    <w:tmpl w:val="828A8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67069E"/>
    <w:multiLevelType w:val="hybridMultilevel"/>
    <w:tmpl w:val="046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A63BA9"/>
    <w:multiLevelType w:val="singleLevel"/>
    <w:tmpl w:val="22B83A44"/>
    <w:lvl w:ilvl="0">
      <w:start w:val="1"/>
      <w:numFmt w:val="bullet"/>
      <w:pStyle w:val="CellBodyBulletSub"/>
      <w:lvlText w:val=""/>
      <w:lvlJc w:val="left"/>
      <w:pPr>
        <w:tabs>
          <w:tab w:val="num" w:pos="936"/>
        </w:tabs>
        <w:ind w:left="0" w:firstLine="216"/>
      </w:pPr>
      <w:rPr>
        <w:rFonts w:ascii="Symbol" w:hAnsi="Symbol" w:hint="default"/>
      </w:rPr>
    </w:lvl>
  </w:abstractNum>
  <w:abstractNum w:abstractNumId="19" w15:restartNumberingAfterBreak="0">
    <w:nsid w:val="2446430F"/>
    <w:multiLevelType w:val="multilevel"/>
    <w:tmpl w:val="FF949D7E"/>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15:restartNumberingAfterBreak="0">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5601534"/>
    <w:multiLevelType w:val="hybridMultilevel"/>
    <w:tmpl w:val="D966AC04"/>
    <w:lvl w:ilvl="0" w:tplc="0F1AB28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258D545E"/>
    <w:multiLevelType w:val="multilevel"/>
    <w:tmpl w:val="2BA0EC4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96A29"/>
    <w:multiLevelType w:val="hybridMultilevel"/>
    <w:tmpl w:val="F32201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6EA21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9530C79"/>
    <w:multiLevelType w:val="hybridMultilevel"/>
    <w:tmpl w:val="98EC1B36"/>
    <w:lvl w:ilvl="0" w:tplc="89808052">
      <w:start w:val="1"/>
      <w:numFmt w:val="bullet"/>
      <w:lvlText w:val=""/>
      <w:lvlJc w:val="left"/>
      <w:pPr>
        <w:ind w:left="1440" w:hanging="360"/>
      </w:pPr>
      <w:rPr>
        <w:rFonts w:ascii="Symbol" w:hAnsi="Symbol" w:hint="default"/>
      </w:rPr>
    </w:lvl>
    <w:lvl w:ilvl="1" w:tplc="6C6CCC44">
      <w:start w:val="1"/>
      <w:numFmt w:val="bullet"/>
      <w:lvlText w:val="o"/>
      <w:lvlJc w:val="left"/>
      <w:pPr>
        <w:ind w:left="2160" w:hanging="360"/>
      </w:pPr>
      <w:rPr>
        <w:rFonts w:ascii="Courier New" w:hAnsi="Courier New" w:cs="Courier New" w:hint="default"/>
      </w:rPr>
    </w:lvl>
    <w:lvl w:ilvl="2" w:tplc="F9CA51FE">
      <w:start w:val="1"/>
      <w:numFmt w:val="bullet"/>
      <w:lvlText w:val=""/>
      <w:lvlJc w:val="left"/>
      <w:pPr>
        <w:ind w:left="2880" w:hanging="360"/>
      </w:pPr>
      <w:rPr>
        <w:rFonts w:ascii="Wingdings" w:hAnsi="Wingdings" w:hint="default"/>
      </w:rPr>
    </w:lvl>
    <w:lvl w:ilvl="3" w:tplc="4B543914">
      <w:start w:val="1"/>
      <w:numFmt w:val="bullet"/>
      <w:pStyle w:val="MethodParamDict"/>
      <w:lvlText w:val="o"/>
      <w:lvlJc w:val="left"/>
      <w:pPr>
        <w:ind w:left="3600" w:hanging="360"/>
      </w:pPr>
      <w:rPr>
        <w:rFonts w:ascii="Courier New" w:hAnsi="Courier New" w:cs="Courier New"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B337CDD"/>
    <w:multiLevelType w:val="hybridMultilevel"/>
    <w:tmpl w:val="CBC25C28"/>
    <w:lvl w:ilvl="0" w:tplc="EDDCA6E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C60EC3"/>
    <w:multiLevelType w:val="hybridMultilevel"/>
    <w:tmpl w:val="0512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33336D"/>
    <w:multiLevelType w:val="hybridMultilevel"/>
    <w:tmpl w:val="12C8D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6121F81"/>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E86835"/>
    <w:multiLevelType w:val="hybridMultilevel"/>
    <w:tmpl w:val="FA8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CC005F"/>
    <w:multiLevelType w:val="hybridMultilevel"/>
    <w:tmpl w:val="15942602"/>
    <w:lvl w:ilvl="0" w:tplc="EE70C7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8139B2"/>
    <w:multiLevelType w:val="multilevel"/>
    <w:tmpl w:val="A0A8F20A"/>
    <w:lvl w:ilvl="0">
      <w:start w:val="1"/>
      <w:numFmt w:val="none"/>
      <w:pStyle w:val="Note"/>
      <w:lvlText w:val="Note:"/>
      <w:lvlJc w:val="left"/>
      <w:pPr>
        <w:tabs>
          <w:tab w:val="num" w:pos="76"/>
        </w:tabs>
        <w:ind w:left="-644" w:firstLine="0"/>
      </w:pPr>
      <w:rPr>
        <w:rFonts w:ascii="Verdana" w:hAnsi="Verdana" w:hint="default"/>
        <w:b/>
        <w:i/>
        <w:sz w:val="18"/>
      </w:rPr>
    </w:lvl>
    <w:lvl w:ilvl="1">
      <w:start w:val="1"/>
      <w:numFmt w:val="decimalZero"/>
      <w:isLgl/>
      <w:lvlText w:val="Section %1.%2"/>
      <w:lvlJc w:val="left"/>
      <w:pPr>
        <w:tabs>
          <w:tab w:val="num" w:pos="436"/>
        </w:tabs>
        <w:ind w:left="-644" w:firstLine="0"/>
      </w:pPr>
      <w:rPr>
        <w:rFonts w:hint="default"/>
      </w:rPr>
    </w:lvl>
    <w:lvl w:ilvl="2">
      <w:start w:val="1"/>
      <w:numFmt w:val="lowerLetter"/>
      <w:lvlText w:val="(%3)"/>
      <w:lvlJc w:val="left"/>
      <w:pPr>
        <w:tabs>
          <w:tab w:val="num" w:pos="76"/>
        </w:tabs>
        <w:ind w:left="76" w:hanging="432"/>
      </w:pPr>
      <w:rPr>
        <w:rFonts w:hint="default"/>
      </w:rPr>
    </w:lvl>
    <w:lvl w:ilvl="3">
      <w:start w:val="1"/>
      <w:numFmt w:val="lowerRoman"/>
      <w:lvlText w:val="(%4)"/>
      <w:lvlJc w:val="right"/>
      <w:pPr>
        <w:tabs>
          <w:tab w:val="num" w:pos="220"/>
        </w:tabs>
        <w:ind w:left="220" w:hanging="144"/>
      </w:pPr>
      <w:rPr>
        <w:rFonts w:hint="default"/>
      </w:rPr>
    </w:lvl>
    <w:lvl w:ilvl="4">
      <w:start w:val="1"/>
      <w:numFmt w:val="decimal"/>
      <w:lvlText w:val="%5)"/>
      <w:lvlJc w:val="left"/>
      <w:pPr>
        <w:tabs>
          <w:tab w:val="num" w:pos="364"/>
        </w:tabs>
        <w:ind w:left="364" w:hanging="432"/>
      </w:pPr>
      <w:rPr>
        <w:rFonts w:hint="default"/>
      </w:rPr>
    </w:lvl>
    <w:lvl w:ilvl="5">
      <w:start w:val="1"/>
      <w:numFmt w:val="lowerLetter"/>
      <w:lvlText w:val="%6)"/>
      <w:lvlJc w:val="left"/>
      <w:pPr>
        <w:tabs>
          <w:tab w:val="num" w:pos="508"/>
        </w:tabs>
        <w:ind w:left="508" w:hanging="432"/>
      </w:pPr>
      <w:rPr>
        <w:rFonts w:hint="default"/>
      </w:rPr>
    </w:lvl>
    <w:lvl w:ilvl="6">
      <w:start w:val="1"/>
      <w:numFmt w:val="lowerRoman"/>
      <w:lvlText w:val="%7)"/>
      <w:lvlJc w:val="right"/>
      <w:pPr>
        <w:tabs>
          <w:tab w:val="num" w:pos="652"/>
        </w:tabs>
        <w:ind w:left="652" w:hanging="288"/>
      </w:pPr>
      <w:rPr>
        <w:rFonts w:hint="default"/>
      </w:rPr>
    </w:lvl>
    <w:lvl w:ilvl="7">
      <w:start w:val="1"/>
      <w:numFmt w:val="lowerLetter"/>
      <w:lvlText w:val="%8."/>
      <w:lvlJc w:val="left"/>
      <w:pPr>
        <w:tabs>
          <w:tab w:val="num" w:pos="796"/>
        </w:tabs>
        <w:ind w:left="796" w:hanging="432"/>
      </w:pPr>
      <w:rPr>
        <w:rFonts w:hint="default"/>
      </w:rPr>
    </w:lvl>
    <w:lvl w:ilvl="8">
      <w:start w:val="1"/>
      <w:numFmt w:val="lowerRoman"/>
      <w:lvlText w:val="%9."/>
      <w:lvlJc w:val="right"/>
      <w:pPr>
        <w:tabs>
          <w:tab w:val="num" w:pos="940"/>
        </w:tabs>
        <w:ind w:left="940" w:hanging="144"/>
      </w:pPr>
      <w:rPr>
        <w:rFonts w:hint="default"/>
      </w:rPr>
    </w:lvl>
  </w:abstractNum>
  <w:abstractNum w:abstractNumId="33" w15:restartNumberingAfterBreak="0">
    <w:nsid w:val="3AB32783"/>
    <w:multiLevelType w:val="hybridMultilevel"/>
    <w:tmpl w:val="AFD61A34"/>
    <w:lvl w:ilvl="0" w:tplc="89808052">
      <w:start w:val="1"/>
      <w:numFmt w:val="bullet"/>
      <w:pStyle w:val="Attr"/>
      <w:lvlText w:val=""/>
      <w:lvlJc w:val="left"/>
      <w:pPr>
        <w:ind w:left="1440" w:hanging="360"/>
      </w:pPr>
      <w:rPr>
        <w:rFonts w:ascii="Symbol" w:hAnsi="Symbol" w:hint="default"/>
      </w:rPr>
    </w:lvl>
    <w:lvl w:ilvl="1" w:tplc="6C6CCC44">
      <w:start w:val="1"/>
      <w:numFmt w:val="bullet"/>
      <w:pStyle w:val="MethodSubHdr"/>
      <w:lvlText w:val="o"/>
      <w:lvlJc w:val="left"/>
      <w:pPr>
        <w:ind w:left="2160" w:hanging="360"/>
      </w:pPr>
      <w:rPr>
        <w:rFonts w:ascii="Courier New" w:hAnsi="Courier New" w:cs="Courier New" w:hint="default"/>
      </w:rPr>
    </w:lvl>
    <w:lvl w:ilvl="2" w:tplc="962C8F2A">
      <w:start w:val="1"/>
      <w:numFmt w:val="bullet"/>
      <w:pStyle w:val="MethodParm"/>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4B22CC"/>
    <w:multiLevelType w:val="hybridMultilevel"/>
    <w:tmpl w:val="478AD0F8"/>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5" w15:restartNumberingAfterBreak="0">
    <w:nsid w:val="3E186A59"/>
    <w:multiLevelType w:val="hybridMultilevel"/>
    <w:tmpl w:val="2208CFE2"/>
    <w:lvl w:ilvl="0" w:tplc="08A616A6">
      <w:start w:val="1"/>
      <w:numFmt w:val="bullet"/>
      <w:lvlText w:val="-"/>
      <w:lvlJc w:val="left"/>
      <w:pPr>
        <w:ind w:left="720" w:hanging="360"/>
      </w:pPr>
      <w:rPr>
        <w:rFonts w:ascii="Intel Clear" w:eastAsia="Times New Roman" w:hAnsi="Intel Clear" w:cs="Intel Cl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37008E"/>
    <w:multiLevelType w:val="hybridMultilevel"/>
    <w:tmpl w:val="BDC23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36B31A5"/>
    <w:multiLevelType w:val="hybridMultilevel"/>
    <w:tmpl w:val="7AB05480"/>
    <w:lvl w:ilvl="0" w:tplc="2C04E6A8">
      <w:start w:val="1"/>
      <w:numFmt w:val="bullet"/>
      <w:lvlText w:val="•"/>
      <w:lvlJc w:val="left"/>
      <w:pPr>
        <w:tabs>
          <w:tab w:val="num" w:pos="720"/>
        </w:tabs>
        <w:ind w:left="720" w:hanging="360"/>
      </w:pPr>
      <w:rPr>
        <w:rFonts w:ascii="Arial" w:hAnsi="Arial" w:hint="default"/>
      </w:rPr>
    </w:lvl>
    <w:lvl w:ilvl="1" w:tplc="5224AE46">
      <w:start w:val="1"/>
      <w:numFmt w:val="bullet"/>
      <w:lvlText w:val="•"/>
      <w:lvlJc w:val="left"/>
      <w:pPr>
        <w:tabs>
          <w:tab w:val="num" w:pos="1440"/>
        </w:tabs>
        <w:ind w:left="1440" w:hanging="360"/>
      </w:pPr>
      <w:rPr>
        <w:rFonts w:ascii="Arial" w:hAnsi="Arial" w:hint="default"/>
      </w:rPr>
    </w:lvl>
    <w:lvl w:ilvl="2" w:tplc="2F5C6932" w:tentative="1">
      <w:start w:val="1"/>
      <w:numFmt w:val="bullet"/>
      <w:lvlText w:val="•"/>
      <w:lvlJc w:val="left"/>
      <w:pPr>
        <w:tabs>
          <w:tab w:val="num" w:pos="2160"/>
        </w:tabs>
        <w:ind w:left="2160" w:hanging="360"/>
      </w:pPr>
      <w:rPr>
        <w:rFonts w:ascii="Arial" w:hAnsi="Arial" w:hint="default"/>
      </w:rPr>
    </w:lvl>
    <w:lvl w:ilvl="3" w:tplc="19DC53BA" w:tentative="1">
      <w:start w:val="1"/>
      <w:numFmt w:val="bullet"/>
      <w:lvlText w:val="•"/>
      <w:lvlJc w:val="left"/>
      <w:pPr>
        <w:tabs>
          <w:tab w:val="num" w:pos="2880"/>
        </w:tabs>
        <w:ind w:left="2880" w:hanging="360"/>
      </w:pPr>
      <w:rPr>
        <w:rFonts w:ascii="Arial" w:hAnsi="Arial" w:hint="default"/>
      </w:rPr>
    </w:lvl>
    <w:lvl w:ilvl="4" w:tplc="69622B9E" w:tentative="1">
      <w:start w:val="1"/>
      <w:numFmt w:val="bullet"/>
      <w:lvlText w:val="•"/>
      <w:lvlJc w:val="left"/>
      <w:pPr>
        <w:tabs>
          <w:tab w:val="num" w:pos="3600"/>
        </w:tabs>
        <w:ind w:left="3600" w:hanging="360"/>
      </w:pPr>
      <w:rPr>
        <w:rFonts w:ascii="Arial" w:hAnsi="Arial" w:hint="default"/>
      </w:rPr>
    </w:lvl>
    <w:lvl w:ilvl="5" w:tplc="B288C128" w:tentative="1">
      <w:start w:val="1"/>
      <w:numFmt w:val="bullet"/>
      <w:lvlText w:val="•"/>
      <w:lvlJc w:val="left"/>
      <w:pPr>
        <w:tabs>
          <w:tab w:val="num" w:pos="4320"/>
        </w:tabs>
        <w:ind w:left="4320" w:hanging="360"/>
      </w:pPr>
      <w:rPr>
        <w:rFonts w:ascii="Arial" w:hAnsi="Arial" w:hint="default"/>
      </w:rPr>
    </w:lvl>
    <w:lvl w:ilvl="6" w:tplc="D3D2AD5C" w:tentative="1">
      <w:start w:val="1"/>
      <w:numFmt w:val="bullet"/>
      <w:lvlText w:val="•"/>
      <w:lvlJc w:val="left"/>
      <w:pPr>
        <w:tabs>
          <w:tab w:val="num" w:pos="5040"/>
        </w:tabs>
        <w:ind w:left="5040" w:hanging="360"/>
      </w:pPr>
      <w:rPr>
        <w:rFonts w:ascii="Arial" w:hAnsi="Arial" w:hint="default"/>
      </w:rPr>
    </w:lvl>
    <w:lvl w:ilvl="7" w:tplc="13D2D46A" w:tentative="1">
      <w:start w:val="1"/>
      <w:numFmt w:val="bullet"/>
      <w:lvlText w:val="•"/>
      <w:lvlJc w:val="left"/>
      <w:pPr>
        <w:tabs>
          <w:tab w:val="num" w:pos="5760"/>
        </w:tabs>
        <w:ind w:left="5760" w:hanging="360"/>
      </w:pPr>
      <w:rPr>
        <w:rFonts w:ascii="Arial" w:hAnsi="Arial" w:hint="default"/>
      </w:rPr>
    </w:lvl>
    <w:lvl w:ilvl="8" w:tplc="A40E2CF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469B675C"/>
    <w:multiLevelType w:val="hybridMultilevel"/>
    <w:tmpl w:val="275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225A5B"/>
    <w:multiLevelType w:val="hybridMultilevel"/>
    <w:tmpl w:val="1E3E8462"/>
    <w:lvl w:ilvl="0" w:tplc="421451CA">
      <w:start w:val="1"/>
      <w:numFmt w:val="bullet"/>
      <w:pStyle w:val="ExecSummary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B0241F4"/>
    <w:multiLevelType w:val="hybridMultilevel"/>
    <w:tmpl w:val="80AE1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CA3487A"/>
    <w:multiLevelType w:val="singleLevel"/>
    <w:tmpl w:val="507E547A"/>
    <w:lvl w:ilvl="0">
      <w:start w:val="1"/>
      <w:numFmt w:val="bullet"/>
      <w:pStyle w:val="CellBodyBullet"/>
      <w:lvlText w:val=""/>
      <w:lvlJc w:val="left"/>
      <w:pPr>
        <w:tabs>
          <w:tab w:val="num" w:pos="360"/>
        </w:tabs>
        <w:ind w:left="120" w:hanging="120"/>
      </w:pPr>
      <w:rPr>
        <w:rFonts w:ascii="Symbol" w:hAnsi="Symbol" w:hint="default"/>
      </w:rPr>
    </w:lvl>
  </w:abstractNum>
  <w:abstractNum w:abstractNumId="42" w15:restartNumberingAfterBreak="0">
    <w:nsid w:val="523E5441"/>
    <w:multiLevelType w:val="hybridMultilevel"/>
    <w:tmpl w:val="94DA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925564"/>
    <w:multiLevelType w:val="singleLevel"/>
    <w:tmpl w:val="3E2C6D0E"/>
    <w:lvl w:ilvl="0">
      <w:start w:val="1"/>
      <w:numFmt w:val="bullet"/>
      <w:pStyle w:val="Bullet"/>
      <w:lvlText w:val=""/>
      <w:lvlJc w:val="left"/>
      <w:pPr>
        <w:tabs>
          <w:tab w:val="num" w:pos="360"/>
        </w:tabs>
        <w:ind w:left="216" w:hanging="216"/>
      </w:pPr>
      <w:rPr>
        <w:rFonts w:ascii="Symbol" w:hAnsi="Symbol" w:hint="default"/>
      </w:rPr>
    </w:lvl>
  </w:abstractNum>
  <w:abstractNum w:abstractNumId="44" w15:restartNumberingAfterBreak="0">
    <w:nsid w:val="544C3C41"/>
    <w:multiLevelType w:val="hybridMultilevel"/>
    <w:tmpl w:val="C5189DC2"/>
    <w:lvl w:ilvl="0" w:tplc="2BC8F5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4BE32D3"/>
    <w:multiLevelType w:val="singleLevel"/>
    <w:tmpl w:val="32AC6512"/>
    <w:lvl w:ilvl="0">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55FB52CF"/>
    <w:multiLevelType w:val="singleLevel"/>
    <w:tmpl w:val="3BD6CFC8"/>
    <w:lvl w:ilvl="0">
      <w:start w:val="1"/>
      <w:numFmt w:val="bullet"/>
      <w:pStyle w:val="BulletSub"/>
      <w:lvlText w:val=""/>
      <w:lvlJc w:val="left"/>
      <w:pPr>
        <w:tabs>
          <w:tab w:val="num" w:pos="1080"/>
        </w:tabs>
        <w:ind w:left="720" w:hanging="360"/>
      </w:pPr>
      <w:rPr>
        <w:rFonts w:ascii="Symbol" w:hAnsi="Symbol" w:hint="default"/>
      </w:rPr>
    </w:lvl>
  </w:abstractNum>
  <w:abstractNum w:abstractNumId="47" w15:restartNumberingAfterBreak="0">
    <w:nsid w:val="5BA46A13"/>
    <w:multiLevelType w:val="hybridMultilevel"/>
    <w:tmpl w:val="3208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9" w15:restartNumberingAfterBreak="0">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50" w15:restartNumberingAfterBreak="0">
    <w:nsid w:val="5F981E5A"/>
    <w:multiLevelType w:val="hybridMultilevel"/>
    <w:tmpl w:val="498A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E22555"/>
    <w:multiLevelType w:val="hybridMultilevel"/>
    <w:tmpl w:val="A86A83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60881A36"/>
    <w:multiLevelType w:val="hybridMultilevel"/>
    <w:tmpl w:val="E0B41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A75A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635598C"/>
    <w:multiLevelType w:val="multilevel"/>
    <w:tmpl w:val="61F8BD62"/>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5" w15:restartNumberingAfterBreak="0">
    <w:nsid w:val="684B4C1D"/>
    <w:multiLevelType w:val="hybridMultilevel"/>
    <w:tmpl w:val="7456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2D16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F462A22"/>
    <w:multiLevelType w:val="singleLevel"/>
    <w:tmpl w:val="F2E24984"/>
    <w:lvl w:ilvl="0">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702934EB"/>
    <w:multiLevelType w:val="hybridMultilevel"/>
    <w:tmpl w:val="B2E2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12617A2"/>
    <w:multiLevelType w:val="hybridMultilevel"/>
    <w:tmpl w:val="9A6EF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876595"/>
    <w:multiLevelType w:val="hybridMultilevel"/>
    <w:tmpl w:val="3A08D7C0"/>
    <w:lvl w:ilvl="0" w:tplc="95E8765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1" w15:restartNumberingAfterBreak="0">
    <w:nsid w:val="736F35E9"/>
    <w:multiLevelType w:val="hybridMultilevel"/>
    <w:tmpl w:val="807C7F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73E43774"/>
    <w:multiLevelType w:val="hybridMultilevel"/>
    <w:tmpl w:val="A6F6ACC4"/>
    <w:lvl w:ilvl="0" w:tplc="827E98BC">
      <w:start w:val="9"/>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45001BA"/>
    <w:multiLevelType w:val="hybridMultilevel"/>
    <w:tmpl w:val="40E602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4B355D9"/>
    <w:multiLevelType w:val="hybridMultilevel"/>
    <w:tmpl w:val="BD96A112"/>
    <w:lvl w:ilvl="0" w:tplc="56825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5894765"/>
    <w:multiLevelType w:val="multilevel"/>
    <w:tmpl w:val="4022E2B6"/>
    <w:lvl w:ilvl="0">
      <w:start w:val="1"/>
      <w:numFmt w:val="none"/>
      <w:pStyle w:val="CellBitClear"/>
      <w:lvlText w:val="0 = "/>
      <w:lvlJc w:val="left"/>
      <w:pPr>
        <w:tabs>
          <w:tab w:val="num" w:pos="108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6" w15:restartNumberingAfterBreak="0">
    <w:nsid w:val="76EF0C2D"/>
    <w:multiLevelType w:val="hybridMultilevel"/>
    <w:tmpl w:val="DAA2356A"/>
    <w:lvl w:ilvl="0" w:tplc="F19482D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7" w15:restartNumberingAfterBreak="0">
    <w:nsid w:val="79EF214C"/>
    <w:multiLevelType w:val="hybridMultilevel"/>
    <w:tmpl w:val="0F42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BDD2EAE"/>
    <w:multiLevelType w:val="hybridMultilevel"/>
    <w:tmpl w:val="EC309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43"/>
  </w:num>
  <w:num w:numId="3">
    <w:abstractNumId w:val="46"/>
  </w:num>
  <w:num w:numId="4">
    <w:abstractNumId w:val="45"/>
  </w:num>
  <w:num w:numId="5">
    <w:abstractNumId w:val="65"/>
  </w:num>
  <w:num w:numId="6">
    <w:abstractNumId w:val="20"/>
  </w:num>
  <w:num w:numId="7">
    <w:abstractNumId w:val="41"/>
  </w:num>
  <w:num w:numId="8">
    <w:abstractNumId w:val="18"/>
  </w:num>
  <w:num w:numId="9">
    <w:abstractNumId w:val="32"/>
  </w:num>
  <w:num w:numId="10">
    <w:abstractNumId w:val="54"/>
  </w:num>
  <w:num w:numId="11">
    <w:abstractNumId w:val="5"/>
  </w:num>
  <w:num w:numId="12">
    <w:abstractNumId w:val="49"/>
  </w:num>
  <w:num w:numId="13">
    <w:abstractNumId w:val="19"/>
  </w:num>
  <w:num w:numId="14">
    <w:abstractNumId w:val="2"/>
  </w:num>
  <w:num w:numId="15">
    <w:abstractNumId w:val="48"/>
  </w:num>
  <w:num w:numId="16">
    <w:abstractNumId w:val="39"/>
  </w:num>
  <w:num w:numId="17">
    <w:abstractNumId w:val="0"/>
  </w:num>
  <w:num w:numId="18">
    <w:abstractNumId w:val="33"/>
  </w:num>
  <w:num w:numId="19">
    <w:abstractNumId w:val="25"/>
  </w:num>
  <w:num w:numId="20">
    <w:abstractNumId w:val="22"/>
  </w:num>
  <w:num w:numId="21">
    <w:abstractNumId w:val="26"/>
  </w:num>
  <w:num w:numId="22">
    <w:abstractNumId w:val="35"/>
  </w:num>
  <w:num w:numId="23">
    <w:abstractNumId w:val="16"/>
  </w:num>
  <w:num w:numId="24">
    <w:abstractNumId w:val="36"/>
  </w:num>
  <w:num w:numId="25">
    <w:abstractNumId w:val="23"/>
  </w:num>
  <w:num w:numId="26">
    <w:abstractNumId w:val="67"/>
  </w:num>
  <w:num w:numId="27">
    <w:abstractNumId w:val="17"/>
  </w:num>
  <w:num w:numId="28">
    <w:abstractNumId w:val="30"/>
  </w:num>
  <w:num w:numId="29">
    <w:abstractNumId w:val="59"/>
  </w:num>
  <w:num w:numId="30">
    <w:abstractNumId w:val="27"/>
  </w:num>
  <w:num w:numId="31">
    <w:abstractNumId w:val="12"/>
  </w:num>
  <w:num w:numId="32">
    <w:abstractNumId w:val="14"/>
  </w:num>
  <w:num w:numId="33">
    <w:abstractNumId w:val="29"/>
  </w:num>
  <w:num w:numId="34">
    <w:abstractNumId w:val="62"/>
  </w:num>
  <w:num w:numId="35">
    <w:abstractNumId w:val="64"/>
  </w:num>
  <w:num w:numId="36">
    <w:abstractNumId w:val="37"/>
  </w:num>
  <w:num w:numId="37">
    <w:abstractNumId w:val="52"/>
  </w:num>
  <w:num w:numId="38">
    <w:abstractNumId w:val="3"/>
  </w:num>
  <w:num w:numId="39">
    <w:abstractNumId w:val="10"/>
  </w:num>
  <w:num w:numId="40">
    <w:abstractNumId w:val="42"/>
  </w:num>
  <w:num w:numId="41">
    <w:abstractNumId w:val="28"/>
  </w:num>
  <w:num w:numId="42">
    <w:abstractNumId w:val="58"/>
  </w:num>
  <w:num w:numId="43">
    <w:abstractNumId w:val="47"/>
  </w:num>
  <w:num w:numId="44">
    <w:abstractNumId w:val="50"/>
  </w:num>
  <w:num w:numId="45">
    <w:abstractNumId w:val="7"/>
  </w:num>
  <w:num w:numId="46">
    <w:abstractNumId w:val="68"/>
  </w:num>
  <w:num w:numId="47">
    <w:abstractNumId w:val="38"/>
  </w:num>
  <w:num w:numId="48">
    <w:abstractNumId w:val="56"/>
  </w:num>
  <w:num w:numId="49">
    <w:abstractNumId w:val="24"/>
  </w:num>
  <w:num w:numId="50">
    <w:abstractNumId w:val="53"/>
  </w:num>
  <w:num w:numId="51">
    <w:abstractNumId w:val="8"/>
  </w:num>
  <w:num w:numId="52">
    <w:abstractNumId w:val="40"/>
  </w:num>
  <w:num w:numId="53">
    <w:abstractNumId w:val="15"/>
  </w:num>
  <w:num w:numId="54">
    <w:abstractNumId w:val="11"/>
  </w:num>
  <w:num w:numId="55">
    <w:abstractNumId w:val="60"/>
  </w:num>
  <w:num w:numId="56">
    <w:abstractNumId w:val="51"/>
  </w:num>
  <w:num w:numId="57">
    <w:abstractNumId w:val="61"/>
  </w:num>
  <w:num w:numId="58">
    <w:abstractNumId w:val="34"/>
  </w:num>
  <w:num w:numId="59">
    <w:abstractNumId w:val="6"/>
  </w:num>
  <w:num w:numId="60">
    <w:abstractNumId w:val="21"/>
  </w:num>
  <w:num w:numId="61">
    <w:abstractNumId w:val="66"/>
  </w:num>
  <w:num w:numId="62">
    <w:abstractNumId w:val="13"/>
  </w:num>
  <w:num w:numId="63">
    <w:abstractNumId w:val="1"/>
  </w:num>
  <w:num w:numId="64">
    <w:abstractNumId w:val="9"/>
  </w:num>
  <w:num w:numId="65">
    <w:abstractNumId w:val="63"/>
  </w:num>
  <w:num w:numId="66">
    <w:abstractNumId w:val="44"/>
  </w:num>
  <w:num w:numId="67">
    <w:abstractNumId w:val="31"/>
  </w:num>
  <w:num w:numId="68">
    <w:abstractNumId w:val="4"/>
  </w:num>
  <w:num w:numId="69">
    <w:abstractNumId w:val="55"/>
  </w:num>
  <w:num w:numId="70">
    <w:abstractNumId w:val="2"/>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yesh">
    <w15:presenceInfo w15:providerId="None" w15:userId="Jaye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en-GB" w:vendorID="64" w:dllVersion="6" w:nlCheck="1" w:checkStyle="0"/>
  <w:activeWritingStyle w:appName="MSWord" w:lang="en-IN" w:vendorID="64" w:dllVersion="6" w:nlCheck="1" w:checkStyle="1"/>
  <w:activeWritingStyle w:appName="MSWord" w:lang="en-US" w:vendorID="64" w:dllVersion="4096" w:nlCheck="1" w:checkStyle="0"/>
  <w:activeWritingStyle w:appName="MSWord" w:lang="es-MX" w:vendorID="64" w:dllVersion="4096" w:nlCheck="1" w:checkStyle="0"/>
  <w:activeWritingStyle w:appName="MSWord" w:lang="en-IN" w:vendorID="64" w:dllVersion="4096" w:nlCheck="1" w:checkStyle="0"/>
  <w:activeWritingStyle w:appName="MSWord" w:lang="es-MX" w:vendorID="64" w:dllVersion="6" w:nlCheck="1" w:checkStyle="1"/>
  <w:activeWritingStyle w:appName="MSWord" w:lang="en-US" w:vendorID="64" w:dllVersion="0" w:nlCheck="1" w:checkStyle="0"/>
  <w:activeWritingStyle w:appName="MSWord" w:lang="en-IN" w:vendorID="64" w:dllVersion="0" w:nlCheck="1" w:checkStyle="0"/>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360"/>
  <w:doNotHyphenateCaps/>
  <w:evenAndOddHeaders/>
  <w:drawingGridHorizontalSpacing w:val="9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E15"/>
    <w:rsid w:val="00000A73"/>
    <w:rsid w:val="0000148B"/>
    <w:rsid w:val="00002C62"/>
    <w:rsid w:val="00003500"/>
    <w:rsid w:val="000035BD"/>
    <w:rsid w:val="00003A99"/>
    <w:rsid w:val="00004770"/>
    <w:rsid w:val="000049AF"/>
    <w:rsid w:val="00004F6F"/>
    <w:rsid w:val="00005939"/>
    <w:rsid w:val="0000597A"/>
    <w:rsid w:val="000059BA"/>
    <w:rsid w:val="00005BD9"/>
    <w:rsid w:val="00005D61"/>
    <w:rsid w:val="00005E23"/>
    <w:rsid w:val="0000618A"/>
    <w:rsid w:val="00006791"/>
    <w:rsid w:val="00006E1F"/>
    <w:rsid w:val="00006F1E"/>
    <w:rsid w:val="00007FC8"/>
    <w:rsid w:val="00010F54"/>
    <w:rsid w:val="000111A8"/>
    <w:rsid w:val="000117D1"/>
    <w:rsid w:val="000117ED"/>
    <w:rsid w:val="00013A07"/>
    <w:rsid w:val="00014CB4"/>
    <w:rsid w:val="0001588F"/>
    <w:rsid w:val="00015A79"/>
    <w:rsid w:val="00015AE8"/>
    <w:rsid w:val="00015B09"/>
    <w:rsid w:val="00015C47"/>
    <w:rsid w:val="00017BFC"/>
    <w:rsid w:val="000205CC"/>
    <w:rsid w:val="00020612"/>
    <w:rsid w:val="00021379"/>
    <w:rsid w:val="00021B57"/>
    <w:rsid w:val="00022729"/>
    <w:rsid w:val="00022ADD"/>
    <w:rsid w:val="00022DEA"/>
    <w:rsid w:val="00022E48"/>
    <w:rsid w:val="00025CEE"/>
    <w:rsid w:val="000263F3"/>
    <w:rsid w:val="0002741F"/>
    <w:rsid w:val="000278C9"/>
    <w:rsid w:val="00027BFB"/>
    <w:rsid w:val="0003009C"/>
    <w:rsid w:val="000301C5"/>
    <w:rsid w:val="000303D8"/>
    <w:rsid w:val="00030843"/>
    <w:rsid w:val="00030D03"/>
    <w:rsid w:val="00030D3E"/>
    <w:rsid w:val="0003129D"/>
    <w:rsid w:val="00031932"/>
    <w:rsid w:val="000343AD"/>
    <w:rsid w:val="00034808"/>
    <w:rsid w:val="00035AE1"/>
    <w:rsid w:val="00035BD8"/>
    <w:rsid w:val="00035D17"/>
    <w:rsid w:val="00035F9A"/>
    <w:rsid w:val="00036B37"/>
    <w:rsid w:val="00037A53"/>
    <w:rsid w:val="0004015E"/>
    <w:rsid w:val="00040AE3"/>
    <w:rsid w:val="00041491"/>
    <w:rsid w:val="00041753"/>
    <w:rsid w:val="00041B69"/>
    <w:rsid w:val="000421E9"/>
    <w:rsid w:val="0004298B"/>
    <w:rsid w:val="00043640"/>
    <w:rsid w:val="000444F8"/>
    <w:rsid w:val="00044DF9"/>
    <w:rsid w:val="000463E4"/>
    <w:rsid w:val="00046575"/>
    <w:rsid w:val="000471D7"/>
    <w:rsid w:val="00047331"/>
    <w:rsid w:val="00047BB4"/>
    <w:rsid w:val="00047BE4"/>
    <w:rsid w:val="00050B71"/>
    <w:rsid w:val="00050E62"/>
    <w:rsid w:val="00050EC3"/>
    <w:rsid w:val="00051409"/>
    <w:rsid w:val="00051A27"/>
    <w:rsid w:val="00051D13"/>
    <w:rsid w:val="00052246"/>
    <w:rsid w:val="000528E2"/>
    <w:rsid w:val="000529AF"/>
    <w:rsid w:val="00052C2D"/>
    <w:rsid w:val="00052C7A"/>
    <w:rsid w:val="00052E5B"/>
    <w:rsid w:val="0005308E"/>
    <w:rsid w:val="00053244"/>
    <w:rsid w:val="0005340B"/>
    <w:rsid w:val="0005505E"/>
    <w:rsid w:val="00055363"/>
    <w:rsid w:val="00055B29"/>
    <w:rsid w:val="00055F93"/>
    <w:rsid w:val="00056B15"/>
    <w:rsid w:val="00056F3B"/>
    <w:rsid w:val="00057069"/>
    <w:rsid w:val="00060486"/>
    <w:rsid w:val="00060959"/>
    <w:rsid w:val="00061460"/>
    <w:rsid w:val="00061716"/>
    <w:rsid w:val="00061826"/>
    <w:rsid w:val="00061907"/>
    <w:rsid w:val="00061BFE"/>
    <w:rsid w:val="00062B0B"/>
    <w:rsid w:val="00062B3F"/>
    <w:rsid w:val="00062DC6"/>
    <w:rsid w:val="000630F3"/>
    <w:rsid w:val="00064B08"/>
    <w:rsid w:val="000657ED"/>
    <w:rsid w:val="00066AF2"/>
    <w:rsid w:val="0006795D"/>
    <w:rsid w:val="000709DD"/>
    <w:rsid w:val="00070AAA"/>
    <w:rsid w:val="00070CA3"/>
    <w:rsid w:val="00070D8C"/>
    <w:rsid w:val="00071355"/>
    <w:rsid w:val="00071503"/>
    <w:rsid w:val="00071F94"/>
    <w:rsid w:val="00072ADB"/>
    <w:rsid w:val="00074D01"/>
    <w:rsid w:val="000752E9"/>
    <w:rsid w:val="00075957"/>
    <w:rsid w:val="00075B03"/>
    <w:rsid w:val="00075B6B"/>
    <w:rsid w:val="0007633B"/>
    <w:rsid w:val="0007660C"/>
    <w:rsid w:val="00076ED0"/>
    <w:rsid w:val="00080621"/>
    <w:rsid w:val="00080BB3"/>
    <w:rsid w:val="00080BDB"/>
    <w:rsid w:val="0008190B"/>
    <w:rsid w:val="00081BDA"/>
    <w:rsid w:val="000825C2"/>
    <w:rsid w:val="00082E33"/>
    <w:rsid w:val="00083675"/>
    <w:rsid w:val="0008426E"/>
    <w:rsid w:val="00084BA6"/>
    <w:rsid w:val="00085578"/>
    <w:rsid w:val="000859FE"/>
    <w:rsid w:val="00087195"/>
    <w:rsid w:val="000879E1"/>
    <w:rsid w:val="000902D9"/>
    <w:rsid w:val="00090550"/>
    <w:rsid w:val="00091077"/>
    <w:rsid w:val="000918BC"/>
    <w:rsid w:val="00091FD3"/>
    <w:rsid w:val="00091FED"/>
    <w:rsid w:val="000926E9"/>
    <w:rsid w:val="00092759"/>
    <w:rsid w:val="0009286B"/>
    <w:rsid w:val="0009339A"/>
    <w:rsid w:val="0009376D"/>
    <w:rsid w:val="0009376F"/>
    <w:rsid w:val="00093C1E"/>
    <w:rsid w:val="00093E8B"/>
    <w:rsid w:val="00094177"/>
    <w:rsid w:val="0009426A"/>
    <w:rsid w:val="00094ED9"/>
    <w:rsid w:val="000950DB"/>
    <w:rsid w:val="00095272"/>
    <w:rsid w:val="000956F9"/>
    <w:rsid w:val="000959C4"/>
    <w:rsid w:val="00096F08"/>
    <w:rsid w:val="000972AF"/>
    <w:rsid w:val="000A054C"/>
    <w:rsid w:val="000A1BFC"/>
    <w:rsid w:val="000A1FBB"/>
    <w:rsid w:val="000A27D7"/>
    <w:rsid w:val="000A2858"/>
    <w:rsid w:val="000A3E81"/>
    <w:rsid w:val="000A5A02"/>
    <w:rsid w:val="000A5EF8"/>
    <w:rsid w:val="000A626B"/>
    <w:rsid w:val="000A67B0"/>
    <w:rsid w:val="000A7643"/>
    <w:rsid w:val="000B02F1"/>
    <w:rsid w:val="000B045C"/>
    <w:rsid w:val="000B07FB"/>
    <w:rsid w:val="000B1018"/>
    <w:rsid w:val="000B20B8"/>
    <w:rsid w:val="000B2438"/>
    <w:rsid w:val="000B28BD"/>
    <w:rsid w:val="000B2C34"/>
    <w:rsid w:val="000B335E"/>
    <w:rsid w:val="000B3B6F"/>
    <w:rsid w:val="000B4470"/>
    <w:rsid w:val="000B45BE"/>
    <w:rsid w:val="000B4707"/>
    <w:rsid w:val="000B4BA2"/>
    <w:rsid w:val="000B6861"/>
    <w:rsid w:val="000B69AC"/>
    <w:rsid w:val="000B6FF6"/>
    <w:rsid w:val="000B71FC"/>
    <w:rsid w:val="000C0137"/>
    <w:rsid w:val="000C0E6A"/>
    <w:rsid w:val="000C1D8B"/>
    <w:rsid w:val="000C1E81"/>
    <w:rsid w:val="000C1F9F"/>
    <w:rsid w:val="000C2059"/>
    <w:rsid w:val="000C2122"/>
    <w:rsid w:val="000C2BA9"/>
    <w:rsid w:val="000C2BD2"/>
    <w:rsid w:val="000C3DD1"/>
    <w:rsid w:val="000C4149"/>
    <w:rsid w:val="000C5AA4"/>
    <w:rsid w:val="000C678E"/>
    <w:rsid w:val="000C6CCE"/>
    <w:rsid w:val="000C6F77"/>
    <w:rsid w:val="000C7BD1"/>
    <w:rsid w:val="000D0168"/>
    <w:rsid w:val="000D0C65"/>
    <w:rsid w:val="000D0D86"/>
    <w:rsid w:val="000D13DE"/>
    <w:rsid w:val="000D2229"/>
    <w:rsid w:val="000D2672"/>
    <w:rsid w:val="000D2EC0"/>
    <w:rsid w:val="000D3078"/>
    <w:rsid w:val="000D34D3"/>
    <w:rsid w:val="000D3531"/>
    <w:rsid w:val="000D3EC3"/>
    <w:rsid w:val="000D3F60"/>
    <w:rsid w:val="000D4A27"/>
    <w:rsid w:val="000D4E9B"/>
    <w:rsid w:val="000D5A47"/>
    <w:rsid w:val="000D5C3D"/>
    <w:rsid w:val="000D5FAC"/>
    <w:rsid w:val="000D7695"/>
    <w:rsid w:val="000D7916"/>
    <w:rsid w:val="000D79F5"/>
    <w:rsid w:val="000E002F"/>
    <w:rsid w:val="000E02B0"/>
    <w:rsid w:val="000E0BF0"/>
    <w:rsid w:val="000E0C8F"/>
    <w:rsid w:val="000E1844"/>
    <w:rsid w:val="000E212A"/>
    <w:rsid w:val="000E29DD"/>
    <w:rsid w:val="000E3871"/>
    <w:rsid w:val="000E3FCD"/>
    <w:rsid w:val="000E515E"/>
    <w:rsid w:val="000E5462"/>
    <w:rsid w:val="000E59BF"/>
    <w:rsid w:val="000E5C47"/>
    <w:rsid w:val="000E698A"/>
    <w:rsid w:val="000E7CDD"/>
    <w:rsid w:val="000F071D"/>
    <w:rsid w:val="000F0DC0"/>
    <w:rsid w:val="000F18FE"/>
    <w:rsid w:val="000F2812"/>
    <w:rsid w:val="000F3157"/>
    <w:rsid w:val="000F32A8"/>
    <w:rsid w:val="000F48F9"/>
    <w:rsid w:val="000F5776"/>
    <w:rsid w:val="000F597D"/>
    <w:rsid w:val="000F5A6D"/>
    <w:rsid w:val="000F5A8B"/>
    <w:rsid w:val="000F5C99"/>
    <w:rsid w:val="000F6445"/>
    <w:rsid w:val="000F64B0"/>
    <w:rsid w:val="00100362"/>
    <w:rsid w:val="00101C34"/>
    <w:rsid w:val="00102471"/>
    <w:rsid w:val="001028DD"/>
    <w:rsid w:val="00102A22"/>
    <w:rsid w:val="00102A72"/>
    <w:rsid w:val="00102CD6"/>
    <w:rsid w:val="0010384D"/>
    <w:rsid w:val="001052C0"/>
    <w:rsid w:val="001054D9"/>
    <w:rsid w:val="0010617B"/>
    <w:rsid w:val="00106D11"/>
    <w:rsid w:val="00107720"/>
    <w:rsid w:val="0011035A"/>
    <w:rsid w:val="0011219B"/>
    <w:rsid w:val="00112B7F"/>
    <w:rsid w:val="001148FE"/>
    <w:rsid w:val="00115905"/>
    <w:rsid w:val="001160A1"/>
    <w:rsid w:val="001160A9"/>
    <w:rsid w:val="00117382"/>
    <w:rsid w:val="001175C5"/>
    <w:rsid w:val="001178B9"/>
    <w:rsid w:val="00120057"/>
    <w:rsid w:val="00120108"/>
    <w:rsid w:val="00120A6D"/>
    <w:rsid w:val="00120D38"/>
    <w:rsid w:val="00121AB8"/>
    <w:rsid w:val="00121CB7"/>
    <w:rsid w:val="001220C5"/>
    <w:rsid w:val="001225C6"/>
    <w:rsid w:val="00122A5B"/>
    <w:rsid w:val="00123003"/>
    <w:rsid w:val="0012310B"/>
    <w:rsid w:val="00123852"/>
    <w:rsid w:val="00123B49"/>
    <w:rsid w:val="001245EA"/>
    <w:rsid w:val="00124FBC"/>
    <w:rsid w:val="00125F34"/>
    <w:rsid w:val="001260AF"/>
    <w:rsid w:val="0012613B"/>
    <w:rsid w:val="00126202"/>
    <w:rsid w:val="001264E8"/>
    <w:rsid w:val="001265CF"/>
    <w:rsid w:val="001266FE"/>
    <w:rsid w:val="00127655"/>
    <w:rsid w:val="00130170"/>
    <w:rsid w:val="00130DFC"/>
    <w:rsid w:val="0013193E"/>
    <w:rsid w:val="00131B34"/>
    <w:rsid w:val="00132973"/>
    <w:rsid w:val="0013298E"/>
    <w:rsid w:val="001342EF"/>
    <w:rsid w:val="00134407"/>
    <w:rsid w:val="001360A4"/>
    <w:rsid w:val="00136AF8"/>
    <w:rsid w:val="00137512"/>
    <w:rsid w:val="00140739"/>
    <w:rsid w:val="00140F2A"/>
    <w:rsid w:val="00140FC7"/>
    <w:rsid w:val="001414AD"/>
    <w:rsid w:val="00141591"/>
    <w:rsid w:val="001418E3"/>
    <w:rsid w:val="00141DC6"/>
    <w:rsid w:val="00142788"/>
    <w:rsid w:val="00143401"/>
    <w:rsid w:val="001438DF"/>
    <w:rsid w:val="00143FCE"/>
    <w:rsid w:val="001441AF"/>
    <w:rsid w:val="00144436"/>
    <w:rsid w:val="00144FD1"/>
    <w:rsid w:val="00145796"/>
    <w:rsid w:val="00146176"/>
    <w:rsid w:val="00146362"/>
    <w:rsid w:val="001474BB"/>
    <w:rsid w:val="0015015E"/>
    <w:rsid w:val="0015075E"/>
    <w:rsid w:val="001518C7"/>
    <w:rsid w:val="00151B6D"/>
    <w:rsid w:val="001529E1"/>
    <w:rsid w:val="00153091"/>
    <w:rsid w:val="00153795"/>
    <w:rsid w:val="00154420"/>
    <w:rsid w:val="00154769"/>
    <w:rsid w:val="00155129"/>
    <w:rsid w:val="001554C0"/>
    <w:rsid w:val="00155DD2"/>
    <w:rsid w:val="001566DE"/>
    <w:rsid w:val="00160CE3"/>
    <w:rsid w:val="00160D50"/>
    <w:rsid w:val="00160E22"/>
    <w:rsid w:val="00160F2A"/>
    <w:rsid w:val="0016146B"/>
    <w:rsid w:val="001618F6"/>
    <w:rsid w:val="00162A20"/>
    <w:rsid w:val="00162AE5"/>
    <w:rsid w:val="00163100"/>
    <w:rsid w:val="00163C35"/>
    <w:rsid w:val="00164A7C"/>
    <w:rsid w:val="00164C2D"/>
    <w:rsid w:val="001658B4"/>
    <w:rsid w:val="001662B2"/>
    <w:rsid w:val="00166696"/>
    <w:rsid w:val="00166BF6"/>
    <w:rsid w:val="00166DB3"/>
    <w:rsid w:val="00166FC9"/>
    <w:rsid w:val="00167ADA"/>
    <w:rsid w:val="00170FD1"/>
    <w:rsid w:val="00172813"/>
    <w:rsid w:val="00173533"/>
    <w:rsid w:val="001735F8"/>
    <w:rsid w:val="00173E16"/>
    <w:rsid w:val="00174914"/>
    <w:rsid w:val="00174C2C"/>
    <w:rsid w:val="00174DDB"/>
    <w:rsid w:val="00174F7D"/>
    <w:rsid w:val="001762CB"/>
    <w:rsid w:val="001766C9"/>
    <w:rsid w:val="001773B6"/>
    <w:rsid w:val="00177F96"/>
    <w:rsid w:val="00181353"/>
    <w:rsid w:val="00181B61"/>
    <w:rsid w:val="0018204B"/>
    <w:rsid w:val="00183110"/>
    <w:rsid w:val="001831FC"/>
    <w:rsid w:val="0018330E"/>
    <w:rsid w:val="001833E0"/>
    <w:rsid w:val="0018344F"/>
    <w:rsid w:val="001844AB"/>
    <w:rsid w:val="00185CF4"/>
    <w:rsid w:val="0018675A"/>
    <w:rsid w:val="001872E8"/>
    <w:rsid w:val="0018741D"/>
    <w:rsid w:val="00187630"/>
    <w:rsid w:val="00191365"/>
    <w:rsid w:val="00191395"/>
    <w:rsid w:val="00191A1C"/>
    <w:rsid w:val="00191F2D"/>
    <w:rsid w:val="00192117"/>
    <w:rsid w:val="00192737"/>
    <w:rsid w:val="00193568"/>
    <w:rsid w:val="00193B1B"/>
    <w:rsid w:val="00194118"/>
    <w:rsid w:val="0019498C"/>
    <w:rsid w:val="00194B4F"/>
    <w:rsid w:val="00194BCA"/>
    <w:rsid w:val="00196FCE"/>
    <w:rsid w:val="00197CBB"/>
    <w:rsid w:val="00197D1F"/>
    <w:rsid w:val="00197F33"/>
    <w:rsid w:val="001A0166"/>
    <w:rsid w:val="001A0957"/>
    <w:rsid w:val="001A1F96"/>
    <w:rsid w:val="001A4B1E"/>
    <w:rsid w:val="001A58BC"/>
    <w:rsid w:val="001A5D71"/>
    <w:rsid w:val="001A64A9"/>
    <w:rsid w:val="001A6ACA"/>
    <w:rsid w:val="001A76B7"/>
    <w:rsid w:val="001B0DCD"/>
    <w:rsid w:val="001B1044"/>
    <w:rsid w:val="001B16A7"/>
    <w:rsid w:val="001B2125"/>
    <w:rsid w:val="001B2C7F"/>
    <w:rsid w:val="001B359D"/>
    <w:rsid w:val="001B3C71"/>
    <w:rsid w:val="001B3F31"/>
    <w:rsid w:val="001B49CD"/>
    <w:rsid w:val="001B49FD"/>
    <w:rsid w:val="001B4DD0"/>
    <w:rsid w:val="001B5097"/>
    <w:rsid w:val="001B517C"/>
    <w:rsid w:val="001B52C2"/>
    <w:rsid w:val="001B547D"/>
    <w:rsid w:val="001B5635"/>
    <w:rsid w:val="001B569F"/>
    <w:rsid w:val="001B5F13"/>
    <w:rsid w:val="001B65DC"/>
    <w:rsid w:val="001B6BC4"/>
    <w:rsid w:val="001B7865"/>
    <w:rsid w:val="001C0995"/>
    <w:rsid w:val="001C0F40"/>
    <w:rsid w:val="001C0F61"/>
    <w:rsid w:val="001C17E8"/>
    <w:rsid w:val="001C1FAA"/>
    <w:rsid w:val="001C2054"/>
    <w:rsid w:val="001C2A38"/>
    <w:rsid w:val="001C3169"/>
    <w:rsid w:val="001C402C"/>
    <w:rsid w:val="001C492E"/>
    <w:rsid w:val="001C72FC"/>
    <w:rsid w:val="001C7BCB"/>
    <w:rsid w:val="001D01B9"/>
    <w:rsid w:val="001D0E85"/>
    <w:rsid w:val="001D126D"/>
    <w:rsid w:val="001D1808"/>
    <w:rsid w:val="001D1A7F"/>
    <w:rsid w:val="001D1DA7"/>
    <w:rsid w:val="001D2793"/>
    <w:rsid w:val="001D2A82"/>
    <w:rsid w:val="001D2EB6"/>
    <w:rsid w:val="001D2FEA"/>
    <w:rsid w:val="001D47CD"/>
    <w:rsid w:val="001D47D5"/>
    <w:rsid w:val="001D4D91"/>
    <w:rsid w:val="001D631B"/>
    <w:rsid w:val="001D6503"/>
    <w:rsid w:val="001D659C"/>
    <w:rsid w:val="001D6727"/>
    <w:rsid w:val="001D701E"/>
    <w:rsid w:val="001D7330"/>
    <w:rsid w:val="001D7E36"/>
    <w:rsid w:val="001E052B"/>
    <w:rsid w:val="001E055B"/>
    <w:rsid w:val="001E05FA"/>
    <w:rsid w:val="001E071E"/>
    <w:rsid w:val="001E1567"/>
    <w:rsid w:val="001E1F7C"/>
    <w:rsid w:val="001E1F94"/>
    <w:rsid w:val="001E2800"/>
    <w:rsid w:val="001E304A"/>
    <w:rsid w:val="001E4730"/>
    <w:rsid w:val="001E4B97"/>
    <w:rsid w:val="001E57F5"/>
    <w:rsid w:val="001E5F97"/>
    <w:rsid w:val="001E5FBD"/>
    <w:rsid w:val="001E61ED"/>
    <w:rsid w:val="001E6794"/>
    <w:rsid w:val="001E7A57"/>
    <w:rsid w:val="001E7EE3"/>
    <w:rsid w:val="001F0307"/>
    <w:rsid w:val="001F08C8"/>
    <w:rsid w:val="001F13F7"/>
    <w:rsid w:val="001F1DA7"/>
    <w:rsid w:val="001F2F7C"/>
    <w:rsid w:val="001F31AB"/>
    <w:rsid w:val="001F33F3"/>
    <w:rsid w:val="001F3B95"/>
    <w:rsid w:val="001F600F"/>
    <w:rsid w:val="001F6D87"/>
    <w:rsid w:val="001F6EAD"/>
    <w:rsid w:val="001F766A"/>
    <w:rsid w:val="001F7D2C"/>
    <w:rsid w:val="001F7E92"/>
    <w:rsid w:val="00200400"/>
    <w:rsid w:val="00200420"/>
    <w:rsid w:val="002008E2"/>
    <w:rsid w:val="0020179C"/>
    <w:rsid w:val="00201CF8"/>
    <w:rsid w:val="00201F37"/>
    <w:rsid w:val="00202A29"/>
    <w:rsid w:val="0020334E"/>
    <w:rsid w:val="00203757"/>
    <w:rsid w:val="00203D92"/>
    <w:rsid w:val="00205466"/>
    <w:rsid w:val="0020551F"/>
    <w:rsid w:val="0020558D"/>
    <w:rsid w:val="00205733"/>
    <w:rsid w:val="00205B84"/>
    <w:rsid w:val="00205BEF"/>
    <w:rsid w:val="00206322"/>
    <w:rsid w:val="002066A0"/>
    <w:rsid w:val="00206E51"/>
    <w:rsid w:val="00207047"/>
    <w:rsid w:val="00207523"/>
    <w:rsid w:val="0021076F"/>
    <w:rsid w:val="002107E9"/>
    <w:rsid w:val="00210B64"/>
    <w:rsid w:val="00211FC9"/>
    <w:rsid w:val="00212755"/>
    <w:rsid w:val="00212AAE"/>
    <w:rsid w:val="00213252"/>
    <w:rsid w:val="0021357E"/>
    <w:rsid w:val="0021372B"/>
    <w:rsid w:val="00213898"/>
    <w:rsid w:val="00213946"/>
    <w:rsid w:val="00214AF9"/>
    <w:rsid w:val="0021529B"/>
    <w:rsid w:val="002159BC"/>
    <w:rsid w:val="00215E12"/>
    <w:rsid w:val="00216854"/>
    <w:rsid w:val="00216932"/>
    <w:rsid w:val="0022050E"/>
    <w:rsid w:val="00220C7D"/>
    <w:rsid w:val="0022108F"/>
    <w:rsid w:val="002212DF"/>
    <w:rsid w:val="00221825"/>
    <w:rsid w:val="00221E11"/>
    <w:rsid w:val="002231E9"/>
    <w:rsid w:val="002232B0"/>
    <w:rsid w:val="0022422D"/>
    <w:rsid w:val="00224381"/>
    <w:rsid w:val="00224926"/>
    <w:rsid w:val="00225503"/>
    <w:rsid w:val="00225639"/>
    <w:rsid w:val="00225C7B"/>
    <w:rsid w:val="0022627E"/>
    <w:rsid w:val="002264D9"/>
    <w:rsid w:val="0022663A"/>
    <w:rsid w:val="00227BBA"/>
    <w:rsid w:val="00227DB9"/>
    <w:rsid w:val="002308D8"/>
    <w:rsid w:val="00231173"/>
    <w:rsid w:val="0023141B"/>
    <w:rsid w:val="00231772"/>
    <w:rsid w:val="00231F1F"/>
    <w:rsid w:val="0023224E"/>
    <w:rsid w:val="0023245D"/>
    <w:rsid w:val="00232B85"/>
    <w:rsid w:val="0023310B"/>
    <w:rsid w:val="0023452B"/>
    <w:rsid w:val="00234991"/>
    <w:rsid w:val="00234AAD"/>
    <w:rsid w:val="00234DF0"/>
    <w:rsid w:val="002356C5"/>
    <w:rsid w:val="00235FBA"/>
    <w:rsid w:val="0023601E"/>
    <w:rsid w:val="00236072"/>
    <w:rsid w:val="00236F2A"/>
    <w:rsid w:val="00237426"/>
    <w:rsid w:val="00237931"/>
    <w:rsid w:val="00240677"/>
    <w:rsid w:val="00240921"/>
    <w:rsid w:val="0024143F"/>
    <w:rsid w:val="00241466"/>
    <w:rsid w:val="00242DDC"/>
    <w:rsid w:val="00243762"/>
    <w:rsid w:val="00244AD4"/>
    <w:rsid w:val="00244E9D"/>
    <w:rsid w:val="00245A37"/>
    <w:rsid w:val="00245ECF"/>
    <w:rsid w:val="00246707"/>
    <w:rsid w:val="00246BC1"/>
    <w:rsid w:val="00246CCD"/>
    <w:rsid w:val="00246E08"/>
    <w:rsid w:val="00247FF5"/>
    <w:rsid w:val="00250036"/>
    <w:rsid w:val="002501A4"/>
    <w:rsid w:val="00251AF6"/>
    <w:rsid w:val="00252600"/>
    <w:rsid w:val="00252D40"/>
    <w:rsid w:val="00254155"/>
    <w:rsid w:val="002550C2"/>
    <w:rsid w:val="00257103"/>
    <w:rsid w:val="0025751F"/>
    <w:rsid w:val="00257803"/>
    <w:rsid w:val="00257DE2"/>
    <w:rsid w:val="00260982"/>
    <w:rsid w:val="00260C47"/>
    <w:rsid w:val="00260F38"/>
    <w:rsid w:val="00262C42"/>
    <w:rsid w:val="002639FB"/>
    <w:rsid w:val="00264C28"/>
    <w:rsid w:val="00264D49"/>
    <w:rsid w:val="0026531F"/>
    <w:rsid w:val="00266684"/>
    <w:rsid w:val="002666F6"/>
    <w:rsid w:val="00266EF4"/>
    <w:rsid w:val="00267BEA"/>
    <w:rsid w:val="00267BF1"/>
    <w:rsid w:val="002705E6"/>
    <w:rsid w:val="00271169"/>
    <w:rsid w:val="002713C1"/>
    <w:rsid w:val="00271605"/>
    <w:rsid w:val="00271968"/>
    <w:rsid w:val="00271976"/>
    <w:rsid w:val="00272E3C"/>
    <w:rsid w:val="00272EC9"/>
    <w:rsid w:val="002741C5"/>
    <w:rsid w:val="002743ED"/>
    <w:rsid w:val="00274734"/>
    <w:rsid w:val="002756BF"/>
    <w:rsid w:val="002757E0"/>
    <w:rsid w:val="00276310"/>
    <w:rsid w:val="00277287"/>
    <w:rsid w:val="00277555"/>
    <w:rsid w:val="002800C0"/>
    <w:rsid w:val="002805F8"/>
    <w:rsid w:val="00281A5F"/>
    <w:rsid w:val="0028229E"/>
    <w:rsid w:val="00282595"/>
    <w:rsid w:val="00282CE9"/>
    <w:rsid w:val="002838D1"/>
    <w:rsid w:val="0028416E"/>
    <w:rsid w:val="002850B7"/>
    <w:rsid w:val="002851C8"/>
    <w:rsid w:val="00286B15"/>
    <w:rsid w:val="00287858"/>
    <w:rsid w:val="00287971"/>
    <w:rsid w:val="00287A5A"/>
    <w:rsid w:val="00287D5D"/>
    <w:rsid w:val="00287EAD"/>
    <w:rsid w:val="00290625"/>
    <w:rsid w:val="002908A7"/>
    <w:rsid w:val="00290AEB"/>
    <w:rsid w:val="00290B3D"/>
    <w:rsid w:val="00291654"/>
    <w:rsid w:val="0029223A"/>
    <w:rsid w:val="00292D47"/>
    <w:rsid w:val="0029314B"/>
    <w:rsid w:val="0029333A"/>
    <w:rsid w:val="002933FE"/>
    <w:rsid w:val="00294102"/>
    <w:rsid w:val="00294966"/>
    <w:rsid w:val="00294C5E"/>
    <w:rsid w:val="00294D37"/>
    <w:rsid w:val="00294E0C"/>
    <w:rsid w:val="00295364"/>
    <w:rsid w:val="00295640"/>
    <w:rsid w:val="0029692F"/>
    <w:rsid w:val="00296CDE"/>
    <w:rsid w:val="00296CE8"/>
    <w:rsid w:val="00297478"/>
    <w:rsid w:val="00297512"/>
    <w:rsid w:val="00297D17"/>
    <w:rsid w:val="00297DAA"/>
    <w:rsid w:val="00297F63"/>
    <w:rsid w:val="002A0680"/>
    <w:rsid w:val="002A0A50"/>
    <w:rsid w:val="002A0CD4"/>
    <w:rsid w:val="002A14EA"/>
    <w:rsid w:val="002A1CDF"/>
    <w:rsid w:val="002A1E77"/>
    <w:rsid w:val="002A2CA7"/>
    <w:rsid w:val="002A2EC0"/>
    <w:rsid w:val="002A3B7B"/>
    <w:rsid w:val="002A3C56"/>
    <w:rsid w:val="002A4096"/>
    <w:rsid w:val="002A431C"/>
    <w:rsid w:val="002A44C5"/>
    <w:rsid w:val="002A47F3"/>
    <w:rsid w:val="002A4DB4"/>
    <w:rsid w:val="002A5237"/>
    <w:rsid w:val="002A5508"/>
    <w:rsid w:val="002A555C"/>
    <w:rsid w:val="002A5639"/>
    <w:rsid w:val="002A5C91"/>
    <w:rsid w:val="002A714C"/>
    <w:rsid w:val="002A79C7"/>
    <w:rsid w:val="002B0803"/>
    <w:rsid w:val="002B1726"/>
    <w:rsid w:val="002B2F57"/>
    <w:rsid w:val="002B32BD"/>
    <w:rsid w:val="002B3BF8"/>
    <w:rsid w:val="002B4313"/>
    <w:rsid w:val="002B513F"/>
    <w:rsid w:val="002B5F85"/>
    <w:rsid w:val="002B6A09"/>
    <w:rsid w:val="002B766C"/>
    <w:rsid w:val="002B768C"/>
    <w:rsid w:val="002B7985"/>
    <w:rsid w:val="002B7B52"/>
    <w:rsid w:val="002C087B"/>
    <w:rsid w:val="002C1598"/>
    <w:rsid w:val="002C383A"/>
    <w:rsid w:val="002C3BF3"/>
    <w:rsid w:val="002C4897"/>
    <w:rsid w:val="002C51AC"/>
    <w:rsid w:val="002C5991"/>
    <w:rsid w:val="002C5B1B"/>
    <w:rsid w:val="002C5DC7"/>
    <w:rsid w:val="002C6017"/>
    <w:rsid w:val="002C7182"/>
    <w:rsid w:val="002D0DB5"/>
    <w:rsid w:val="002D1444"/>
    <w:rsid w:val="002D251B"/>
    <w:rsid w:val="002D3962"/>
    <w:rsid w:val="002D466A"/>
    <w:rsid w:val="002D4A9C"/>
    <w:rsid w:val="002D4E21"/>
    <w:rsid w:val="002D53D9"/>
    <w:rsid w:val="002D5CC5"/>
    <w:rsid w:val="002D6861"/>
    <w:rsid w:val="002D6A96"/>
    <w:rsid w:val="002D7091"/>
    <w:rsid w:val="002D7405"/>
    <w:rsid w:val="002D74D0"/>
    <w:rsid w:val="002D777C"/>
    <w:rsid w:val="002D7832"/>
    <w:rsid w:val="002E0A02"/>
    <w:rsid w:val="002E1E2A"/>
    <w:rsid w:val="002E2210"/>
    <w:rsid w:val="002E2885"/>
    <w:rsid w:val="002E333B"/>
    <w:rsid w:val="002E356B"/>
    <w:rsid w:val="002E456B"/>
    <w:rsid w:val="002E48E1"/>
    <w:rsid w:val="002E4C2A"/>
    <w:rsid w:val="002E5F26"/>
    <w:rsid w:val="002E65E9"/>
    <w:rsid w:val="002E719A"/>
    <w:rsid w:val="002E7640"/>
    <w:rsid w:val="002E794E"/>
    <w:rsid w:val="002E7A57"/>
    <w:rsid w:val="002E7DB8"/>
    <w:rsid w:val="002F05DE"/>
    <w:rsid w:val="002F0640"/>
    <w:rsid w:val="002F0A3C"/>
    <w:rsid w:val="002F0A69"/>
    <w:rsid w:val="002F22E2"/>
    <w:rsid w:val="002F24CF"/>
    <w:rsid w:val="002F3091"/>
    <w:rsid w:val="002F3181"/>
    <w:rsid w:val="002F3936"/>
    <w:rsid w:val="002F3A72"/>
    <w:rsid w:val="002F4092"/>
    <w:rsid w:val="002F48C6"/>
    <w:rsid w:val="002F4A82"/>
    <w:rsid w:val="002F4A9F"/>
    <w:rsid w:val="002F5204"/>
    <w:rsid w:val="002F6D74"/>
    <w:rsid w:val="002F726C"/>
    <w:rsid w:val="002F7484"/>
    <w:rsid w:val="002F753C"/>
    <w:rsid w:val="002F75E1"/>
    <w:rsid w:val="002F7FDD"/>
    <w:rsid w:val="002F7FE9"/>
    <w:rsid w:val="003000C6"/>
    <w:rsid w:val="00302603"/>
    <w:rsid w:val="00302824"/>
    <w:rsid w:val="003029FC"/>
    <w:rsid w:val="0030324F"/>
    <w:rsid w:val="00303403"/>
    <w:rsid w:val="00303AD4"/>
    <w:rsid w:val="0030401E"/>
    <w:rsid w:val="0030507A"/>
    <w:rsid w:val="00306427"/>
    <w:rsid w:val="00306769"/>
    <w:rsid w:val="00307148"/>
    <w:rsid w:val="00310300"/>
    <w:rsid w:val="00310BE1"/>
    <w:rsid w:val="00311A31"/>
    <w:rsid w:val="00311BDF"/>
    <w:rsid w:val="00311E09"/>
    <w:rsid w:val="0031271F"/>
    <w:rsid w:val="00312C31"/>
    <w:rsid w:val="00314240"/>
    <w:rsid w:val="0031489D"/>
    <w:rsid w:val="00314F39"/>
    <w:rsid w:val="0031531D"/>
    <w:rsid w:val="003153BB"/>
    <w:rsid w:val="00315745"/>
    <w:rsid w:val="00315CC8"/>
    <w:rsid w:val="003168EA"/>
    <w:rsid w:val="00316EB1"/>
    <w:rsid w:val="00317146"/>
    <w:rsid w:val="00317941"/>
    <w:rsid w:val="00317E74"/>
    <w:rsid w:val="00320751"/>
    <w:rsid w:val="003210BD"/>
    <w:rsid w:val="0032125A"/>
    <w:rsid w:val="0032139E"/>
    <w:rsid w:val="00321B3F"/>
    <w:rsid w:val="00321C73"/>
    <w:rsid w:val="00321DB7"/>
    <w:rsid w:val="00322AE4"/>
    <w:rsid w:val="003231F5"/>
    <w:rsid w:val="00323BD5"/>
    <w:rsid w:val="0032419E"/>
    <w:rsid w:val="00324903"/>
    <w:rsid w:val="003253D4"/>
    <w:rsid w:val="00325B00"/>
    <w:rsid w:val="00327CBB"/>
    <w:rsid w:val="003305A4"/>
    <w:rsid w:val="00330DB0"/>
    <w:rsid w:val="00331251"/>
    <w:rsid w:val="003319C4"/>
    <w:rsid w:val="00331BE9"/>
    <w:rsid w:val="00331DF4"/>
    <w:rsid w:val="00331F96"/>
    <w:rsid w:val="00333AE1"/>
    <w:rsid w:val="003341DC"/>
    <w:rsid w:val="00334BD5"/>
    <w:rsid w:val="00334EB9"/>
    <w:rsid w:val="00334F6C"/>
    <w:rsid w:val="0033582A"/>
    <w:rsid w:val="00335977"/>
    <w:rsid w:val="00335DBC"/>
    <w:rsid w:val="003360B3"/>
    <w:rsid w:val="00336B18"/>
    <w:rsid w:val="0033797E"/>
    <w:rsid w:val="00337ED1"/>
    <w:rsid w:val="00340868"/>
    <w:rsid w:val="00340D54"/>
    <w:rsid w:val="003412ED"/>
    <w:rsid w:val="00341816"/>
    <w:rsid w:val="0034199B"/>
    <w:rsid w:val="00341F67"/>
    <w:rsid w:val="003428DE"/>
    <w:rsid w:val="00342990"/>
    <w:rsid w:val="00342C3E"/>
    <w:rsid w:val="00343E0C"/>
    <w:rsid w:val="0034509A"/>
    <w:rsid w:val="0034620B"/>
    <w:rsid w:val="00346986"/>
    <w:rsid w:val="0034710A"/>
    <w:rsid w:val="00347325"/>
    <w:rsid w:val="00347A7B"/>
    <w:rsid w:val="0035040F"/>
    <w:rsid w:val="00350413"/>
    <w:rsid w:val="003507FE"/>
    <w:rsid w:val="00351335"/>
    <w:rsid w:val="0035136C"/>
    <w:rsid w:val="003522FB"/>
    <w:rsid w:val="003527E0"/>
    <w:rsid w:val="00353432"/>
    <w:rsid w:val="00353F83"/>
    <w:rsid w:val="00354159"/>
    <w:rsid w:val="00354328"/>
    <w:rsid w:val="00354446"/>
    <w:rsid w:val="00354E78"/>
    <w:rsid w:val="00355322"/>
    <w:rsid w:val="00355C0C"/>
    <w:rsid w:val="003567B4"/>
    <w:rsid w:val="003572E5"/>
    <w:rsid w:val="003579E7"/>
    <w:rsid w:val="003614CD"/>
    <w:rsid w:val="00362C39"/>
    <w:rsid w:val="003631EB"/>
    <w:rsid w:val="003634BF"/>
    <w:rsid w:val="00363D79"/>
    <w:rsid w:val="00363F2B"/>
    <w:rsid w:val="003648AF"/>
    <w:rsid w:val="0036510E"/>
    <w:rsid w:val="00365DD6"/>
    <w:rsid w:val="00366C1F"/>
    <w:rsid w:val="003676C1"/>
    <w:rsid w:val="00367766"/>
    <w:rsid w:val="003709B9"/>
    <w:rsid w:val="003709C5"/>
    <w:rsid w:val="00371A19"/>
    <w:rsid w:val="00372490"/>
    <w:rsid w:val="00373041"/>
    <w:rsid w:val="003734A9"/>
    <w:rsid w:val="00373FD9"/>
    <w:rsid w:val="00374514"/>
    <w:rsid w:val="00374605"/>
    <w:rsid w:val="00374DD2"/>
    <w:rsid w:val="003750ED"/>
    <w:rsid w:val="00375159"/>
    <w:rsid w:val="00375A44"/>
    <w:rsid w:val="003763D1"/>
    <w:rsid w:val="00376E2C"/>
    <w:rsid w:val="0037734E"/>
    <w:rsid w:val="0037742B"/>
    <w:rsid w:val="00380E27"/>
    <w:rsid w:val="00380ED1"/>
    <w:rsid w:val="00381B89"/>
    <w:rsid w:val="00384256"/>
    <w:rsid w:val="00384AA5"/>
    <w:rsid w:val="00384ABF"/>
    <w:rsid w:val="00384DBF"/>
    <w:rsid w:val="00386159"/>
    <w:rsid w:val="00387389"/>
    <w:rsid w:val="00390602"/>
    <w:rsid w:val="003913E5"/>
    <w:rsid w:val="00392173"/>
    <w:rsid w:val="003923C6"/>
    <w:rsid w:val="003925AA"/>
    <w:rsid w:val="0039348B"/>
    <w:rsid w:val="00394B53"/>
    <w:rsid w:val="003954BB"/>
    <w:rsid w:val="0039677C"/>
    <w:rsid w:val="00396BDE"/>
    <w:rsid w:val="003A023D"/>
    <w:rsid w:val="003A1F97"/>
    <w:rsid w:val="003A22EF"/>
    <w:rsid w:val="003A2717"/>
    <w:rsid w:val="003A2A83"/>
    <w:rsid w:val="003A2B46"/>
    <w:rsid w:val="003A33FE"/>
    <w:rsid w:val="003A3621"/>
    <w:rsid w:val="003A3AE4"/>
    <w:rsid w:val="003A3C0D"/>
    <w:rsid w:val="003A43EB"/>
    <w:rsid w:val="003A46AE"/>
    <w:rsid w:val="003A4A64"/>
    <w:rsid w:val="003A4B30"/>
    <w:rsid w:val="003A4FE1"/>
    <w:rsid w:val="003A504C"/>
    <w:rsid w:val="003A5BAC"/>
    <w:rsid w:val="003A5D13"/>
    <w:rsid w:val="003A6318"/>
    <w:rsid w:val="003A695D"/>
    <w:rsid w:val="003A6CA4"/>
    <w:rsid w:val="003A7C39"/>
    <w:rsid w:val="003B2FCD"/>
    <w:rsid w:val="003B3475"/>
    <w:rsid w:val="003B3EB9"/>
    <w:rsid w:val="003B3F77"/>
    <w:rsid w:val="003B40EA"/>
    <w:rsid w:val="003B56C3"/>
    <w:rsid w:val="003B5E9D"/>
    <w:rsid w:val="003B65C0"/>
    <w:rsid w:val="003B74EF"/>
    <w:rsid w:val="003B7854"/>
    <w:rsid w:val="003C01A5"/>
    <w:rsid w:val="003C046C"/>
    <w:rsid w:val="003C07D3"/>
    <w:rsid w:val="003C0A29"/>
    <w:rsid w:val="003C157D"/>
    <w:rsid w:val="003C1CB6"/>
    <w:rsid w:val="003C2954"/>
    <w:rsid w:val="003C3C49"/>
    <w:rsid w:val="003C3E1B"/>
    <w:rsid w:val="003C4F84"/>
    <w:rsid w:val="003C623A"/>
    <w:rsid w:val="003C788A"/>
    <w:rsid w:val="003D1265"/>
    <w:rsid w:val="003D16D9"/>
    <w:rsid w:val="003D1B5E"/>
    <w:rsid w:val="003D29C3"/>
    <w:rsid w:val="003D3552"/>
    <w:rsid w:val="003D42BF"/>
    <w:rsid w:val="003D4D2C"/>
    <w:rsid w:val="003D4DAA"/>
    <w:rsid w:val="003D4EA6"/>
    <w:rsid w:val="003D4FA9"/>
    <w:rsid w:val="003D68B1"/>
    <w:rsid w:val="003E18D2"/>
    <w:rsid w:val="003E1CF5"/>
    <w:rsid w:val="003E236F"/>
    <w:rsid w:val="003E2BFE"/>
    <w:rsid w:val="003E31A6"/>
    <w:rsid w:val="003E31C2"/>
    <w:rsid w:val="003E32B3"/>
    <w:rsid w:val="003E3678"/>
    <w:rsid w:val="003E3D21"/>
    <w:rsid w:val="003E4936"/>
    <w:rsid w:val="003E5AB6"/>
    <w:rsid w:val="003E5F01"/>
    <w:rsid w:val="003E6519"/>
    <w:rsid w:val="003E6CF2"/>
    <w:rsid w:val="003F1027"/>
    <w:rsid w:val="003F10B2"/>
    <w:rsid w:val="003F10E8"/>
    <w:rsid w:val="003F133C"/>
    <w:rsid w:val="003F17C3"/>
    <w:rsid w:val="003F19F7"/>
    <w:rsid w:val="003F1C53"/>
    <w:rsid w:val="003F1D15"/>
    <w:rsid w:val="003F1E28"/>
    <w:rsid w:val="003F1F30"/>
    <w:rsid w:val="003F3915"/>
    <w:rsid w:val="003F39F0"/>
    <w:rsid w:val="003F43CB"/>
    <w:rsid w:val="003F65B3"/>
    <w:rsid w:val="003F75C2"/>
    <w:rsid w:val="003F7722"/>
    <w:rsid w:val="00400CA0"/>
    <w:rsid w:val="004015F9"/>
    <w:rsid w:val="00401722"/>
    <w:rsid w:val="00401BC8"/>
    <w:rsid w:val="00401EF0"/>
    <w:rsid w:val="0040201D"/>
    <w:rsid w:val="00402DEF"/>
    <w:rsid w:val="00403DD8"/>
    <w:rsid w:val="00404011"/>
    <w:rsid w:val="00404663"/>
    <w:rsid w:val="00404B51"/>
    <w:rsid w:val="00404D25"/>
    <w:rsid w:val="004052F0"/>
    <w:rsid w:val="0040596C"/>
    <w:rsid w:val="00407694"/>
    <w:rsid w:val="004076E5"/>
    <w:rsid w:val="00407E48"/>
    <w:rsid w:val="00410411"/>
    <w:rsid w:val="00410B63"/>
    <w:rsid w:val="00410BE9"/>
    <w:rsid w:val="00411E98"/>
    <w:rsid w:val="00411EA4"/>
    <w:rsid w:val="00411ECC"/>
    <w:rsid w:val="0041211E"/>
    <w:rsid w:val="00412437"/>
    <w:rsid w:val="00412953"/>
    <w:rsid w:val="00412BEB"/>
    <w:rsid w:val="00412E7E"/>
    <w:rsid w:val="00412F26"/>
    <w:rsid w:val="00413C9E"/>
    <w:rsid w:val="0041424C"/>
    <w:rsid w:val="00414709"/>
    <w:rsid w:val="00415D47"/>
    <w:rsid w:val="00416475"/>
    <w:rsid w:val="00416ADB"/>
    <w:rsid w:val="00417588"/>
    <w:rsid w:val="00420F3C"/>
    <w:rsid w:val="0042166A"/>
    <w:rsid w:val="0042259B"/>
    <w:rsid w:val="00422CD5"/>
    <w:rsid w:val="00422F64"/>
    <w:rsid w:val="00423561"/>
    <w:rsid w:val="00425290"/>
    <w:rsid w:val="00425828"/>
    <w:rsid w:val="0042649A"/>
    <w:rsid w:val="004264E8"/>
    <w:rsid w:val="00426803"/>
    <w:rsid w:val="00426AD0"/>
    <w:rsid w:val="00426E79"/>
    <w:rsid w:val="00427E78"/>
    <w:rsid w:val="00427F5E"/>
    <w:rsid w:val="00430F69"/>
    <w:rsid w:val="004315B3"/>
    <w:rsid w:val="00431819"/>
    <w:rsid w:val="0043223D"/>
    <w:rsid w:val="00433340"/>
    <w:rsid w:val="00433B5D"/>
    <w:rsid w:val="00433D22"/>
    <w:rsid w:val="00434B80"/>
    <w:rsid w:val="00435745"/>
    <w:rsid w:val="004360D0"/>
    <w:rsid w:val="0043790F"/>
    <w:rsid w:val="00437BE4"/>
    <w:rsid w:val="00437EC1"/>
    <w:rsid w:val="00440C30"/>
    <w:rsid w:val="00440CCA"/>
    <w:rsid w:val="004426E6"/>
    <w:rsid w:val="00442DAE"/>
    <w:rsid w:val="00442FFB"/>
    <w:rsid w:val="00443170"/>
    <w:rsid w:val="00443760"/>
    <w:rsid w:val="0044485F"/>
    <w:rsid w:val="004448CF"/>
    <w:rsid w:val="00444A75"/>
    <w:rsid w:val="0044521D"/>
    <w:rsid w:val="004458F4"/>
    <w:rsid w:val="00445916"/>
    <w:rsid w:val="00445C84"/>
    <w:rsid w:val="00445D67"/>
    <w:rsid w:val="00446968"/>
    <w:rsid w:val="00446A80"/>
    <w:rsid w:val="00446C43"/>
    <w:rsid w:val="00446DF8"/>
    <w:rsid w:val="00446E16"/>
    <w:rsid w:val="0044713F"/>
    <w:rsid w:val="004471A2"/>
    <w:rsid w:val="004474A5"/>
    <w:rsid w:val="00447A73"/>
    <w:rsid w:val="00447B85"/>
    <w:rsid w:val="00450699"/>
    <w:rsid w:val="004507CC"/>
    <w:rsid w:val="00450BA8"/>
    <w:rsid w:val="00450D4F"/>
    <w:rsid w:val="00451DC5"/>
    <w:rsid w:val="004529E9"/>
    <w:rsid w:val="00453006"/>
    <w:rsid w:val="00454506"/>
    <w:rsid w:val="004550B1"/>
    <w:rsid w:val="004555C6"/>
    <w:rsid w:val="00455B24"/>
    <w:rsid w:val="00456962"/>
    <w:rsid w:val="00457A09"/>
    <w:rsid w:val="00457B1F"/>
    <w:rsid w:val="004609D2"/>
    <w:rsid w:val="00462068"/>
    <w:rsid w:val="0046304B"/>
    <w:rsid w:val="00463689"/>
    <w:rsid w:val="00464428"/>
    <w:rsid w:val="00464524"/>
    <w:rsid w:val="004647B9"/>
    <w:rsid w:val="00464D9C"/>
    <w:rsid w:val="00464DCB"/>
    <w:rsid w:val="004658D8"/>
    <w:rsid w:val="00465DD6"/>
    <w:rsid w:val="00465E2D"/>
    <w:rsid w:val="00470348"/>
    <w:rsid w:val="0047045F"/>
    <w:rsid w:val="00471D6A"/>
    <w:rsid w:val="00471DE5"/>
    <w:rsid w:val="00472B3A"/>
    <w:rsid w:val="00472C42"/>
    <w:rsid w:val="00472F9A"/>
    <w:rsid w:val="0047335A"/>
    <w:rsid w:val="00474AAC"/>
    <w:rsid w:val="00474EA6"/>
    <w:rsid w:val="00475218"/>
    <w:rsid w:val="0047611C"/>
    <w:rsid w:val="00476D56"/>
    <w:rsid w:val="004801FB"/>
    <w:rsid w:val="004803D5"/>
    <w:rsid w:val="00480BB4"/>
    <w:rsid w:val="00480C44"/>
    <w:rsid w:val="00480DCF"/>
    <w:rsid w:val="004825C5"/>
    <w:rsid w:val="00482858"/>
    <w:rsid w:val="00483522"/>
    <w:rsid w:val="0048395E"/>
    <w:rsid w:val="00483AD4"/>
    <w:rsid w:val="00483CD1"/>
    <w:rsid w:val="00483DD2"/>
    <w:rsid w:val="00483E5E"/>
    <w:rsid w:val="00484B1F"/>
    <w:rsid w:val="00486E60"/>
    <w:rsid w:val="00486E6C"/>
    <w:rsid w:val="00487217"/>
    <w:rsid w:val="0048774B"/>
    <w:rsid w:val="004902E9"/>
    <w:rsid w:val="0049062E"/>
    <w:rsid w:val="00490BE5"/>
    <w:rsid w:val="00490C5E"/>
    <w:rsid w:val="00491DF6"/>
    <w:rsid w:val="00491F7E"/>
    <w:rsid w:val="00492FA4"/>
    <w:rsid w:val="00493136"/>
    <w:rsid w:val="004938FD"/>
    <w:rsid w:val="00493CE9"/>
    <w:rsid w:val="00493D87"/>
    <w:rsid w:val="004943A2"/>
    <w:rsid w:val="00495A8B"/>
    <w:rsid w:val="00495BEE"/>
    <w:rsid w:val="004960DE"/>
    <w:rsid w:val="00497217"/>
    <w:rsid w:val="004973D3"/>
    <w:rsid w:val="0049752D"/>
    <w:rsid w:val="00497888"/>
    <w:rsid w:val="004A1FB2"/>
    <w:rsid w:val="004A22E0"/>
    <w:rsid w:val="004A26B2"/>
    <w:rsid w:val="004A2DA0"/>
    <w:rsid w:val="004A32FE"/>
    <w:rsid w:val="004A36ED"/>
    <w:rsid w:val="004A37CE"/>
    <w:rsid w:val="004A42B3"/>
    <w:rsid w:val="004A55F6"/>
    <w:rsid w:val="004A5CB6"/>
    <w:rsid w:val="004A6184"/>
    <w:rsid w:val="004A653F"/>
    <w:rsid w:val="004A6C68"/>
    <w:rsid w:val="004B0319"/>
    <w:rsid w:val="004B0400"/>
    <w:rsid w:val="004B0FE9"/>
    <w:rsid w:val="004B10EA"/>
    <w:rsid w:val="004B15DC"/>
    <w:rsid w:val="004B1A48"/>
    <w:rsid w:val="004B1C62"/>
    <w:rsid w:val="004B1D71"/>
    <w:rsid w:val="004B2780"/>
    <w:rsid w:val="004B2921"/>
    <w:rsid w:val="004B2D1D"/>
    <w:rsid w:val="004B37AF"/>
    <w:rsid w:val="004B38A3"/>
    <w:rsid w:val="004B4EA7"/>
    <w:rsid w:val="004B4EF2"/>
    <w:rsid w:val="004B5DDF"/>
    <w:rsid w:val="004B6688"/>
    <w:rsid w:val="004B6A05"/>
    <w:rsid w:val="004B6C41"/>
    <w:rsid w:val="004B77DD"/>
    <w:rsid w:val="004B7FAB"/>
    <w:rsid w:val="004C082F"/>
    <w:rsid w:val="004C0A5F"/>
    <w:rsid w:val="004C114E"/>
    <w:rsid w:val="004C144E"/>
    <w:rsid w:val="004C1538"/>
    <w:rsid w:val="004C164F"/>
    <w:rsid w:val="004C1E43"/>
    <w:rsid w:val="004C29D7"/>
    <w:rsid w:val="004C2B3F"/>
    <w:rsid w:val="004C2F38"/>
    <w:rsid w:val="004C2F3E"/>
    <w:rsid w:val="004C2F52"/>
    <w:rsid w:val="004C3300"/>
    <w:rsid w:val="004C3A6E"/>
    <w:rsid w:val="004C3FF2"/>
    <w:rsid w:val="004C460D"/>
    <w:rsid w:val="004C5E67"/>
    <w:rsid w:val="004C5EDF"/>
    <w:rsid w:val="004C6942"/>
    <w:rsid w:val="004C6B10"/>
    <w:rsid w:val="004C6D84"/>
    <w:rsid w:val="004C7231"/>
    <w:rsid w:val="004C75CD"/>
    <w:rsid w:val="004C7633"/>
    <w:rsid w:val="004C7A47"/>
    <w:rsid w:val="004D073D"/>
    <w:rsid w:val="004D07A6"/>
    <w:rsid w:val="004D0B74"/>
    <w:rsid w:val="004D0C94"/>
    <w:rsid w:val="004D12FC"/>
    <w:rsid w:val="004D1826"/>
    <w:rsid w:val="004D24A5"/>
    <w:rsid w:val="004D29F0"/>
    <w:rsid w:val="004D2BB8"/>
    <w:rsid w:val="004D315A"/>
    <w:rsid w:val="004D3D3D"/>
    <w:rsid w:val="004D4AD2"/>
    <w:rsid w:val="004D4AE6"/>
    <w:rsid w:val="004D513B"/>
    <w:rsid w:val="004D53B1"/>
    <w:rsid w:val="004D5642"/>
    <w:rsid w:val="004D76D0"/>
    <w:rsid w:val="004E0542"/>
    <w:rsid w:val="004E1677"/>
    <w:rsid w:val="004E1E6C"/>
    <w:rsid w:val="004E1F10"/>
    <w:rsid w:val="004E2780"/>
    <w:rsid w:val="004E28F4"/>
    <w:rsid w:val="004E3300"/>
    <w:rsid w:val="004E3369"/>
    <w:rsid w:val="004E3572"/>
    <w:rsid w:val="004E3691"/>
    <w:rsid w:val="004E36A5"/>
    <w:rsid w:val="004E4793"/>
    <w:rsid w:val="004E4A43"/>
    <w:rsid w:val="004E4F77"/>
    <w:rsid w:val="004E51A5"/>
    <w:rsid w:val="004E5431"/>
    <w:rsid w:val="004E56C7"/>
    <w:rsid w:val="004E5C0D"/>
    <w:rsid w:val="004E6571"/>
    <w:rsid w:val="004E68C0"/>
    <w:rsid w:val="004E746A"/>
    <w:rsid w:val="004E7679"/>
    <w:rsid w:val="004F08C7"/>
    <w:rsid w:val="004F0CE9"/>
    <w:rsid w:val="004F0DE5"/>
    <w:rsid w:val="004F1D4A"/>
    <w:rsid w:val="004F21C3"/>
    <w:rsid w:val="004F3795"/>
    <w:rsid w:val="004F3DB9"/>
    <w:rsid w:val="004F4797"/>
    <w:rsid w:val="004F4DA0"/>
    <w:rsid w:val="004F5B8E"/>
    <w:rsid w:val="004F5C3A"/>
    <w:rsid w:val="004F6087"/>
    <w:rsid w:val="004F676E"/>
    <w:rsid w:val="004F6EA8"/>
    <w:rsid w:val="004F74B6"/>
    <w:rsid w:val="004F7D64"/>
    <w:rsid w:val="00500431"/>
    <w:rsid w:val="0050112F"/>
    <w:rsid w:val="00501662"/>
    <w:rsid w:val="00501F80"/>
    <w:rsid w:val="0050238C"/>
    <w:rsid w:val="0050334D"/>
    <w:rsid w:val="00503B38"/>
    <w:rsid w:val="00503EA5"/>
    <w:rsid w:val="005041E6"/>
    <w:rsid w:val="005044BD"/>
    <w:rsid w:val="00504693"/>
    <w:rsid w:val="005055BA"/>
    <w:rsid w:val="00505930"/>
    <w:rsid w:val="0050599B"/>
    <w:rsid w:val="0050601C"/>
    <w:rsid w:val="005064BD"/>
    <w:rsid w:val="00506529"/>
    <w:rsid w:val="00506AAC"/>
    <w:rsid w:val="00510813"/>
    <w:rsid w:val="00510DF6"/>
    <w:rsid w:val="00511142"/>
    <w:rsid w:val="00511526"/>
    <w:rsid w:val="0051191C"/>
    <w:rsid w:val="00511B8D"/>
    <w:rsid w:val="00511E39"/>
    <w:rsid w:val="005134A8"/>
    <w:rsid w:val="00513766"/>
    <w:rsid w:val="0051392D"/>
    <w:rsid w:val="00513F40"/>
    <w:rsid w:val="005142D4"/>
    <w:rsid w:val="0051482F"/>
    <w:rsid w:val="00515276"/>
    <w:rsid w:val="005157E8"/>
    <w:rsid w:val="00516053"/>
    <w:rsid w:val="00516139"/>
    <w:rsid w:val="00516261"/>
    <w:rsid w:val="00516375"/>
    <w:rsid w:val="0051676F"/>
    <w:rsid w:val="00517675"/>
    <w:rsid w:val="005176DC"/>
    <w:rsid w:val="00517C1A"/>
    <w:rsid w:val="0052064A"/>
    <w:rsid w:val="00522490"/>
    <w:rsid w:val="005224D2"/>
    <w:rsid w:val="00522697"/>
    <w:rsid w:val="00523093"/>
    <w:rsid w:val="00523743"/>
    <w:rsid w:val="005239AE"/>
    <w:rsid w:val="00524171"/>
    <w:rsid w:val="00524747"/>
    <w:rsid w:val="00525B67"/>
    <w:rsid w:val="005261BA"/>
    <w:rsid w:val="00526834"/>
    <w:rsid w:val="00526858"/>
    <w:rsid w:val="00526896"/>
    <w:rsid w:val="00526B22"/>
    <w:rsid w:val="00526CAF"/>
    <w:rsid w:val="00527A15"/>
    <w:rsid w:val="00527D19"/>
    <w:rsid w:val="00530B3A"/>
    <w:rsid w:val="00530F2C"/>
    <w:rsid w:val="0053111C"/>
    <w:rsid w:val="00531126"/>
    <w:rsid w:val="00531EFD"/>
    <w:rsid w:val="005329E0"/>
    <w:rsid w:val="00533995"/>
    <w:rsid w:val="00533C84"/>
    <w:rsid w:val="0053583E"/>
    <w:rsid w:val="0053615F"/>
    <w:rsid w:val="00536FCA"/>
    <w:rsid w:val="005372E9"/>
    <w:rsid w:val="00540177"/>
    <w:rsid w:val="0054267C"/>
    <w:rsid w:val="00542929"/>
    <w:rsid w:val="00542960"/>
    <w:rsid w:val="00542CCB"/>
    <w:rsid w:val="00542FE5"/>
    <w:rsid w:val="0054310B"/>
    <w:rsid w:val="00543FD4"/>
    <w:rsid w:val="0054511E"/>
    <w:rsid w:val="005458CF"/>
    <w:rsid w:val="00547CA6"/>
    <w:rsid w:val="00547DB8"/>
    <w:rsid w:val="00550382"/>
    <w:rsid w:val="0055044C"/>
    <w:rsid w:val="005506F6"/>
    <w:rsid w:val="0055089C"/>
    <w:rsid w:val="00550A49"/>
    <w:rsid w:val="00550BBB"/>
    <w:rsid w:val="00550C1D"/>
    <w:rsid w:val="005510BF"/>
    <w:rsid w:val="00551117"/>
    <w:rsid w:val="00551612"/>
    <w:rsid w:val="00551E3E"/>
    <w:rsid w:val="00552118"/>
    <w:rsid w:val="00552F9E"/>
    <w:rsid w:val="00552FFE"/>
    <w:rsid w:val="005533BF"/>
    <w:rsid w:val="0055342B"/>
    <w:rsid w:val="00553EA6"/>
    <w:rsid w:val="005543D5"/>
    <w:rsid w:val="005547B7"/>
    <w:rsid w:val="00554C44"/>
    <w:rsid w:val="00555848"/>
    <w:rsid w:val="00556439"/>
    <w:rsid w:val="00557F50"/>
    <w:rsid w:val="00560090"/>
    <w:rsid w:val="005607F1"/>
    <w:rsid w:val="00560AD5"/>
    <w:rsid w:val="00561054"/>
    <w:rsid w:val="00561651"/>
    <w:rsid w:val="00561C8B"/>
    <w:rsid w:val="00562BE4"/>
    <w:rsid w:val="00565938"/>
    <w:rsid w:val="00565CA4"/>
    <w:rsid w:val="00566EAB"/>
    <w:rsid w:val="00567B28"/>
    <w:rsid w:val="00567C63"/>
    <w:rsid w:val="00567E4B"/>
    <w:rsid w:val="00570B9D"/>
    <w:rsid w:val="00572201"/>
    <w:rsid w:val="00572351"/>
    <w:rsid w:val="0057258A"/>
    <w:rsid w:val="00572DF1"/>
    <w:rsid w:val="005746F5"/>
    <w:rsid w:val="005749B3"/>
    <w:rsid w:val="00574CCC"/>
    <w:rsid w:val="005754EB"/>
    <w:rsid w:val="0057564D"/>
    <w:rsid w:val="00575B00"/>
    <w:rsid w:val="00575B5C"/>
    <w:rsid w:val="005760FB"/>
    <w:rsid w:val="005769CB"/>
    <w:rsid w:val="005771AF"/>
    <w:rsid w:val="00577E15"/>
    <w:rsid w:val="00577FF0"/>
    <w:rsid w:val="0058026F"/>
    <w:rsid w:val="00580B8A"/>
    <w:rsid w:val="00581E80"/>
    <w:rsid w:val="00581ED1"/>
    <w:rsid w:val="00582CD1"/>
    <w:rsid w:val="005831EB"/>
    <w:rsid w:val="00583F8D"/>
    <w:rsid w:val="00584820"/>
    <w:rsid w:val="00584F7B"/>
    <w:rsid w:val="0058561C"/>
    <w:rsid w:val="00585821"/>
    <w:rsid w:val="00585E14"/>
    <w:rsid w:val="00585E59"/>
    <w:rsid w:val="00586AFE"/>
    <w:rsid w:val="00586DF5"/>
    <w:rsid w:val="00586E4E"/>
    <w:rsid w:val="005871B3"/>
    <w:rsid w:val="005872C2"/>
    <w:rsid w:val="0058776F"/>
    <w:rsid w:val="00590C06"/>
    <w:rsid w:val="00592892"/>
    <w:rsid w:val="00592BCA"/>
    <w:rsid w:val="00592F7F"/>
    <w:rsid w:val="00592FDF"/>
    <w:rsid w:val="00593E0D"/>
    <w:rsid w:val="00594F8C"/>
    <w:rsid w:val="00595751"/>
    <w:rsid w:val="00595E86"/>
    <w:rsid w:val="00596C62"/>
    <w:rsid w:val="005974CD"/>
    <w:rsid w:val="005A0683"/>
    <w:rsid w:val="005A07FE"/>
    <w:rsid w:val="005A0D94"/>
    <w:rsid w:val="005A1247"/>
    <w:rsid w:val="005A1A3F"/>
    <w:rsid w:val="005A2553"/>
    <w:rsid w:val="005A3261"/>
    <w:rsid w:val="005A342C"/>
    <w:rsid w:val="005A3442"/>
    <w:rsid w:val="005A3F8C"/>
    <w:rsid w:val="005A49D1"/>
    <w:rsid w:val="005A4A97"/>
    <w:rsid w:val="005A4FF0"/>
    <w:rsid w:val="005A5E25"/>
    <w:rsid w:val="005A63EC"/>
    <w:rsid w:val="005A69F5"/>
    <w:rsid w:val="005A6B66"/>
    <w:rsid w:val="005A6CE5"/>
    <w:rsid w:val="005A7F43"/>
    <w:rsid w:val="005B01F6"/>
    <w:rsid w:val="005B0287"/>
    <w:rsid w:val="005B0BF9"/>
    <w:rsid w:val="005B1513"/>
    <w:rsid w:val="005B157A"/>
    <w:rsid w:val="005B1A6E"/>
    <w:rsid w:val="005B1BE5"/>
    <w:rsid w:val="005B1D1D"/>
    <w:rsid w:val="005B2146"/>
    <w:rsid w:val="005B2F71"/>
    <w:rsid w:val="005B300B"/>
    <w:rsid w:val="005B3043"/>
    <w:rsid w:val="005B36F9"/>
    <w:rsid w:val="005B4045"/>
    <w:rsid w:val="005B42E4"/>
    <w:rsid w:val="005B44D1"/>
    <w:rsid w:val="005B4BA8"/>
    <w:rsid w:val="005B546B"/>
    <w:rsid w:val="005B5E29"/>
    <w:rsid w:val="005C0121"/>
    <w:rsid w:val="005C0C70"/>
    <w:rsid w:val="005C1C83"/>
    <w:rsid w:val="005C2420"/>
    <w:rsid w:val="005C2620"/>
    <w:rsid w:val="005C2841"/>
    <w:rsid w:val="005C296B"/>
    <w:rsid w:val="005C38C7"/>
    <w:rsid w:val="005C3A9E"/>
    <w:rsid w:val="005C3AD6"/>
    <w:rsid w:val="005C4D96"/>
    <w:rsid w:val="005C5575"/>
    <w:rsid w:val="005C7134"/>
    <w:rsid w:val="005C7535"/>
    <w:rsid w:val="005D0A03"/>
    <w:rsid w:val="005D0ED8"/>
    <w:rsid w:val="005D19DF"/>
    <w:rsid w:val="005D252A"/>
    <w:rsid w:val="005D4DC8"/>
    <w:rsid w:val="005D4ECF"/>
    <w:rsid w:val="005D4FB2"/>
    <w:rsid w:val="005D5361"/>
    <w:rsid w:val="005D58D5"/>
    <w:rsid w:val="005D5CFF"/>
    <w:rsid w:val="005D6D8D"/>
    <w:rsid w:val="005D75C9"/>
    <w:rsid w:val="005E0FCA"/>
    <w:rsid w:val="005E11B2"/>
    <w:rsid w:val="005E137D"/>
    <w:rsid w:val="005E1436"/>
    <w:rsid w:val="005E1A61"/>
    <w:rsid w:val="005E2F3B"/>
    <w:rsid w:val="005E2FFC"/>
    <w:rsid w:val="005E327D"/>
    <w:rsid w:val="005E3B81"/>
    <w:rsid w:val="005E4476"/>
    <w:rsid w:val="005E669D"/>
    <w:rsid w:val="005E6900"/>
    <w:rsid w:val="005E7003"/>
    <w:rsid w:val="005E7008"/>
    <w:rsid w:val="005E785B"/>
    <w:rsid w:val="005E79A1"/>
    <w:rsid w:val="005F058D"/>
    <w:rsid w:val="005F05E6"/>
    <w:rsid w:val="005F0940"/>
    <w:rsid w:val="005F0CBF"/>
    <w:rsid w:val="005F0CEC"/>
    <w:rsid w:val="005F1201"/>
    <w:rsid w:val="005F17B8"/>
    <w:rsid w:val="005F2089"/>
    <w:rsid w:val="005F2E02"/>
    <w:rsid w:val="005F2E93"/>
    <w:rsid w:val="005F3ABA"/>
    <w:rsid w:val="005F4B80"/>
    <w:rsid w:val="005F4CF6"/>
    <w:rsid w:val="005F5A29"/>
    <w:rsid w:val="005F5B26"/>
    <w:rsid w:val="005F5FC6"/>
    <w:rsid w:val="005F69DF"/>
    <w:rsid w:val="005F6C2D"/>
    <w:rsid w:val="005F7653"/>
    <w:rsid w:val="00600958"/>
    <w:rsid w:val="00600D50"/>
    <w:rsid w:val="00601294"/>
    <w:rsid w:val="0060129A"/>
    <w:rsid w:val="00601549"/>
    <w:rsid w:val="006020CA"/>
    <w:rsid w:val="00602B38"/>
    <w:rsid w:val="00603612"/>
    <w:rsid w:val="006037EE"/>
    <w:rsid w:val="00603A74"/>
    <w:rsid w:val="0060404C"/>
    <w:rsid w:val="00605030"/>
    <w:rsid w:val="00605CD9"/>
    <w:rsid w:val="006067C6"/>
    <w:rsid w:val="0060719B"/>
    <w:rsid w:val="006107F0"/>
    <w:rsid w:val="00611A5D"/>
    <w:rsid w:val="00612176"/>
    <w:rsid w:val="0061227E"/>
    <w:rsid w:val="00612726"/>
    <w:rsid w:val="00612BA1"/>
    <w:rsid w:val="006139C1"/>
    <w:rsid w:val="006152CC"/>
    <w:rsid w:val="00616E9B"/>
    <w:rsid w:val="0061799F"/>
    <w:rsid w:val="00617B21"/>
    <w:rsid w:val="006203BE"/>
    <w:rsid w:val="00620CC3"/>
    <w:rsid w:val="0062269B"/>
    <w:rsid w:val="00623234"/>
    <w:rsid w:val="006237EB"/>
    <w:rsid w:val="00623AE4"/>
    <w:rsid w:val="00623B73"/>
    <w:rsid w:val="0062419A"/>
    <w:rsid w:val="00624838"/>
    <w:rsid w:val="00624DFA"/>
    <w:rsid w:val="006254EF"/>
    <w:rsid w:val="00625672"/>
    <w:rsid w:val="00626839"/>
    <w:rsid w:val="006277BD"/>
    <w:rsid w:val="006305B1"/>
    <w:rsid w:val="006330F4"/>
    <w:rsid w:val="006332B6"/>
    <w:rsid w:val="00635924"/>
    <w:rsid w:val="00635E40"/>
    <w:rsid w:val="00635F9F"/>
    <w:rsid w:val="00637FCC"/>
    <w:rsid w:val="00640086"/>
    <w:rsid w:val="006420DA"/>
    <w:rsid w:val="00642B09"/>
    <w:rsid w:val="00643137"/>
    <w:rsid w:val="00643382"/>
    <w:rsid w:val="006435D8"/>
    <w:rsid w:val="0064369C"/>
    <w:rsid w:val="0064376E"/>
    <w:rsid w:val="00644109"/>
    <w:rsid w:val="0064424B"/>
    <w:rsid w:val="0064452B"/>
    <w:rsid w:val="00644DE9"/>
    <w:rsid w:val="006463B8"/>
    <w:rsid w:val="006467F2"/>
    <w:rsid w:val="0064722F"/>
    <w:rsid w:val="006475A9"/>
    <w:rsid w:val="00647868"/>
    <w:rsid w:val="006478E3"/>
    <w:rsid w:val="006479E2"/>
    <w:rsid w:val="00647AFA"/>
    <w:rsid w:val="00650956"/>
    <w:rsid w:val="006510AB"/>
    <w:rsid w:val="006515A2"/>
    <w:rsid w:val="006517E6"/>
    <w:rsid w:val="00651B43"/>
    <w:rsid w:val="00651D2B"/>
    <w:rsid w:val="006536A4"/>
    <w:rsid w:val="00653887"/>
    <w:rsid w:val="00654863"/>
    <w:rsid w:val="00654D8D"/>
    <w:rsid w:val="00655224"/>
    <w:rsid w:val="0065579E"/>
    <w:rsid w:val="006563A7"/>
    <w:rsid w:val="006564F1"/>
    <w:rsid w:val="00656796"/>
    <w:rsid w:val="00656F1A"/>
    <w:rsid w:val="006575F5"/>
    <w:rsid w:val="006576B7"/>
    <w:rsid w:val="006602E7"/>
    <w:rsid w:val="00660E8B"/>
    <w:rsid w:val="00660FE0"/>
    <w:rsid w:val="006617A7"/>
    <w:rsid w:val="006617C4"/>
    <w:rsid w:val="00662512"/>
    <w:rsid w:val="00663D03"/>
    <w:rsid w:val="006647EF"/>
    <w:rsid w:val="00664810"/>
    <w:rsid w:val="00664C37"/>
    <w:rsid w:val="00664C7F"/>
    <w:rsid w:val="00665A7F"/>
    <w:rsid w:val="006665D7"/>
    <w:rsid w:val="00666A15"/>
    <w:rsid w:val="00666E81"/>
    <w:rsid w:val="00667255"/>
    <w:rsid w:val="006675DD"/>
    <w:rsid w:val="00667C23"/>
    <w:rsid w:val="006714B9"/>
    <w:rsid w:val="006718ED"/>
    <w:rsid w:val="006722BC"/>
    <w:rsid w:val="00672619"/>
    <w:rsid w:val="0067293D"/>
    <w:rsid w:val="00673725"/>
    <w:rsid w:val="006753B0"/>
    <w:rsid w:val="0067563A"/>
    <w:rsid w:val="0067633A"/>
    <w:rsid w:val="0067658D"/>
    <w:rsid w:val="00677F08"/>
    <w:rsid w:val="0068087E"/>
    <w:rsid w:val="00680D9B"/>
    <w:rsid w:val="00681003"/>
    <w:rsid w:val="006812D0"/>
    <w:rsid w:val="006827E4"/>
    <w:rsid w:val="00682926"/>
    <w:rsid w:val="006840DD"/>
    <w:rsid w:val="00684408"/>
    <w:rsid w:val="006846DF"/>
    <w:rsid w:val="00684816"/>
    <w:rsid w:val="00684913"/>
    <w:rsid w:val="006855C9"/>
    <w:rsid w:val="00685A0E"/>
    <w:rsid w:val="00685DD7"/>
    <w:rsid w:val="00686320"/>
    <w:rsid w:val="00687895"/>
    <w:rsid w:val="00687C20"/>
    <w:rsid w:val="006903AC"/>
    <w:rsid w:val="00690668"/>
    <w:rsid w:val="006916AA"/>
    <w:rsid w:val="00691DF7"/>
    <w:rsid w:val="006925A7"/>
    <w:rsid w:val="00694217"/>
    <w:rsid w:val="0069451B"/>
    <w:rsid w:val="006946B5"/>
    <w:rsid w:val="00694A9A"/>
    <w:rsid w:val="00694B66"/>
    <w:rsid w:val="00694FAA"/>
    <w:rsid w:val="00695696"/>
    <w:rsid w:val="006959F2"/>
    <w:rsid w:val="00696288"/>
    <w:rsid w:val="00697832"/>
    <w:rsid w:val="00697BB9"/>
    <w:rsid w:val="006A00B8"/>
    <w:rsid w:val="006A06AB"/>
    <w:rsid w:val="006A0A4B"/>
    <w:rsid w:val="006A209F"/>
    <w:rsid w:val="006A25CC"/>
    <w:rsid w:val="006A302F"/>
    <w:rsid w:val="006A376E"/>
    <w:rsid w:val="006A510F"/>
    <w:rsid w:val="006A5EE0"/>
    <w:rsid w:val="006A642A"/>
    <w:rsid w:val="006A6F30"/>
    <w:rsid w:val="006A71E6"/>
    <w:rsid w:val="006A772F"/>
    <w:rsid w:val="006B0323"/>
    <w:rsid w:val="006B0387"/>
    <w:rsid w:val="006B0513"/>
    <w:rsid w:val="006B069B"/>
    <w:rsid w:val="006B0B60"/>
    <w:rsid w:val="006B11CE"/>
    <w:rsid w:val="006B1ACB"/>
    <w:rsid w:val="006B2178"/>
    <w:rsid w:val="006B2652"/>
    <w:rsid w:val="006B2907"/>
    <w:rsid w:val="006B2D1A"/>
    <w:rsid w:val="006B30FA"/>
    <w:rsid w:val="006B4581"/>
    <w:rsid w:val="006B4C17"/>
    <w:rsid w:val="006B638B"/>
    <w:rsid w:val="006B66A2"/>
    <w:rsid w:val="006B67F9"/>
    <w:rsid w:val="006B6815"/>
    <w:rsid w:val="006B68EE"/>
    <w:rsid w:val="006B6A41"/>
    <w:rsid w:val="006B6C0C"/>
    <w:rsid w:val="006B70E3"/>
    <w:rsid w:val="006C05B7"/>
    <w:rsid w:val="006C0C55"/>
    <w:rsid w:val="006C0D0F"/>
    <w:rsid w:val="006C1F4C"/>
    <w:rsid w:val="006C2124"/>
    <w:rsid w:val="006C2FF4"/>
    <w:rsid w:val="006C36DE"/>
    <w:rsid w:val="006C3937"/>
    <w:rsid w:val="006C3B66"/>
    <w:rsid w:val="006C4A57"/>
    <w:rsid w:val="006C4E97"/>
    <w:rsid w:val="006C6523"/>
    <w:rsid w:val="006C66D9"/>
    <w:rsid w:val="006C6C42"/>
    <w:rsid w:val="006C779A"/>
    <w:rsid w:val="006D0AB4"/>
    <w:rsid w:val="006D0B72"/>
    <w:rsid w:val="006D0B8C"/>
    <w:rsid w:val="006D0CC5"/>
    <w:rsid w:val="006D161E"/>
    <w:rsid w:val="006D171E"/>
    <w:rsid w:val="006D18DF"/>
    <w:rsid w:val="006D1ABA"/>
    <w:rsid w:val="006D2445"/>
    <w:rsid w:val="006D24C0"/>
    <w:rsid w:val="006D2695"/>
    <w:rsid w:val="006D291C"/>
    <w:rsid w:val="006D2ECD"/>
    <w:rsid w:val="006D2FF8"/>
    <w:rsid w:val="006D317E"/>
    <w:rsid w:val="006D383C"/>
    <w:rsid w:val="006D4B7F"/>
    <w:rsid w:val="006D4E03"/>
    <w:rsid w:val="006D4F13"/>
    <w:rsid w:val="006D5731"/>
    <w:rsid w:val="006D57D4"/>
    <w:rsid w:val="006D62DF"/>
    <w:rsid w:val="006D6510"/>
    <w:rsid w:val="006D7EEE"/>
    <w:rsid w:val="006E136E"/>
    <w:rsid w:val="006E1D0D"/>
    <w:rsid w:val="006E2333"/>
    <w:rsid w:val="006E2EF5"/>
    <w:rsid w:val="006E4F48"/>
    <w:rsid w:val="006E5FE0"/>
    <w:rsid w:val="006E63D7"/>
    <w:rsid w:val="006E66F8"/>
    <w:rsid w:val="006E7669"/>
    <w:rsid w:val="006E7B91"/>
    <w:rsid w:val="006F0048"/>
    <w:rsid w:val="006F1011"/>
    <w:rsid w:val="006F2381"/>
    <w:rsid w:val="006F3B22"/>
    <w:rsid w:val="006F3C8C"/>
    <w:rsid w:val="006F4C42"/>
    <w:rsid w:val="006F4DEF"/>
    <w:rsid w:val="006F67A6"/>
    <w:rsid w:val="006F7334"/>
    <w:rsid w:val="006F739C"/>
    <w:rsid w:val="006F7C9D"/>
    <w:rsid w:val="006F7E76"/>
    <w:rsid w:val="00700BD3"/>
    <w:rsid w:val="00700F66"/>
    <w:rsid w:val="007010C0"/>
    <w:rsid w:val="00701240"/>
    <w:rsid w:val="00701A83"/>
    <w:rsid w:val="00701C8A"/>
    <w:rsid w:val="00701F1D"/>
    <w:rsid w:val="00702291"/>
    <w:rsid w:val="00704430"/>
    <w:rsid w:val="00706BFD"/>
    <w:rsid w:val="00706CC0"/>
    <w:rsid w:val="00706EE3"/>
    <w:rsid w:val="00707150"/>
    <w:rsid w:val="0070717C"/>
    <w:rsid w:val="00707AC2"/>
    <w:rsid w:val="007101A6"/>
    <w:rsid w:val="00710855"/>
    <w:rsid w:val="007113AB"/>
    <w:rsid w:val="00711484"/>
    <w:rsid w:val="00711873"/>
    <w:rsid w:val="00711935"/>
    <w:rsid w:val="00711AD6"/>
    <w:rsid w:val="00712096"/>
    <w:rsid w:val="007125D9"/>
    <w:rsid w:val="00712F77"/>
    <w:rsid w:val="007139CC"/>
    <w:rsid w:val="00713BA7"/>
    <w:rsid w:val="00714059"/>
    <w:rsid w:val="007141F2"/>
    <w:rsid w:val="007146EB"/>
    <w:rsid w:val="00714A8D"/>
    <w:rsid w:val="00714C14"/>
    <w:rsid w:val="00714FC3"/>
    <w:rsid w:val="00715090"/>
    <w:rsid w:val="0071649E"/>
    <w:rsid w:val="00716BC6"/>
    <w:rsid w:val="00716FFC"/>
    <w:rsid w:val="00717203"/>
    <w:rsid w:val="0071788E"/>
    <w:rsid w:val="00717EC8"/>
    <w:rsid w:val="00720387"/>
    <w:rsid w:val="0072062C"/>
    <w:rsid w:val="00720A1C"/>
    <w:rsid w:val="007210A7"/>
    <w:rsid w:val="00721276"/>
    <w:rsid w:val="00722DCA"/>
    <w:rsid w:val="0072327B"/>
    <w:rsid w:val="00723DBA"/>
    <w:rsid w:val="0072442A"/>
    <w:rsid w:val="00725365"/>
    <w:rsid w:val="007256EB"/>
    <w:rsid w:val="007258DD"/>
    <w:rsid w:val="0072620F"/>
    <w:rsid w:val="007263E6"/>
    <w:rsid w:val="0072663B"/>
    <w:rsid w:val="00726A77"/>
    <w:rsid w:val="0072779F"/>
    <w:rsid w:val="007277ED"/>
    <w:rsid w:val="00727DF7"/>
    <w:rsid w:val="00730376"/>
    <w:rsid w:val="0073164F"/>
    <w:rsid w:val="00732C6D"/>
    <w:rsid w:val="007331D9"/>
    <w:rsid w:val="0073372D"/>
    <w:rsid w:val="00735579"/>
    <w:rsid w:val="00735CE2"/>
    <w:rsid w:val="00736C3E"/>
    <w:rsid w:val="00736C8A"/>
    <w:rsid w:val="00737867"/>
    <w:rsid w:val="00740519"/>
    <w:rsid w:val="007411AF"/>
    <w:rsid w:val="007411D4"/>
    <w:rsid w:val="00741488"/>
    <w:rsid w:val="00741FBB"/>
    <w:rsid w:val="00742402"/>
    <w:rsid w:val="007427FF"/>
    <w:rsid w:val="00742B6B"/>
    <w:rsid w:val="00742CF0"/>
    <w:rsid w:val="00743347"/>
    <w:rsid w:val="007439C6"/>
    <w:rsid w:val="00744D9C"/>
    <w:rsid w:val="007462BD"/>
    <w:rsid w:val="0074724D"/>
    <w:rsid w:val="00747A92"/>
    <w:rsid w:val="0075081C"/>
    <w:rsid w:val="0075152C"/>
    <w:rsid w:val="0075230A"/>
    <w:rsid w:val="0075249C"/>
    <w:rsid w:val="00752602"/>
    <w:rsid w:val="00752FB7"/>
    <w:rsid w:val="0075326B"/>
    <w:rsid w:val="007532A7"/>
    <w:rsid w:val="007542EB"/>
    <w:rsid w:val="007543BD"/>
    <w:rsid w:val="0075445F"/>
    <w:rsid w:val="00754E9B"/>
    <w:rsid w:val="00755375"/>
    <w:rsid w:val="007559CE"/>
    <w:rsid w:val="00755C9B"/>
    <w:rsid w:val="0075634F"/>
    <w:rsid w:val="007563B2"/>
    <w:rsid w:val="00756C05"/>
    <w:rsid w:val="0075797A"/>
    <w:rsid w:val="00757B0B"/>
    <w:rsid w:val="00760804"/>
    <w:rsid w:val="00760C88"/>
    <w:rsid w:val="0076174B"/>
    <w:rsid w:val="0076175F"/>
    <w:rsid w:val="00762206"/>
    <w:rsid w:val="007631A7"/>
    <w:rsid w:val="00764031"/>
    <w:rsid w:val="0076594A"/>
    <w:rsid w:val="00766012"/>
    <w:rsid w:val="007666BF"/>
    <w:rsid w:val="00766AAC"/>
    <w:rsid w:val="00767905"/>
    <w:rsid w:val="00770324"/>
    <w:rsid w:val="00771B8D"/>
    <w:rsid w:val="00772056"/>
    <w:rsid w:val="007722D3"/>
    <w:rsid w:val="007724C3"/>
    <w:rsid w:val="007729E0"/>
    <w:rsid w:val="00772CBD"/>
    <w:rsid w:val="007737A5"/>
    <w:rsid w:val="007738CE"/>
    <w:rsid w:val="0077450C"/>
    <w:rsid w:val="007759A1"/>
    <w:rsid w:val="007765B1"/>
    <w:rsid w:val="007774D1"/>
    <w:rsid w:val="007779D9"/>
    <w:rsid w:val="00777AFD"/>
    <w:rsid w:val="0078074B"/>
    <w:rsid w:val="00780FF9"/>
    <w:rsid w:val="007813EB"/>
    <w:rsid w:val="0078150C"/>
    <w:rsid w:val="0078170B"/>
    <w:rsid w:val="00782989"/>
    <w:rsid w:val="00782B43"/>
    <w:rsid w:val="00782BA5"/>
    <w:rsid w:val="00782BBE"/>
    <w:rsid w:val="00782BDB"/>
    <w:rsid w:val="00783E2C"/>
    <w:rsid w:val="00783EE3"/>
    <w:rsid w:val="00784057"/>
    <w:rsid w:val="00784211"/>
    <w:rsid w:val="00784959"/>
    <w:rsid w:val="007850E1"/>
    <w:rsid w:val="0078601B"/>
    <w:rsid w:val="00786313"/>
    <w:rsid w:val="0078634B"/>
    <w:rsid w:val="0078648E"/>
    <w:rsid w:val="00786CA8"/>
    <w:rsid w:val="00786F2A"/>
    <w:rsid w:val="00787193"/>
    <w:rsid w:val="00790338"/>
    <w:rsid w:val="00790E3E"/>
    <w:rsid w:val="0079137F"/>
    <w:rsid w:val="007918FC"/>
    <w:rsid w:val="007920D0"/>
    <w:rsid w:val="00792E3B"/>
    <w:rsid w:val="00793022"/>
    <w:rsid w:val="00793416"/>
    <w:rsid w:val="00793E15"/>
    <w:rsid w:val="007948FC"/>
    <w:rsid w:val="00794BC9"/>
    <w:rsid w:val="00794E01"/>
    <w:rsid w:val="007955EE"/>
    <w:rsid w:val="00795ACB"/>
    <w:rsid w:val="00795EB8"/>
    <w:rsid w:val="007962F6"/>
    <w:rsid w:val="00796703"/>
    <w:rsid w:val="00796739"/>
    <w:rsid w:val="00796E50"/>
    <w:rsid w:val="00797C7B"/>
    <w:rsid w:val="007A01F3"/>
    <w:rsid w:val="007A22FF"/>
    <w:rsid w:val="007A230E"/>
    <w:rsid w:val="007A2368"/>
    <w:rsid w:val="007A2527"/>
    <w:rsid w:val="007A2936"/>
    <w:rsid w:val="007A5766"/>
    <w:rsid w:val="007A66F0"/>
    <w:rsid w:val="007A6BEA"/>
    <w:rsid w:val="007A6D7C"/>
    <w:rsid w:val="007A704E"/>
    <w:rsid w:val="007B0F91"/>
    <w:rsid w:val="007B1B26"/>
    <w:rsid w:val="007B1F4E"/>
    <w:rsid w:val="007B25E8"/>
    <w:rsid w:val="007B3002"/>
    <w:rsid w:val="007B57EA"/>
    <w:rsid w:val="007B6D7D"/>
    <w:rsid w:val="007B7438"/>
    <w:rsid w:val="007B7BA5"/>
    <w:rsid w:val="007B7E5A"/>
    <w:rsid w:val="007C1164"/>
    <w:rsid w:val="007C1245"/>
    <w:rsid w:val="007C1448"/>
    <w:rsid w:val="007C1722"/>
    <w:rsid w:val="007C205F"/>
    <w:rsid w:val="007C2A31"/>
    <w:rsid w:val="007C2B97"/>
    <w:rsid w:val="007C2FCB"/>
    <w:rsid w:val="007C384A"/>
    <w:rsid w:val="007C384D"/>
    <w:rsid w:val="007C439D"/>
    <w:rsid w:val="007C5500"/>
    <w:rsid w:val="007C5C46"/>
    <w:rsid w:val="007C5CB0"/>
    <w:rsid w:val="007C67EB"/>
    <w:rsid w:val="007C6B2A"/>
    <w:rsid w:val="007C718D"/>
    <w:rsid w:val="007C750F"/>
    <w:rsid w:val="007C75B5"/>
    <w:rsid w:val="007C7AA9"/>
    <w:rsid w:val="007D0CCD"/>
    <w:rsid w:val="007D119D"/>
    <w:rsid w:val="007D15BA"/>
    <w:rsid w:val="007D19B3"/>
    <w:rsid w:val="007D2D8B"/>
    <w:rsid w:val="007D2E5A"/>
    <w:rsid w:val="007D3668"/>
    <w:rsid w:val="007D4313"/>
    <w:rsid w:val="007D44BD"/>
    <w:rsid w:val="007D4B51"/>
    <w:rsid w:val="007D50DC"/>
    <w:rsid w:val="007D5142"/>
    <w:rsid w:val="007D51DA"/>
    <w:rsid w:val="007D5A87"/>
    <w:rsid w:val="007D61B0"/>
    <w:rsid w:val="007D71F2"/>
    <w:rsid w:val="007D7439"/>
    <w:rsid w:val="007D75A9"/>
    <w:rsid w:val="007D786F"/>
    <w:rsid w:val="007D7CFD"/>
    <w:rsid w:val="007E28B5"/>
    <w:rsid w:val="007E2977"/>
    <w:rsid w:val="007E2F01"/>
    <w:rsid w:val="007E30DA"/>
    <w:rsid w:val="007E374F"/>
    <w:rsid w:val="007E377D"/>
    <w:rsid w:val="007E4E7F"/>
    <w:rsid w:val="007E516C"/>
    <w:rsid w:val="007E547B"/>
    <w:rsid w:val="007E58B4"/>
    <w:rsid w:val="007E5EB8"/>
    <w:rsid w:val="007E6499"/>
    <w:rsid w:val="007E6733"/>
    <w:rsid w:val="007E676A"/>
    <w:rsid w:val="007E6B03"/>
    <w:rsid w:val="007E719B"/>
    <w:rsid w:val="007E7379"/>
    <w:rsid w:val="007E76AD"/>
    <w:rsid w:val="007E7D20"/>
    <w:rsid w:val="007F042F"/>
    <w:rsid w:val="007F10BC"/>
    <w:rsid w:val="007F11F0"/>
    <w:rsid w:val="007F14D0"/>
    <w:rsid w:val="007F17C8"/>
    <w:rsid w:val="007F19AC"/>
    <w:rsid w:val="007F3550"/>
    <w:rsid w:val="007F4881"/>
    <w:rsid w:val="007F4BB4"/>
    <w:rsid w:val="007F5DC9"/>
    <w:rsid w:val="007F5E9D"/>
    <w:rsid w:val="007F689D"/>
    <w:rsid w:val="007F7A40"/>
    <w:rsid w:val="00800009"/>
    <w:rsid w:val="0080006F"/>
    <w:rsid w:val="008010C0"/>
    <w:rsid w:val="00801902"/>
    <w:rsid w:val="00801937"/>
    <w:rsid w:val="00802B33"/>
    <w:rsid w:val="00803235"/>
    <w:rsid w:val="00803369"/>
    <w:rsid w:val="008043CE"/>
    <w:rsid w:val="00804505"/>
    <w:rsid w:val="0080457A"/>
    <w:rsid w:val="008045A9"/>
    <w:rsid w:val="00805006"/>
    <w:rsid w:val="00805398"/>
    <w:rsid w:val="008053B6"/>
    <w:rsid w:val="008059CB"/>
    <w:rsid w:val="00805E6F"/>
    <w:rsid w:val="00806793"/>
    <w:rsid w:val="00810530"/>
    <w:rsid w:val="00810B03"/>
    <w:rsid w:val="00811930"/>
    <w:rsid w:val="00812161"/>
    <w:rsid w:val="00812D90"/>
    <w:rsid w:val="00813A84"/>
    <w:rsid w:val="00814D17"/>
    <w:rsid w:val="0081511B"/>
    <w:rsid w:val="00815EAB"/>
    <w:rsid w:val="0081694A"/>
    <w:rsid w:val="00816960"/>
    <w:rsid w:val="00817F49"/>
    <w:rsid w:val="008207AA"/>
    <w:rsid w:val="008226DA"/>
    <w:rsid w:val="00822BB3"/>
    <w:rsid w:val="008237A4"/>
    <w:rsid w:val="0082481B"/>
    <w:rsid w:val="00825006"/>
    <w:rsid w:val="00825199"/>
    <w:rsid w:val="00826301"/>
    <w:rsid w:val="00827814"/>
    <w:rsid w:val="00830931"/>
    <w:rsid w:val="008313C9"/>
    <w:rsid w:val="00831959"/>
    <w:rsid w:val="00831DC6"/>
    <w:rsid w:val="00832FAA"/>
    <w:rsid w:val="0083322D"/>
    <w:rsid w:val="00833442"/>
    <w:rsid w:val="00833502"/>
    <w:rsid w:val="00833B18"/>
    <w:rsid w:val="00833C2E"/>
    <w:rsid w:val="0083425E"/>
    <w:rsid w:val="008346DA"/>
    <w:rsid w:val="0083495C"/>
    <w:rsid w:val="00834B8B"/>
    <w:rsid w:val="00834C5F"/>
    <w:rsid w:val="008354AC"/>
    <w:rsid w:val="00835D5C"/>
    <w:rsid w:val="00835D89"/>
    <w:rsid w:val="00836735"/>
    <w:rsid w:val="008367DD"/>
    <w:rsid w:val="00837262"/>
    <w:rsid w:val="008372C6"/>
    <w:rsid w:val="00837ADF"/>
    <w:rsid w:val="00837BCA"/>
    <w:rsid w:val="008437BC"/>
    <w:rsid w:val="00843812"/>
    <w:rsid w:val="00843D77"/>
    <w:rsid w:val="008459EE"/>
    <w:rsid w:val="00845D31"/>
    <w:rsid w:val="00845D6D"/>
    <w:rsid w:val="00845F55"/>
    <w:rsid w:val="00846275"/>
    <w:rsid w:val="008472AB"/>
    <w:rsid w:val="0085019A"/>
    <w:rsid w:val="0085067C"/>
    <w:rsid w:val="00850A30"/>
    <w:rsid w:val="0085156E"/>
    <w:rsid w:val="00851991"/>
    <w:rsid w:val="00852045"/>
    <w:rsid w:val="00854932"/>
    <w:rsid w:val="00854C9B"/>
    <w:rsid w:val="008551B6"/>
    <w:rsid w:val="00855306"/>
    <w:rsid w:val="008566C4"/>
    <w:rsid w:val="0085771D"/>
    <w:rsid w:val="008609F4"/>
    <w:rsid w:val="00860D90"/>
    <w:rsid w:val="008610FF"/>
    <w:rsid w:val="00861757"/>
    <w:rsid w:val="00862118"/>
    <w:rsid w:val="00864D8F"/>
    <w:rsid w:val="0086516C"/>
    <w:rsid w:val="00865A78"/>
    <w:rsid w:val="00865BB3"/>
    <w:rsid w:val="00866657"/>
    <w:rsid w:val="0087187D"/>
    <w:rsid w:val="008722EC"/>
    <w:rsid w:val="0087235F"/>
    <w:rsid w:val="00872547"/>
    <w:rsid w:val="00872D3C"/>
    <w:rsid w:val="00873A04"/>
    <w:rsid w:val="00873A96"/>
    <w:rsid w:val="00873DAD"/>
    <w:rsid w:val="00874F19"/>
    <w:rsid w:val="0087569C"/>
    <w:rsid w:val="008757A9"/>
    <w:rsid w:val="008762A6"/>
    <w:rsid w:val="00876A77"/>
    <w:rsid w:val="00876B0D"/>
    <w:rsid w:val="0087753D"/>
    <w:rsid w:val="00880459"/>
    <w:rsid w:val="00880A5F"/>
    <w:rsid w:val="00881675"/>
    <w:rsid w:val="008841E3"/>
    <w:rsid w:val="00884B41"/>
    <w:rsid w:val="00884CAA"/>
    <w:rsid w:val="00884D69"/>
    <w:rsid w:val="0088652C"/>
    <w:rsid w:val="0088714E"/>
    <w:rsid w:val="008872F5"/>
    <w:rsid w:val="00887387"/>
    <w:rsid w:val="00887419"/>
    <w:rsid w:val="008902F4"/>
    <w:rsid w:val="00891179"/>
    <w:rsid w:val="008926B6"/>
    <w:rsid w:val="00892F20"/>
    <w:rsid w:val="00893349"/>
    <w:rsid w:val="00893372"/>
    <w:rsid w:val="0089391F"/>
    <w:rsid w:val="008944B6"/>
    <w:rsid w:val="00894933"/>
    <w:rsid w:val="00894E9F"/>
    <w:rsid w:val="008955C4"/>
    <w:rsid w:val="008961CC"/>
    <w:rsid w:val="008964FD"/>
    <w:rsid w:val="00896FA9"/>
    <w:rsid w:val="00897FC4"/>
    <w:rsid w:val="008A07F9"/>
    <w:rsid w:val="008A118E"/>
    <w:rsid w:val="008A14BC"/>
    <w:rsid w:val="008A1C24"/>
    <w:rsid w:val="008A1C7E"/>
    <w:rsid w:val="008A2446"/>
    <w:rsid w:val="008A3B66"/>
    <w:rsid w:val="008A3D6B"/>
    <w:rsid w:val="008A42A3"/>
    <w:rsid w:val="008A49D8"/>
    <w:rsid w:val="008A5A8D"/>
    <w:rsid w:val="008A5B33"/>
    <w:rsid w:val="008A5CAD"/>
    <w:rsid w:val="008A6309"/>
    <w:rsid w:val="008A64F1"/>
    <w:rsid w:val="008A6A00"/>
    <w:rsid w:val="008A6FAA"/>
    <w:rsid w:val="008B0741"/>
    <w:rsid w:val="008B0F70"/>
    <w:rsid w:val="008B12DF"/>
    <w:rsid w:val="008B1FC0"/>
    <w:rsid w:val="008B2652"/>
    <w:rsid w:val="008B352E"/>
    <w:rsid w:val="008B3C82"/>
    <w:rsid w:val="008B3CB4"/>
    <w:rsid w:val="008B4B11"/>
    <w:rsid w:val="008B4CBE"/>
    <w:rsid w:val="008B5083"/>
    <w:rsid w:val="008B53E3"/>
    <w:rsid w:val="008B556E"/>
    <w:rsid w:val="008B5711"/>
    <w:rsid w:val="008B5BAA"/>
    <w:rsid w:val="008B6093"/>
    <w:rsid w:val="008B6252"/>
    <w:rsid w:val="008B66DD"/>
    <w:rsid w:val="008B6A2B"/>
    <w:rsid w:val="008B6BCB"/>
    <w:rsid w:val="008B6D71"/>
    <w:rsid w:val="008B6FAD"/>
    <w:rsid w:val="008B75C5"/>
    <w:rsid w:val="008B7AAA"/>
    <w:rsid w:val="008C052E"/>
    <w:rsid w:val="008C0B14"/>
    <w:rsid w:val="008C0CB8"/>
    <w:rsid w:val="008C0D0B"/>
    <w:rsid w:val="008C240C"/>
    <w:rsid w:val="008C2970"/>
    <w:rsid w:val="008C2DA7"/>
    <w:rsid w:val="008C373E"/>
    <w:rsid w:val="008C3BF4"/>
    <w:rsid w:val="008C3D88"/>
    <w:rsid w:val="008C4681"/>
    <w:rsid w:val="008C46BB"/>
    <w:rsid w:val="008C4CFD"/>
    <w:rsid w:val="008C4E22"/>
    <w:rsid w:val="008C54CA"/>
    <w:rsid w:val="008C5EFF"/>
    <w:rsid w:val="008C6561"/>
    <w:rsid w:val="008C6EFF"/>
    <w:rsid w:val="008C7EA6"/>
    <w:rsid w:val="008D0C2A"/>
    <w:rsid w:val="008D1035"/>
    <w:rsid w:val="008D3015"/>
    <w:rsid w:val="008D30C4"/>
    <w:rsid w:val="008D314D"/>
    <w:rsid w:val="008D3237"/>
    <w:rsid w:val="008D3C9D"/>
    <w:rsid w:val="008D44C6"/>
    <w:rsid w:val="008D4BB4"/>
    <w:rsid w:val="008D4BE6"/>
    <w:rsid w:val="008D6260"/>
    <w:rsid w:val="008D63FC"/>
    <w:rsid w:val="008D73A5"/>
    <w:rsid w:val="008D7512"/>
    <w:rsid w:val="008D7A21"/>
    <w:rsid w:val="008D7D11"/>
    <w:rsid w:val="008E02B0"/>
    <w:rsid w:val="008E15EE"/>
    <w:rsid w:val="008E3645"/>
    <w:rsid w:val="008E390D"/>
    <w:rsid w:val="008E433D"/>
    <w:rsid w:val="008E52F1"/>
    <w:rsid w:val="008E67BD"/>
    <w:rsid w:val="008E7608"/>
    <w:rsid w:val="008E7842"/>
    <w:rsid w:val="008E7D26"/>
    <w:rsid w:val="008E7F46"/>
    <w:rsid w:val="008F0409"/>
    <w:rsid w:val="008F0716"/>
    <w:rsid w:val="008F18C0"/>
    <w:rsid w:val="008F20E0"/>
    <w:rsid w:val="008F3218"/>
    <w:rsid w:val="008F328F"/>
    <w:rsid w:val="008F3532"/>
    <w:rsid w:val="008F4368"/>
    <w:rsid w:val="008F58A8"/>
    <w:rsid w:val="008F5BD9"/>
    <w:rsid w:val="008F5E08"/>
    <w:rsid w:val="008F5E2A"/>
    <w:rsid w:val="008F6236"/>
    <w:rsid w:val="008F6508"/>
    <w:rsid w:val="008F65C8"/>
    <w:rsid w:val="008F7280"/>
    <w:rsid w:val="008F7DD6"/>
    <w:rsid w:val="00900827"/>
    <w:rsid w:val="0090143F"/>
    <w:rsid w:val="009018C1"/>
    <w:rsid w:val="00902095"/>
    <w:rsid w:val="0090471C"/>
    <w:rsid w:val="009052A4"/>
    <w:rsid w:val="009058EE"/>
    <w:rsid w:val="00905C15"/>
    <w:rsid w:val="00905EFC"/>
    <w:rsid w:val="00906025"/>
    <w:rsid w:val="00907451"/>
    <w:rsid w:val="00907669"/>
    <w:rsid w:val="00907840"/>
    <w:rsid w:val="00907C63"/>
    <w:rsid w:val="00907F5E"/>
    <w:rsid w:val="009108AA"/>
    <w:rsid w:val="0091137A"/>
    <w:rsid w:val="00911479"/>
    <w:rsid w:val="00911CCB"/>
    <w:rsid w:val="00912148"/>
    <w:rsid w:val="0091227E"/>
    <w:rsid w:val="00913830"/>
    <w:rsid w:val="0091441F"/>
    <w:rsid w:val="0091486B"/>
    <w:rsid w:val="009163D7"/>
    <w:rsid w:val="00916AB3"/>
    <w:rsid w:val="00916FE9"/>
    <w:rsid w:val="009171CF"/>
    <w:rsid w:val="00917730"/>
    <w:rsid w:val="00917959"/>
    <w:rsid w:val="00917D12"/>
    <w:rsid w:val="0092082C"/>
    <w:rsid w:val="0092136C"/>
    <w:rsid w:val="00921496"/>
    <w:rsid w:val="00922296"/>
    <w:rsid w:val="00925024"/>
    <w:rsid w:val="0092587D"/>
    <w:rsid w:val="00925CB5"/>
    <w:rsid w:val="00925CD8"/>
    <w:rsid w:val="00926F85"/>
    <w:rsid w:val="00926FC1"/>
    <w:rsid w:val="0092714F"/>
    <w:rsid w:val="009271A0"/>
    <w:rsid w:val="00927611"/>
    <w:rsid w:val="00927938"/>
    <w:rsid w:val="00927BA0"/>
    <w:rsid w:val="00927BB8"/>
    <w:rsid w:val="00930090"/>
    <w:rsid w:val="00930B2C"/>
    <w:rsid w:val="00931149"/>
    <w:rsid w:val="009313CD"/>
    <w:rsid w:val="009315C8"/>
    <w:rsid w:val="00932189"/>
    <w:rsid w:val="00932352"/>
    <w:rsid w:val="009324AC"/>
    <w:rsid w:val="0093310D"/>
    <w:rsid w:val="00933BC2"/>
    <w:rsid w:val="00934903"/>
    <w:rsid w:val="00934C17"/>
    <w:rsid w:val="00935962"/>
    <w:rsid w:val="0093650F"/>
    <w:rsid w:val="00936BFD"/>
    <w:rsid w:val="00937119"/>
    <w:rsid w:val="00940A2B"/>
    <w:rsid w:val="00941B92"/>
    <w:rsid w:val="00942FB2"/>
    <w:rsid w:val="00943DF0"/>
    <w:rsid w:val="009443AA"/>
    <w:rsid w:val="00944569"/>
    <w:rsid w:val="00944D09"/>
    <w:rsid w:val="00944E05"/>
    <w:rsid w:val="009453BA"/>
    <w:rsid w:val="009453F2"/>
    <w:rsid w:val="00945A49"/>
    <w:rsid w:val="00945DA6"/>
    <w:rsid w:val="00946039"/>
    <w:rsid w:val="0094603A"/>
    <w:rsid w:val="00946A5C"/>
    <w:rsid w:val="00946C68"/>
    <w:rsid w:val="00946E97"/>
    <w:rsid w:val="00947062"/>
    <w:rsid w:val="009474CF"/>
    <w:rsid w:val="00947AD4"/>
    <w:rsid w:val="009505D2"/>
    <w:rsid w:val="009522F8"/>
    <w:rsid w:val="00952398"/>
    <w:rsid w:val="0095248D"/>
    <w:rsid w:val="00952518"/>
    <w:rsid w:val="0095304A"/>
    <w:rsid w:val="0095521E"/>
    <w:rsid w:val="00955385"/>
    <w:rsid w:val="00955B1F"/>
    <w:rsid w:val="00955B32"/>
    <w:rsid w:val="0095656A"/>
    <w:rsid w:val="00956BB9"/>
    <w:rsid w:val="00956CFC"/>
    <w:rsid w:val="0096061E"/>
    <w:rsid w:val="00960DD5"/>
    <w:rsid w:val="00960FB1"/>
    <w:rsid w:val="00961EBE"/>
    <w:rsid w:val="009625D3"/>
    <w:rsid w:val="00962A63"/>
    <w:rsid w:val="00962CE0"/>
    <w:rsid w:val="00962DA2"/>
    <w:rsid w:val="009631BD"/>
    <w:rsid w:val="00963C91"/>
    <w:rsid w:val="009641FC"/>
    <w:rsid w:val="00964CE5"/>
    <w:rsid w:val="00964DA1"/>
    <w:rsid w:val="00965168"/>
    <w:rsid w:val="009656C7"/>
    <w:rsid w:val="009667C9"/>
    <w:rsid w:val="00966834"/>
    <w:rsid w:val="0097055A"/>
    <w:rsid w:val="0097091B"/>
    <w:rsid w:val="00970E03"/>
    <w:rsid w:val="00970E76"/>
    <w:rsid w:val="00971215"/>
    <w:rsid w:val="009715F6"/>
    <w:rsid w:val="009716E2"/>
    <w:rsid w:val="0097215E"/>
    <w:rsid w:val="00972229"/>
    <w:rsid w:val="00973AE4"/>
    <w:rsid w:val="0097407E"/>
    <w:rsid w:val="0097478A"/>
    <w:rsid w:val="00974C24"/>
    <w:rsid w:val="009755E4"/>
    <w:rsid w:val="00975E7B"/>
    <w:rsid w:val="0097646D"/>
    <w:rsid w:val="0097678A"/>
    <w:rsid w:val="00976A63"/>
    <w:rsid w:val="00976E34"/>
    <w:rsid w:val="00977780"/>
    <w:rsid w:val="00980BE9"/>
    <w:rsid w:val="009812EC"/>
    <w:rsid w:val="00981BE1"/>
    <w:rsid w:val="0098222D"/>
    <w:rsid w:val="0098245B"/>
    <w:rsid w:val="00983A71"/>
    <w:rsid w:val="009843AA"/>
    <w:rsid w:val="009845A7"/>
    <w:rsid w:val="00984EF9"/>
    <w:rsid w:val="0098623D"/>
    <w:rsid w:val="0098635D"/>
    <w:rsid w:val="00986414"/>
    <w:rsid w:val="00986A35"/>
    <w:rsid w:val="0098761B"/>
    <w:rsid w:val="0099006C"/>
    <w:rsid w:val="00990211"/>
    <w:rsid w:val="00990488"/>
    <w:rsid w:val="00990C10"/>
    <w:rsid w:val="00991092"/>
    <w:rsid w:val="009915E1"/>
    <w:rsid w:val="00992E63"/>
    <w:rsid w:val="0099305C"/>
    <w:rsid w:val="009939E6"/>
    <w:rsid w:val="00993A7E"/>
    <w:rsid w:val="00994EEA"/>
    <w:rsid w:val="00994F7A"/>
    <w:rsid w:val="0099518A"/>
    <w:rsid w:val="00995348"/>
    <w:rsid w:val="0099642D"/>
    <w:rsid w:val="009965C0"/>
    <w:rsid w:val="00996A6E"/>
    <w:rsid w:val="0099713E"/>
    <w:rsid w:val="009975D0"/>
    <w:rsid w:val="009A0651"/>
    <w:rsid w:val="009A0A8B"/>
    <w:rsid w:val="009A0B06"/>
    <w:rsid w:val="009A16E5"/>
    <w:rsid w:val="009A195C"/>
    <w:rsid w:val="009A1B67"/>
    <w:rsid w:val="009A1EEE"/>
    <w:rsid w:val="009A24A5"/>
    <w:rsid w:val="009A2812"/>
    <w:rsid w:val="009A2C53"/>
    <w:rsid w:val="009A340D"/>
    <w:rsid w:val="009A39F4"/>
    <w:rsid w:val="009A3E49"/>
    <w:rsid w:val="009A40D7"/>
    <w:rsid w:val="009A4480"/>
    <w:rsid w:val="009A44EB"/>
    <w:rsid w:val="009A44F4"/>
    <w:rsid w:val="009A5601"/>
    <w:rsid w:val="009A597F"/>
    <w:rsid w:val="009A62DC"/>
    <w:rsid w:val="009A71B3"/>
    <w:rsid w:val="009A7335"/>
    <w:rsid w:val="009B07D9"/>
    <w:rsid w:val="009B114E"/>
    <w:rsid w:val="009B1DB2"/>
    <w:rsid w:val="009B2C26"/>
    <w:rsid w:val="009B3709"/>
    <w:rsid w:val="009B3F08"/>
    <w:rsid w:val="009B43CA"/>
    <w:rsid w:val="009B46E5"/>
    <w:rsid w:val="009B4AB9"/>
    <w:rsid w:val="009B5231"/>
    <w:rsid w:val="009B5397"/>
    <w:rsid w:val="009B60B2"/>
    <w:rsid w:val="009B777C"/>
    <w:rsid w:val="009C0173"/>
    <w:rsid w:val="009C216F"/>
    <w:rsid w:val="009C25F2"/>
    <w:rsid w:val="009C2746"/>
    <w:rsid w:val="009C33AE"/>
    <w:rsid w:val="009C35BF"/>
    <w:rsid w:val="009C3D60"/>
    <w:rsid w:val="009C46B9"/>
    <w:rsid w:val="009C4FF9"/>
    <w:rsid w:val="009C5A43"/>
    <w:rsid w:val="009C5A7C"/>
    <w:rsid w:val="009C68A9"/>
    <w:rsid w:val="009D00A9"/>
    <w:rsid w:val="009D0892"/>
    <w:rsid w:val="009D1BC3"/>
    <w:rsid w:val="009D2216"/>
    <w:rsid w:val="009D29FA"/>
    <w:rsid w:val="009D2D93"/>
    <w:rsid w:val="009D3D23"/>
    <w:rsid w:val="009D469C"/>
    <w:rsid w:val="009D495D"/>
    <w:rsid w:val="009D4CDC"/>
    <w:rsid w:val="009D5233"/>
    <w:rsid w:val="009D57B5"/>
    <w:rsid w:val="009D5979"/>
    <w:rsid w:val="009D6161"/>
    <w:rsid w:val="009D62B4"/>
    <w:rsid w:val="009D6A47"/>
    <w:rsid w:val="009D6C0A"/>
    <w:rsid w:val="009D6C38"/>
    <w:rsid w:val="009D6F39"/>
    <w:rsid w:val="009D74C5"/>
    <w:rsid w:val="009D786D"/>
    <w:rsid w:val="009D7C8A"/>
    <w:rsid w:val="009E01B9"/>
    <w:rsid w:val="009E0333"/>
    <w:rsid w:val="009E04BF"/>
    <w:rsid w:val="009E15EE"/>
    <w:rsid w:val="009E1E9B"/>
    <w:rsid w:val="009E25A5"/>
    <w:rsid w:val="009E29B2"/>
    <w:rsid w:val="009E2F36"/>
    <w:rsid w:val="009E3323"/>
    <w:rsid w:val="009E3C21"/>
    <w:rsid w:val="009E4075"/>
    <w:rsid w:val="009E43F8"/>
    <w:rsid w:val="009E47C6"/>
    <w:rsid w:val="009E60E0"/>
    <w:rsid w:val="009E61F4"/>
    <w:rsid w:val="009E62B1"/>
    <w:rsid w:val="009E6EB7"/>
    <w:rsid w:val="009E7370"/>
    <w:rsid w:val="009F0C13"/>
    <w:rsid w:val="009F1CE4"/>
    <w:rsid w:val="009F1D65"/>
    <w:rsid w:val="009F1F8C"/>
    <w:rsid w:val="009F2048"/>
    <w:rsid w:val="009F2342"/>
    <w:rsid w:val="009F2D2D"/>
    <w:rsid w:val="009F2F43"/>
    <w:rsid w:val="009F2FCF"/>
    <w:rsid w:val="009F33B0"/>
    <w:rsid w:val="009F3734"/>
    <w:rsid w:val="009F4455"/>
    <w:rsid w:val="009F4ADC"/>
    <w:rsid w:val="009F4C2C"/>
    <w:rsid w:val="009F540C"/>
    <w:rsid w:val="009F63C6"/>
    <w:rsid w:val="009F6A68"/>
    <w:rsid w:val="009F6BA2"/>
    <w:rsid w:val="009F7A64"/>
    <w:rsid w:val="00A00BC5"/>
    <w:rsid w:val="00A013FD"/>
    <w:rsid w:val="00A01D3E"/>
    <w:rsid w:val="00A02097"/>
    <w:rsid w:val="00A02242"/>
    <w:rsid w:val="00A02BC3"/>
    <w:rsid w:val="00A03474"/>
    <w:rsid w:val="00A034B2"/>
    <w:rsid w:val="00A034C5"/>
    <w:rsid w:val="00A03782"/>
    <w:rsid w:val="00A038A6"/>
    <w:rsid w:val="00A03A45"/>
    <w:rsid w:val="00A03C4E"/>
    <w:rsid w:val="00A040B0"/>
    <w:rsid w:val="00A0451D"/>
    <w:rsid w:val="00A04882"/>
    <w:rsid w:val="00A072C4"/>
    <w:rsid w:val="00A074DC"/>
    <w:rsid w:val="00A07680"/>
    <w:rsid w:val="00A07B6D"/>
    <w:rsid w:val="00A109A3"/>
    <w:rsid w:val="00A10A87"/>
    <w:rsid w:val="00A111AF"/>
    <w:rsid w:val="00A112CB"/>
    <w:rsid w:val="00A114AE"/>
    <w:rsid w:val="00A114CA"/>
    <w:rsid w:val="00A122F2"/>
    <w:rsid w:val="00A126A6"/>
    <w:rsid w:val="00A1334E"/>
    <w:rsid w:val="00A13C9A"/>
    <w:rsid w:val="00A14DE5"/>
    <w:rsid w:val="00A1543F"/>
    <w:rsid w:val="00A155A8"/>
    <w:rsid w:val="00A15B67"/>
    <w:rsid w:val="00A15F45"/>
    <w:rsid w:val="00A16319"/>
    <w:rsid w:val="00A16483"/>
    <w:rsid w:val="00A1781E"/>
    <w:rsid w:val="00A17EDB"/>
    <w:rsid w:val="00A2066A"/>
    <w:rsid w:val="00A20937"/>
    <w:rsid w:val="00A209E4"/>
    <w:rsid w:val="00A20ACF"/>
    <w:rsid w:val="00A21670"/>
    <w:rsid w:val="00A219E7"/>
    <w:rsid w:val="00A22E9C"/>
    <w:rsid w:val="00A23BD4"/>
    <w:rsid w:val="00A24068"/>
    <w:rsid w:val="00A246C9"/>
    <w:rsid w:val="00A26C5B"/>
    <w:rsid w:val="00A26EB6"/>
    <w:rsid w:val="00A27A8E"/>
    <w:rsid w:val="00A30AA7"/>
    <w:rsid w:val="00A3125E"/>
    <w:rsid w:val="00A316D2"/>
    <w:rsid w:val="00A31B15"/>
    <w:rsid w:val="00A31EC0"/>
    <w:rsid w:val="00A3227C"/>
    <w:rsid w:val="00A322D1"/>
    <w:rsid w:val="00A328C3"/>
    <w:rsid w:val="00A339C3"/>
    <w:rsid w:val="00A33A00"/>
    <w:rsid w:val="00A35983"/>
    <w:rsid w:val="00A36C6C"/>
    <w:rsid w:val="00A370B9"/>
    <w:rsid w:val="00A37304"/>
    <w:rsid w:val="00A379B3"/>
    <w:rsid w:val="00A40F16"/>
    <w:rsid w:val="00A41369"/>
    <w:rsid w:val="00A4184D"/>
    <w:rsid w:val="00A41912"/>
    <w:rsid w:val="00A419A0"/>
    <w:rsid w:val="00A420F1"/>
    <w:rsid w:val="00A422BA"/>
    <w:rsid w:val="00A4292F"/>
    <w:rsid w:val="00A442C8"/>
    <w:rsid w:val="00A45290"/>
    <w:rsid w:val="00A46364"/>
    <w:rsid w:val="00A47EBD"/>
    <w:rsid w:val="00A50CC6"/>
    <w:rsid w:val="00A50F87"/>
    <w:rsid w:val="00A51599"/>
    <w:rsid w:val="00A51648"/>
    <w:rsid w:val="00A51CAE"/>
    <w:rsid w:val="00A51F1F"/>
    <w:rsid w:val="00A52135"/>
    <w:rsid w:val="00A5262E"/>
    <w:rsid w:val="00A52F6E"/>
    <w:rsid w:val="00A53406"/>
    <w:rsid w:val="00A53D12"/>
    <w:rsid w:val="00A53F58"/>
    <w:rsid w:val="00A55031"/>
    <w:rsid w:val="00A554F4"/>
    <w:rsid w:val="00A55B5B"/>
    <w:rsid w:val="00A55C97"/>
    <w:rsid w:val="00A55F21"/>
    <w:rsid w:val="00A56128"/>
    <w:rsid w:val="00A569F0"/>
    <w:rsid w:val="00A56D2D"/>
    <w:rsid w:val="00A57B03"/>
    <w:rsid w:val="00A60811"/>
    <w:rsid w:val="00A60983"/>
    <w:rsid w:val="00A61805"/>
    <w:rsid w:val="00A629BC"/>
    <w:rsid w:val="00A63709"/>
    <w:rsid w:val="00A63CF7"/>
    <w:rsid w:val="00A6419F"/>
    <w:rsid w:val="00A66DAC"/>
    <w:rsid w:val="00A66F47"/>
    <w:rsid w:val="00A6720E"/>
    <w:rsid w:val="00A67F5D"/>
    <w:rsid w:val="00A70474"/>
    <w:rsid w:val="00A70823"/>
    <w:rsid w:val="00A708FA"/>
    <w:rsid w:val="00A70F5A"/>
    <w:rsid w:val="00A717A7"/>
    <w:rsid w:val="00A71A73"/>
    <w:rsid w:val="00A72778"/>
    <w:rsid w:val="00A727F6"/>
    <w:rsid w:val="00A73512"/>
    <w:rsid w:val="00A73A29"/>
    <w:rsid w:val="00A73F6D"/>
    <w:rsid w:val="00A744C0"/>
    <w:rsid w:val="00A7511A"/>
    <w:rsid w:val="00A763F5"/>
    <w:rsid w:val="00A764A3"/>
    <w:rsid w:val="00A766B5"/>
    <w:rsid w:val="00A76774"/>
    <w:rsid w:val="00A7733D"/>
    <w:rsid w:val="00A77425"/>
    <w:rsid w:val="00A80265"/>
    <w:rsid w:val="00A81775"/>
    <w:rsid w:val="00A830C0"/>
    <w:rsid w:val="00A835EC"/>
    <w:rsid w:val="00A838A1"/>
    <w:rsid w:val="00A853DD"/>
    <w:rsid w:val="00A85616"/>
    <w:rsid w:val="00A85C59"/>
    <w:rsid w:val="00A85D99"/>
    <w:rsid w:val="00A86D5B"/>
    <w:rsid w:val="00A909A2"/>
    <w:rsid w:val="00A90C4E"/>
    <w:rsid w:val="00A90D19"/>
    <w:rsid w:val="00A9111A"/>
    <w:rsid w:val="00A9155A"/>
    <w:rsid w:val="00A924F9"/>
    <w:rsid w:val="00A9276A"/>
    <w:rsid w:val="00A92C0C"/>
    <w:rsid w:val="00A92F2A"/>
    <w:rsid w:val="00A937F3"/>
    <w:rsid w:val="00A94075"/>
    <w:rsid w:val="00A940B1"/>
    <w:rsid w:val="00A94549"/>
    <w:rsid w:val="00A949EF"/>
    <w:rsid w:val="00A94E23"/>
    <w:rsid w:val="00A95264"/>
    <w:rsid w:val="00A9595E"/>
    <w:rsid w:val="00A95989"/>
    <w:rsid w:val="00A96C8D"/>
    <w:rsid w:val="00A97943"/>
    <w:rsid w:val="00A979ED"/>
    <w:rsid w:val="00AA0987"/>
    <w:rsid w:val="00AA1725"/>
    <w:rsid w:val="00AA1F10"/>
    <w:rsid w:val="00AA1F31"/>
    <w:rsid w:val="00AA217B"/>
    <w:rsid w:val="00AA3522"/>
    <w:rsid w:val="00AA35C4"/>
    <w:rsid w:val="00AA5569"/>
    <w:rsid w:val="00AA5CEA"/>
    <w:rsid w:val="00AA6A29"/>
    <w:rsid w:val="00AA6CCD"/>
    <w:rsid w:val="00AA77F5"/>
    <w:rsid w:val="00AA7A85"/>
    <w:rsid w:val="00AA7EE7"/>
    <w:rsid w:val="00AB024C"/>
    <w:rsid w:val="00AB154F"/>
    <w:rsid w:val="00AB18E5"/>
    <w:rsid w:val="00AB18E7"/>
    <w:rsid w:val="00AB2663"/>
    <w:rsid w:val="00AB2922"/>
    <w:rsid w:val="00AB29E0"/>
    <w:rsid w:val="00AB504B"/>
    <w:rsid w:val="00AB52D3"/>
    <w:rsid w:val="00AB5376"/>
    <w:rsid w:val="00AB53FB"/>
    <w:rsid w:val="00AB65B9"/>
    <w:rsid w:val="00AB68CF"/>
    <w:rsid w:val="00AB6A35"/>
    <w:rsid w:val="00AB7318"/>
    <w:rsid w:val="00AB784D"/>
    <w:rsid w:val="00AB7941"/>
    <w:rsid w:val="00AB7A05"/>
    <w:rsid w:val="00AB7CF4"/>
    <w:rsid w:val="00AC089C"/>
    <w:rsid w:val="00AC2E47"/>
    <w:rsid w:val="00AC33D4"/>
    <w:rsid w:val="00AC34D7"/>
    <w:rsid w:val="00AC3F7C"/>
    <w:rsid w:val="00AC4205"/>
    <w:rsid w:val="00AC4870"/>
    <w:rsid w:val="00AC4FD2"/>
    <w:rsid w:val="00AC512E"/>
    <w:rsid w:val="00AC5F30"/>
    <w:rsid w:val="00AC66F1"/>
    <w:rsid w:val="00AC6810"/>
    <w:rsid w:val="00AC68CF"/>
    <w:rsid w:val="00AC6944"/>
    <w:rsid w:val="00AC7405"/>
    <w:rsid w:val="00AD0089"/>
    <w:rsid w:val="00AD046E"/>
    <w:rsid w:val="00AD07D1"/>
    <w:rsid w:val="00AD13E1"/>
    <w:rsid w:val="00AD2FAF"/>
    <w:rsid w:val="00AD35ED"/>
    <w:rsid w:val="00AD56D6"/>
    <w:rsid w:val="00AD6695"/>
    <w:rsid w:val="00AD72EF"/>
    <w:rsid w:val="00AD75A4"/>
    <w:rsid w:val="00AD7ADA"/>
    <w:rsid w:val="00AD7C1D"/>
    <w:rsid w:val="00AD7F4C"/>
    <w:rsid w:val="00AE017A"/>
    <w:rsid w:val="00AE0594"/>
    <w:rsid w:val="00AE1150"/>
    <w:rsid w:val="00AE1233"/>
    <w:rsid w:val="00AE142A"/>
    <w:rsid w:val="00AE211C"/>
    <w:rsid w:val="00AE27CB"/>
    <w:rsid w:val="00AE2B4E"/>
    <w:rsid w:val="00AE3898"/>
    <w:rsid w:val="00AE3AC3"/>
    <w:rsid w:val="00AE3D29"/>
    <w:rsid w:val="00AE4C5D"/>
    <w:rsid w:val="00AE52F6"/>
    <w:rsid w:val="00AE5513"/>
    <w:rsid w:val="00AE5F5C"/>
    <w:rsid w:val="00AE639F"/>
    <w:rsid w:val="00AE6598"/>
    <w:rsid w:val="00AE6D04"/>
    <w:rsid w:val="00AE7134"/>
    <w:rsid w:val="00AE7594"/>
    <w:rsid w:val="00AE7E4B"/>
    <w:rsid w:val="00AF0460"/>
    <w:rsid w:val="00AF148B"/>
    <w:rsid w:val="00AF18B9"/>
    <w:rsid w:val="00AF2267"/>
    <w:rsid w:val="00AF2B8B"/>
    <w:rsid w:val="00AF3215"/>
    <w:rsid w:val="00AF334E"/>
    <w:rsid w:val="00AF355D"/>
    <w:rsid w:val="00AF3568"/>
    <w:rsid w:val="00AF36C2"/>
    <w:rsid w:val="00AF4037"/>
    <w:rsid w:val="00AF499D"/>
    <w:rsid w:val="00AF4B91"/>
    <w:rsid w:val="00AF4EC9"/>
    <w:rsid w:val="00AF554C"/>
    <w:rsid w:val="00AF6A91"/>
    <w:rsid w:val="00AF6F1B"/>
    <w:rsid w:val="00AF77DB"/>
    <w:rsid w:val="00AF7901"/>
    <w:rsid w:val="00B00063"/>
    <w:rsid w:val="00B0119B"/>
    <w:rsid w:val="00B01455"/>
    <w:rsid w:val="00B0167B"/>
    <w:rsid w:val="00B01DCC"/>
    <w:rsid w:val="00B02297"/>
    <w:rsid w:val="00B02456"/>
    <w:rsid w:val="00B03155"/>
    <w:rsid w:val="00B03D11"/>
    <w:rsid w:val="00B04320"/>
    <w:rsid w:val="00B0437F"/>
    <w:rsid w:val="00B05014"/>
    <w:rsid w:val="00B05356"/>
    <w:rsid w:val="00B063C9"/>
    <w:rsid w:val="00B06DD1"/>
    <w:rsid w:val="00B07EAB"/>
    <w:rsid w:val="00B11166"/>
    <w:rsid w:val="00B112ED"/>
    <w:rsid w:val="00B1168C"/>
    <w:rsid w:val="00B11B87"/>
    <w:rsid w:val="00B11C11"/>
    <w:rsid w:val="00B133BD"/>
    <w:rsid w:val="00B135C1"/>
    <w:rsid w:val="00B13730"/>
    <w:rsid w:val="00B137AB"/>
    <w:rsid w:val="00B13987"/>
    <w:rsid w:val="00B14E89"/>
    <w:rsid w:val="00B14EAA"/>
    <w:rsid w:val="00B151D0"/>
    <w:rsid w:val="00B152DF"/>
    <w:rsid w:val="00B152F7"/>
    <w:rsid w:val="00B1570A"/>
    <w:rsid w:val="00B16317"/>
    <w:rsid w:val="00B16558"/>
    <w:rsid w:val="00B21691"/>
    <w:rsid w:val="00B21C3F"/>
    <w:rsid w:val="00B21E85"/>
    <w:rsid w:val="00B222E3"/>
    <w:rsid w:val="00B232DA"/>
    <w:rsid w:val="00B23779"/>
    <w:rsid w:val="00B23939"/>
    <w:rsid w:val="00B25130"/>
    <w:rsid w:val="00B2594A"/>
    <w:rsid w:val="00B25AF6"/>
    <w:rsid w:val="00B25B2B"/>
    <w:rsid w:val="00B26CBA"/>
    <w:rsid w:val="00B26CC2"/>
    <w:rsid w:val="00B27551"/>
    <w:rsid w:val="00B277F6"/>
    <w:rsid w:val="00B27CAB"/>
    <w:rsid w:val="00B27DF5"/>
    <w:rsid w:val="00B27F83"/>
    <w:rsid w:val="00B30586"/>
    <w:rsid w:val="00B30907"/>
    <w:rsid w:val="00B320A1"/>
    <w:rsid w:val="00B32E3A"/>
    <w:rsid w:val="00B331C2"/>
    <w:rsid w:val="00B35872"/>
    <w:rsid w:val="00B36059"/>
    <w:rsid w:val="00B361CB"/>
    <w:rsid w:val="00B364AA"/>
    <w:rsid w:val="00B36803"/>
    <w:rsid w:val="00B368C1"/>
    <w:rsid w:val="00B3785C"/>
    <w:rsid w:val="00B37F24"/>
    <w:rsid w:val="00B37F9C"/>
    <w:rsid w:val="00B40E9B"/>
    <w:rsid w:val="00B41586"/>
    <w:rsid w:val="00B4188A"/>
    <w:rsid w:val="00B41EAF"/>
    <w:rsid w:val="00B4239A"/>
    <w:rsid w:val="00B423F4"/>
    <w:rsid w:val="00B43735"/>
    <w:rsid w:val="00B4394E"/>
    <w:rsid w:val="00B4491D"/>
    <w:rsid w:val="00B44D7C"/>
    <w:rsid w:val="00B451AB"/>
    <w:rsid w:val="00B469EF"/>
    <w:rsid w:val="00B47867"/>
    <w:rsid w:val="00B47893"/>
    <w:rsid w:val="00B47896"/>
    <w:rsid w:val="00B505A0"/>
    <w:rsid w:val="00B50A67"/>
    <w:rsid w:val="00B51EE6"/>
    <w:rsid w:val="00B51FFC"/>
    <w:rsid w:val="00B52402"/>
    <w:rsid w:val="00B54602"/>
    <w:rsid w:val="00B548D8"/>
    <w:rsid w:val="00B55554"/>
    <w:rsid w:val="00B56040"/>
    <w:rsid w:val="00B6004C"/>
    <w:rsid w:val="00B61002"/>
    <w:rsid w:val="00B612C3"/>
    <w:rsid w:val="00B61DD9"/>
    <w:rsid w:val="00B62109"/>
    <w:rsid w:val="00B6387B"/>
    <w:rsid w:val="00B6399B"/>
    <w:rsid w:val="00B641A2"/>
    <w:rsid w:val="00B64CFC"/>
    <w:rsid w:val="00B65922"/>
    <w:rsid w:val="00B66261"/>
    <w:rsid w:val="00B66A26"/>
    <w:rsid w:val="00B70090"/>
    <w:rsid w:val="00B70269"/>
    <w:rsid w:val="00B7039F"/>
    <w:rsid w:val="00B706DC"/>
    <w:rsid w:val="00B70BF6"/>
    <w:rsid w:val="00B71583"/>
    <w:rsid w:val="00B71E72"/>
    <w:rsid w:val="00B7240C"/>
    <w:rsid w:val="00B72E95"/>
    <w:rsid w:val="00B734FE"/>
    <w:rsid w:val="00B73C9A"/>
    <w:rsid w:val="00B742BD"/>
    <w:rsid w:val="00B7434A"/>
    <w:rsid w:val="00B74715"/>
    <w:rsid w:val="00B74930"/>
    <w:rsid w:val="00B74D0B"/>
    <w:rsid w:val="00B74D3B"/>
    <w:rsid w:val="00B75347"/>
    <w:rsid w:val="00B765F0"/>
    <w:rsid w:val="00B76DC9"/>
    <w:rsid w:val="00B76F34"/>
    <w:rsid w:val="00B7796D"/>
    <w:rsid w:val="00B77DB0"/>
    <w:rsid w:val="00B77DC4"/>
    <w:rsid w:val="00B80091"/>
    <w:rsid w:val="00B80956"/>
    <w:rsid w:val="00B80AF2"/>
    <w:rsid w:val="00B80F19"/>
    <w:rsid w:val="00B8115E"/>
    <w:rsid w:val="00B813EF"/>
    <w:rsid w:val="00B818CC"/>
    <w:rsid w:val="00B81AE2"/>
    <w:rsid w:val="00B81CA7"/>
    <w:rsid w:val="00B81E1B"/>
    <w:rsid w:val="00B82F24"/>
    <w:rsid w:val="00B846F2"/>
    <w:rsid w:val="00B85080"/>
    <w:rsid w:val="00B8562A"/>
    <w:rsid w:val="00B85AD8"/>
    <w:rsid w:val="00B85B8F"/>
    <w:rsid w:val="00B86305"/>
    <w:rsid w:val="00B86A49"/>
    <w:rsid w:val="00B877CD"/>
    <w:rsid w:val="00B9031E"/>
    <w:rsid w:val="00B90877"/>
    <w:rsid w:val="00B910FF"/>
    <w:rsid w:val="00B9116A"/>
    <w:rsid w:val="00B9119B"/>
    <w:rsid w:val="00B91379"/>
    <w:rsid w:val="00B91581"/>
    <w:rsid w:val="00B918DD"/>
    <w:rsid w:val="00B919EC"/>
    <w:rsid w:val="00B91B5A"/>
    <w:rsid w:val="00B931D0"/>
    <w:rsid w:val="00B93250"/>
    <w:rsid w:val="00B9448C"/>
    <w:rsid w:val="00B94FE9"/>
    <w:rsid w:val="00B95042"/>
    <w:rsid w:val="00B9784C"/>
    <w:rsid w:val="00B97BD8"/>
    <w:rsid w:val="00BA05ED"/>
    <w:rsid w:val="00BA0DDD"/>
    <w:rsid w:val="00BA1417"/>
    <w:rsid w:val="00BA1FCD"/>
    <w:rsid w:val="00BA2030"/>
    <w:rsid w:val="00BA248C"/>
    <w:rsid w:val="00BA2CB5"/>
    <w:rsid w:val="00BA30D0"/>
    <w:rsid w:val="00BA4C4A"/>
    <w:rsid w:val="00BA4FA9"/>
    <w:rsid w:val="00BA50BF"/>
    <w:rsid w:val="00BA62E8"/>
    <w:rsid w:val="00BA633E"/>
    <w:rsid w:val="00BA662A"/>
    <w:rsid w:val="00BB104D"/>
    <w:rsid w:val="00BB18E7"/>
    <w:rsid w:val="00BB200C"/>
    <w:rsid w:val="00BB235D"/>
    <w:rsid w:val="00BB2993"/>
    <w:rsid w:val="00BB2D42"/>
    <w:rsid w:val="00BB3208"/>
    <w:rsid w:val="00BB3297"/>
    <w:rsid w:val="00BB3521"/>
    <w:rsid w:val="00BB3B5C"/>
    <w:rsid w:val="00BB3BCE"/>
    <w:rsid w:val="00BB40F4"/>
    <w:rsid w:val="00BB53A0"/>
    <w:rsid w:val="00BB6587"/>
    <w:rsid w:val="00BB6B7C"/>
    <w:rsid w:val="00BB76CD"/>
    <w:rsid w:val="00BC000F"/>
    <w:rsid w:val="00BC0E19"/>
    <w:rsid w:val="00BC0FF2"/>
    <w:rsid w:val="00BC1412"/>
    <w:rsid w:val="00BC1632"/>
    <w:rsid w:val="00BC1BEA"/>
    <w:rsid w:val="00BC3604"/>
    <w:rsid w:val="00BC6131"/>
    <w:rsid w:val="00BC6943"/>
    <w:rsid w:val="00BD00B7"/>
    <w:rsid w:val="00BD0C0B"/>
    <w:rsid w:val="00BD0DDA"/>
    <w:rsid w:val="00BD1579"/>
    <w:rsid w:val="00BD1A74"/>
    <w:rsid w:val="00BD1E81"/>
    <w:rsid w:val="00BD2157"/>
    <w:rsid w:val="00BD365E"/>
    <w:rsid w:val="00BD4335"/>
    <w:rsid w:val="00BD4765"/>
    <w:rsid w:val="00BD478E"/>
    <w:rsid w:val="00BD4AF3"/>
    <w:rsid w:val="00BD4B15"/>
    <w:rsid w:val="00BD51B3"/>
    <w:rsid w:val="00BD59CF"/>
    <w:rsid w:val="00BD5EA3"/>
    <w:rsid w:val="00BD69DA"/>
    <w:rsid w:val="00BE02F1"/>
    <w:rsid w:val="00BE1042"/>
    <w:rsid w:val="00BE248D"/>
    <w:rsid w:val="00BE258D"/>
    <w:rsid w:val="00BE337B"/>
    <w:rsid w:val="00BE35F1"/>
    <w:rsid w:val="00BE361B"/>
    <w:rsid w:val="00BE4622"/>
    <w:rsid w:val="00BE5F09"/>
    <w:rsid w:val="00BE646C"/>
    <w:rsid w:val="00BE732D"/>
    <w:rsid w:val="00BE7696"/>
    <w:rsid w:val="00BF299A"/>
    <w:rsid w:val="00BF2D20"/>
    <w:rsid w:val="00BF2E1D"/>
    <w:rsid w:val="00BF41A2"/>
    <w:rsid w:val="00BF4BFE"/>
    <w:rsid w:val="00BF59A3"/>
    <w:rsid w:val="00BF73C0"/>
    <w:rsid w:val="00C003FD"/>
    <w:rsid w:val="00C01032"/>
    <w:rsid w:val="00C022AB"/>
    <w:rsid w:val="00C027D5"/>
    <w:rsid w:val="00C028DA"/>
    <w:rsid w:val="00C02D2C"/>
    <w:rsid w:val="00C03317"/>
    <w:rsid w:val="00C04625"/>
    <w:rsid w:val="00C04EBC"/>
    <w:rsid w:val="00C050C3"/>
    <w:rsid w:val="00C056D6"/>
    <w:rsid w:val="00C05CEC"/>
    <w:rsid w:val="00C06FAC"/>
    <w:rsid w:val="00C07743"/>
    <w:rsid w:val="00C1118F"/>
    <w:rsid w:val="00C122F9"/>
    <w:rsid w:val="00C12FCC"/>
    <w:rsid w:val="00C130CA"/>
    <w:rsid w:val="00C13A48"/>
    <w:rsid w:val="00C13EE0"/>
    <w:rsid w:val="00C1474B"/>
    <w:rsid w:val="00C14EBA"/>
    <w:rsid w:val="00C15082"/>
    <w:rsid w:val="00C167BD"/>
    <w:rsid w:val="00C17880"/>
    <w:rsid w:val="00C17C89"/>
    <w:rsid w:val="00C20490"/>
    <w:rsid w:val="00C21205"/>
    <w:rsid w:val="00C22C41"/>
    <w:rsid w:val="00C22C52"/>
    <w:rsid w:val="00C23001"/>
    <w:rsid w:val="00C2453A"/>
    <w:rsid w:val="00C253D1"/>
    <w:rsid w:val="00C25C2A"/>
    <w:rsid w:val="00C26058"/>
    <w:rsid w:val="00C26C3E"/>
    <w:rsid w:val="00C26FD9"/>
    <w:rsid w:val="00C3021C"/>
    <w:rsid w:val="00C303D5"/>
    <w:rsid w:val="00C30DB2"/>
    <w:rsid w:val="00C31BA6"/>
    <w:rsid w:val="00C321A9"/>
    <w:rsid w:val="00C32A41"/>
    <w:rsid w:val="00C32BBF"/>
    <w:rsid w:val="00C3341C"/>
    <w:rsid w:val="00C3446E"/>
    <w:rsid w:val="00C34EF8"/>
    <w:rsid w:val="00C3586C"/>
    <w:rsid w:val="00C35A55"/>
    <w:rsid w:val="00C35ED2"/>
    <w:rsid w:val="00C37187"/>
    <w:rsid w:val="00C37445"/>
    <w:rsid w:val="00C37A42"/>
    <w:rsid w:val="00C37D35"/>
    <w:rsid w:val="00C40AD5"/>
    <w:rsid w:val="00C40C23"/>
    <w:rsid w:val="00C414AA"/>
    <w:rsid w:val="00C41ACB"/>
    <w:rsid w:val="00C4230C"/>
    <w:rsid w:val="00C424C5"/>
    <w:rsid w:val="00C42E42"/>
    <w:rsid w:val="00C44110"/>
    <w:rsid w:val="00C441FC"/>
    <w:rsid w:val="00C44274"/>
    <w:rsid w:val="00C443EF"/>
    <w:rsid w:val="00C44913"/>
    <w:rsid w:val="00C4495B"/>
    <w:rsid w:val="00C456FB"/>
    <w:rsid w:val="00C45BD0"/>
    <w:rsid w:val="00C464C3"/>
    <w:rsid w:val="00C47E5C"/>
    <w:rsid w:val="00C509A7"/>
    <w:rsid w:val="00C50A48"/>
    <w:rsid w:val="00C50AE4"/>
    <w:rsid w:val="00C51C60"/>
    <w:rsid w:val="00C51F39"/>
    <w:rsid w:val="00C5212A"/>
    <w:rsid w:val="00C528CD"/>
    <w:rsid w:val="00C538AE"/>
    <w:rsid w:val="00C54734"/>
    <w:rsid w:val="00C54B7E"/>
    <w:rsid w:val="00C54B9C"/>
    <w:rsid w:val="00C54E0C"/>
    <w:rsid w:val="00C553F7"/>
    <w:rsid w:val="00C5566D"/>
    <w:rsid w:val="00C5646D"/>
    <w:rsid w:val="00C56747"/>
    <w:rsid w:val="00C56E28"/>
    <w:rsid w:val="00C577CC"/>
    <w:rsid w:val="00C57827"/>
    <w:rsid w:val="00C57D55"/>
    <w:rsid w:val="00C57D83"/>
    <w:rsid w:val="00C61267"/>
    <w:rsid w:val="00C6165A"/>
    <w:rsid w:val="00C62979"/>
    <w:rsid w:val="00C63190"/>
    <w:rsid w:val="00C63D06"/>
    <w:rsid w:val="00C64842"/>
    <w:rsid w:val="00C64CE6"/>
    <w:rsid w:val="00C65337"/>
    <w:rsid w:val="00C65CCE"/>
    <w:rsid w:val="00C65FEF"/>
    <w:rsid w:val="00C666D0"/>
    <w:rsid w:val="00C67463"/>
    <w:rsid w:val="00C70A43"/>
    <w:rsid w:val="00C70C08"/>
    <w:rsid w:val="00C7202A"/>
    <w:rsid w:val="00C72342"/>
    <w:rsid w:val="00C727AA"/>
    <w:rsid w:val="00C72957"/>
    <w:rsid w:val="00C72EE4"/>
    <w:rsid w:val="00C7307D"/>
    <w:rsid w:val="00C73D82"/>
    <w:rsid w:val="00C7404F"/>
    <w:rsid w:val="00C745CE"/>
    <w:rsid w:val="00C74EEF"/>
    <w:rsid w:val="00C751FF"/>
    <w:rsid w:val="00C760C6"/>
    <w:rsid w:val="00C76457"/>
    <w:rsid w:val="00C773C5"/>
    <w:rsid w:val="00C776FF"/>
    <w:rsid w:val="00C77839"/>
    <w:rsid w:val="00C77E2B"/>
    <w:rsid w:val="00C804E4"/>
    <w:rsid w:val="00C818FF"/>
    <w:rsid w:val="00C81C88"/>
    <w:rsid w:val="00C825D7"/>
    <w:rsid w:val="00C8363E"/>
    <w:rsid w:val="00C83BFA"/>
    <w:rsid w:val="00C83ECA"/>
    <w:rsid w:val="00C84C5B"/>
    <w:rsid w:val="00C852E2"/>
    <w:rsid w:val="00C85B08"/>
    <w:rsid w:val="00C85E61"/>
    <w:rsid w:val="00C86EEB"/>
    <w:rsid w:val="00C87F36"/>
    <w:rsid w:val="00C910A8"/>
    <w:rsid w:val="00C9193A"/>
    <w:rsid w:val="00C91F75"/>
    <w:rsid w:val="00C92E7E"/>
    <w:rsid w:val="00C932B6"/>
    <w:rsid w:val="00C938A5"/>
    <w:rsid w:val="00C9497E"/>
    <w:rsid w:val="00C957A3"/>
    <w:rsid w:val="00C962F7"/>
    <w:rsid w:val="00C9722B"/>
    <w:rsid w:val="00C975DA"/>
    <w:rsid w:val="00CA0038"/>
    <w:rsid w:val="00CA0A6A"/>
    <w:rsid w:val="00CA1021"/>
    <w:rsid w:val="00CA1049"/>
    <w:rsid w:val="00CA1079"/>
    <w:rsid w:val="00CA19B7"/>
    <w:rsid w:val="00CA209E"/>
    <w:rsid w:val="00CA2B60"/>
    <w:rsid w:val="00CA2E07"/>
    <w:rsid w:val="00CA305F"/>
    <w:rsid w:val="00CA317C"/>
    <w:rsid w:val="00CA36EA"/>
    <w:rsid w:val="00CA383A"/>
    <w:rsid w:val="00CA3D80"/>
    <w:rsid w:val="00CA3EF4"/>
    <w:rsid w:val="00CA416D"/>
    <w:rsid w:val="00CA4AB6"/>
    <w:rsid w:val="00CA509B"/>
    <w:rsid w:val="00CA58F0"/>
    <w:rsid w:val="00CA5A23"/>
    <w:rsid w:val="00CA5A32"/>
    <w:rsid w:val="00CA5A63"/>
    <w:rsid w:val="00CA71D3"/>
    <w:rsid w:val="00CA7496"/>
    <w:rsid w:val="00CA7661"/>
    <w:rsid w:val="00CA7906"/>
    <w:rsid w:val="00CB044F"/>
    <w:rsid w:val="00CB0611"/>
    <w:rsid w:val="00CB0991"/>
    <w:rsid w:val="00CB0EAC"/>
    <w:rsid w:val="00CB19CD"/>
    <w:rsid w:val="00CB1AFD"/>
    <w:rsid w:val="00CB2B7F"/>
    <w:rsid w:val="00CB3212"/>
    <w:rsid w:val="00CB348C"/>
    <w:rsid w:val="00CB36F7"/>
    <w:rsid w:val="00CB41D2"/>
    <w:rsid w:val="00CB46FC"/>
    <w:rsid w:val="00CB47B9"/>
    <w:rsid w:val="00CB4BEB"/>
    <w:rsid w:val="00CB4FA6"/>
    <w:rsid w:val="00CB516C"/>
    <w:rsid w:val="00CB5644"/>
    <w:rsid w:val="00CB56BF"/>
    <w:rsid w:val="00CB57F9"/>
    <w:rsid w:val="00CB5EDC"/>
    <w:rsid w:val="00CB626C"/>
    <w:rsid w:val="00CB65E6"/>
    <w:rsid w:val="00CB6947"/>
    <w:rsid w:val="00CB740B"/>
    <w:rsid w:val="00CB791B"/>
    <w:rsid w:val="00CB7933"/>
    <w:rsid w:val="00CC0252"/>
    <w:rsid w:val="00CC0324"/>
    <w:rsid w:val="00CC05EE"/>
    <w:rsid w:val="00CC15C6"/>
    <w:rsid w:val="00CC16EA"/>
    <w:rsid w:val="00CC17D1"/>
    <w:rsid w:val="00CC2D84"/>
    <w:rsid w:val="00CC3970"/>
    <w:rsid w:val="00CC3CBA"/>
    <w:rsid w:val="00CC3D0D"/>
    <w:rsid w:val="00CC4637"/>
    <w:rsid w:val="00CC4831"/>
    <w:rsid w:val="00CC5AD0"/>
    <w:rsid w:val="00CC6804"/>
    <w:rsid w:val="00CC697E"/>
    <w:rsid w:val="00CC7148"/>
    <w:rsid w:val="00CC76D8"/>
    <w:rsid w:val="00CC76DC"/>
    <w:rsid w:val="00CD005B"/>
    <w:rsid w:val="00CD0463"/>
    <w:rsid w:val="00CD17FE"/>
    <w:rsid w:val="00CD26B8"/>
    <w:rsid w:val="00CD2775"/>
    <w:rsid w:val="00CD2B61"/>
    <w:rsid w:val="00CD33C9"/>
    <w:rsid w:val="00CD3961"/>
    <w:rsid w:val="00CD3ACB"/>
    <w:rsid w:val="00CD3C43"/>
    <w:rsid w:val="00CD3CBC"/>
    <w:rsid w:val="00CD4646"/>
    <w:rsid w:val="00CD49FF"/>
    <w:rsid w:val="00CD5456"/>
    <w:rsid w:val="00CD6253"/>
    <w:rsid w:val="00CD73A8"/>
    <w:rsid w:val="00CE1DEF"/>
    <w:rsid w:val="00CE1E15"/>
    <w:rsid w:val="00CE2C15"/>
    <w:rsid w:val="00CE2CCE"/>
    <w:rsid w:val="00CE2DF6"/>
    <w:rsid w:val="00CE3430"/>
    <w:rsid w:val="00CE3D2C"/>
    <w:rsid w:val="00CE43D8"/>
    <w:rsid w:val="00CE4CE1"/>
    <w:rsid w:val="00CE6193"/>
    <w:rsid w:val="00CE624D"/>
    <w:rsid w:val="00CE6852"/>
    <w:rsid w:val="00CE6B3D"/>
    <w:rsid w:val="00CE7C19"/>
    <w:rsid w:val="00CF03BF"/>
    <w:rsid w:val="00CF0FC4"/>
    <w:rsid w:val="00CF11E5"/>
    <w:rsid w:val="00CF1244"/>
    <w:rsid w:val="00CF1C92"/>
    <w:rsid w:val="00CF2C21"/>
    <w:rsid w:val="00CF2CEA"/>
    <w:rsid w:val="00CF2F50"/>
    <w:rsid w:val="00CF3A2B"/>
    <w:rsid w:val="00CF3A99"/>
    <w:rsid w:val="00CF5B34"/>
    <w:rsid w:val="00CF5B3E"/>
    <w:rsid w:val="00CF607B"/>
    <w:rsid w:val="00CF6297"/>
    <w:rsid w:val="00CF6A68"/>
    <w:rsid w:val="00CF6C4B"/>
    <w:rsid w:val="00CF75AC"/>
    <w:rsid w:val="00D01A7E"/>
    <w:rsid w:val="00D01EB6"/>
    <w:rsid w:val="00D02B37"/>
    <w:rsid w:val="00D032F4"/>
    <w:rsid w:val="00D04A3F"/>
    <w:rsid w:val="00D051F8"/>
    <w:rsid w:val="00D0563D"/>
    <w:rsid w:val="00D05982"/>
    <w:rsid w:val="00D05A62"/>
    <w:rsid w:val="00D05BC3"/>
    <w:rsid w:val="00D06E57"/>
    <w:rsid w:val="00D0750C"/>
    <w:rsid w:val="00D07C51"/>
    <w:rsid w:val="00D111E6"/>
    <w:rsid w:val="00D11C22"/>
    <w:rsid w:val="00D11C2D"/>
    <w:rsid w:val="00D12130"/>
    <w:rsid w:val="00D125DA"/>
    <w:rsid w:val="00D134E6"/>
    <w:rsid w:val="00D13D00"/>
    <w:rsid w:val="00D13F25"/>
    <w:rsid w:val="00D141B6"/>
    <w:rsid w:val="00D14D78"/>
    <w:rsid w:val="00D14DF2"/>
    <w:rsid w:val="00D15C35"/>
    <w:rsid w:val="00D15C76"/>
    <w:rsid w:val="00D206E6"/>
    <w:rsid w:val="00D20A72"/>
    <w:rsid w:val="00D214EE"/>
    <w:rsid w:val="00D2167D"/>
    <w:rsid w:val="00D22088"/>
    <w:rsid w:val="00D22863"/>
    <w:rsid w:val="00D22E0F"/>
    <w:rsid w:val="00D23418"/>
    <w:rsid w:val="00D23460"/>
    <w:rsid w:val="00D236BF"/>
    <w:rsid w:val="00D236F3"/>
    <w:rsid w:val="00D23FEF"/>
    <w:rsid w:val="00D25FBE"/>
    <w:rsid w:val="00D260F2"/>
    <w:rsid w:val="00D2696C"/>
    <w:rsid w:val="00D26B6D"/>
    <w:rsid w:val="00D272B1"/>
    <w:rsid w:val="00D274E2"/>
    <w:rsid w:val="00D27784"/>
    <w:rsid w:val="00D309CE"/>
    <w:rsid w:val="00D30EEF"/>
    <w:rsid w:val="00D33DC6"/>
    <w:rsid w:val="00D345A6"/>
    <w:rsid w:val="00D3529E"/>
    <w:rsid w:val="00D35384"/>
    <w:rsid w:val="00D36CF1"/>
    <w:rsid w:val="00D36F1A"/>
    <w:rsid w:val="00D403C0"/>
    <w:rsid w:val="00D40A3B"/>
    <w:rsid w:val="00D40B85"/>
    <w:rsid w:val="00D41F47"/>
    <w:rsid w:val="00D440EA"/>
    <w:rsid w:val="00D441F5"/>
    <w:rsid w:val="00D44B4C"/>
    <w:rsid w:val="00D44C84"/>
    <w:rsid w:val="00D450D2"/>
    <w:rsid w:val="00D4514A"/>
    <w:rsid w:val="00D4646F"/>
    <w:rsid w:val="00D4689A"/>
    <w:rsid w:val="00D46A08"/>
    <w:rsid w:val="00D47D02"/>
    <w:rsid w:val="00D50223"/>
    <w:rsid w:val="00D50389"/>
    <w:rsid w:val="00D50F19"/>
    <w:rsid w:val="00D52A5B"/>
    <w:rsid w:val="00D537B6"/>
    <w:rsid w:val="00D53D98"/>
    <w:rsid w:val="00D5440D"/>
    <w:rsid w:val="00D557BA"/>
    <w:rsid w:val="00D5630A"/>
    <w:rsid w:val="00D56351"/>
    <w:rsid w:val="00D565A9"/>
    <w:rsid w:val="00D56C82"/>
    <w:rsid w:val="00D56F12"/>
    <w:rsid w:val="00D571CB"/>
    <w:rsid w:val="00D57AA0"/>
    <w:rsid w:val="00D61172"/>
    <w:rsid w:val="00D61322"/>
    <w:rsid w:val="00D61400"/>
    <w:rsid w:val="00D62062"/>
    <w:rsid w:val="00D622F4"/>
    <w:rsid w:val="00D6293E"/>
    <w:rsid w:val="00D62A0D"/>
    <w:rsid w:val="00D62BAB"/>
    <w:rsid w:val="00D62C81"/>
    <w:rsid w:val="00D63127"/>
    <w:rsid w:val="00D64028"/>
    <w:rsid w:val="00D640B2"/>
    <w:rsid w:val="00D642C0"/>
    <w:rsid w:val="00D64324"/>
    <w:rsid w:val="00D65360"/>
    <w:rsid w:val="00D65931"/>
    <w:rsid w:val="00D65F4E"/>
    <w:rsid w:val="00D66AA7"/>
    <w:rsid w:val="00D66B7B"/>
    <w:rsid w:val="00D6724D"/>
    <w:rsid w:val="00D7025D"/>
    <w:rsid w:val="00D7027D"/>
    <w:rsid w:val="00D70474"/>
    <w:rsid w:val="00D70CC2"/>
    <w:rsid w:val="00D7103D"/>
    <w:rsid w:val="00D712D8"/>
    <w:rsid w:val="00D72442"/>
    <w:rsid w:val="00D732B2"/>
    <w:rsid w:val="00D73DED"/>
    <w:rsid w:val="00D74170"/>
    <w:rsid w:val="00D75F6C"/>
    <w:rsid w:val="00D76618"/>
    <w:rsid w:val="00D77778"/>
    <w:rsid w:val="00D77AC2"/>
    <w:rsid w:val="00D8076C"/>
    <w:rsid w:val="00D807B2"/>
    <w:rsid w:val="00D80BCE"/>
    <w:rsid w:val="00D80C57"/>
    <w:rsid w:val="00D80D24"/>
    <w:rsid w:val="00D810F6"/>
    <w:rsid w:val="00D81336"/>
    <w:rsid w:val="00D81B83"/>
    <w:rsid w:val="00D81D49"/>
    <w:rsid w:val="00D8210E"/>
    <w:rsid w:val="00D822FF"/>
    <w:rsid w:val="00D82676"/>
    <w:rsid w:val="00D8288A"/>
    <w:rsid w:val="00D838AB"/>
    <w:rsid w:val="00D83EB2"/>
    <w:rsid w:val="00D85D33"/>
    <w:rsid w:val="00D862FD"/>
    <w:rsid w:val="00D863D6"/>
    <w:rsid w:val="00D86409"/>
    <w:rsid w:val="00D8716E"/>
    <w:rsid w:val="00D87AB9"/>
    <w:rsid w:val="00D9018D"/>
    <w:rsid w:val="00D90633"/>
    <w:rsid w:val="00D90F3C"/>
    <w:rsid w:val="00D91AC4"/>
    <w:rsid w:val="00D92B5D"/>
    <w:rsid w:val="00D92EDC"/>
    <w:rsid w:val="00D92EEE"/>
    <w:rsid w:val="00D94DE7"/>
    <w:rsid w:val="00D95341"/>
    <w:rsid w:val="00D95400"/>
    <w:rsid w:val="00D95A6B"/>
    <w:rsid w:val="00D97964"/>
    <w:rsid w:val="00D97B15"/>
    <w:rsid w:val="00DA1261"/>
    <w:rsid w:val="00DA175F"/>
    <w:rsid w:val="00DA2477"/>
    <w:rsid w:val="00DA2A00"/>
    <w:rsid w:val="00DA2ECF"/>
    <w:rsid w:val="00DA350E"/>
    <w:rsid w:val="00DA38C8"/>
    <w:rsid w:val="00DA3CCB"/>
    <w:rsid w:val="00DA4498"/>
    <w:rsid w:val="00DA45D2"/>
    <w:rsid w:val="00DA4E35"/>
    <w:rsid w:val="00DA50DC"/>
    <w:rsid w:val="00DA515F"/>
    <w:rsid w:val="00DA6A8E"/>
    <w:rsid w:val="00DA6B51"/>
    <w:rsid w:val="00DA7C78"/>
    <w:rsid w:val="00DA7F66"/>
    <w:rsid w:val="00DB0132"/>
    <w:rsid w:val="00DB3C7B"/>
    <w:rsid w:val="00DB448B"/>
    <w:rsid w:val="00DB4A7C"/>
    <w:rsid w:val="00DB4C7C"/>
    <w:rsid w:val="00DB565E"/>
    <w:rsid w:val="00DB5D44"/>
    <w:rsid w:val="00DB6041"/>
    <w:rsid w:val="00DB617E"/>
    <w:rsid w:val="00DB62BC"/>
    <w:rsid w:val="00DB6355"/>
    <w:rsid w:val="00DB6588"/>
    <w:rsid w:val="00DB76A3"/>
    <w:rsid w:val="00DC0176"/>
    <w:rsid w:val="00DC1532"/>
    <w:rsid w:val="00DC199D"/>
    <w:rsid w:val="00DC1D89"/>
    <w:rsid w:val="00DC20ED"/>
    <w:rsid w:val="00DC215D"/>
    <w:rsid w:val="00DC2A81"/>
    <w:rsid w:val="00DC3243"/>
    <w:rsid w:val="00DC3C1C"/>
    <w:rsid w:val="00DC3D06"/>
    <w:rsid w:val="00DC4887"/>
    <w:rsid w:val="00DC4BB5"/>
    <w:rsid w:val="00DC518E"/>
    <w:rsid w:val="00DC52A6"/>
    <w:rsid w:val="00DC58FE"/>
    <w:rsid w:val="00DC5EFA"/>
    <w:rsid w:val="00DC612B"/>
    <w:rsid w:val="00DC6296"/>
    <w:rsid w:val="00DC742F"/>
    <w:rsid w:val="00DC75A4"/>
    <w:rsid w:val="00DC76EC"/>
    <w:rsid w:val="00DD2E38"/>
    <w:rsid w:val="00DD3E2D"/>
    <w:rsid w:val="00DD4B0B"/>
    <w:rsid w:val="00DD4D72"/>
    <w:rsid w:val="00DD5618"/>
    <w:rsid w:val="00DD6044"/>
    <w:rsid w:val="00DD626E"/>
    <w:rsid w:val="00DD6923"/>
    <w:rsid w:val="00DE237B"/>
    <w:rsid w:val="00DE2BEA"/>
    <w:rsid w:val="00DE2E58"/>
    <w:rsid w:val="00DE2E6F"/>
    <w:rsid w:val="00DE33E5"/>
    <w:rsid w:val="00DE3F97"/>
    <w:rsid w:val="00DE4042"/>
    <w:rsid w:val="00DE49E9"/>
    <w:rsid w:val="00DE50B9"/>
    <w:rsid w:val="00DE548B"/>
    <w:rsid w:val="00DE62D9"/>
    <w:rsid w:val="00DE64BC"/>
    <w:rsid w:val="00DE74F0"/>
    <w:rsid w:val="00DE7510"/>
    <w:rsid w:val="00DE78E1"/>
    <w:rsid w:val="00DE7D89"/>
    <w:rsid w:val="00DF19B4"/>
    <w:rsid w:val="00DF2529"/>
    <w:rsid w:val="00DF28F0"/>
    <w:rsid w:val="00DF366D"/>
    <w:rsid w:val="00DF432C"/>
    <w:rsid w:val="00DF4A41"/>
    <w:rsid w:val="00DF4AC3"/>
    <w:rsid w:val="00DF6C47"/>
    <w:rsid w:val="00DF725E"/>
    <w:rsid w:val="00DF7487"/>
    <w:rsid w:val="00DF7AFB"/>
    <w:rsid w:val="00DF7D8F"/>
    <w:rsid w:val="00E000B2"/>
    <w:rsid w:val="00E01031"/>
    <w:rsid w:val="00E0121E"/>
    <w:rsid w:val="00E01391"/>
    <w:rsid w:val="00E025E8"/>
    <w:rsid w:val="00E02693"/>
    <w:rsid w:val="00E02B42"/>
    <w:rsid w:val="00E0330C"/>
    <w:rsid w:val="00E03833"/>
    <w:rsid w:val="00E03970"/>
    <w:rsid w:val="00E04377"/>
    <w:rsid w:val="00E04406"/>
    <w:rsid w:val="00E046F4"/>
    <w:rsid w:val="00E04986"/>
    <w:rsid w:val="00E04A8D"/>
    <w:rsid w:val="00E04B11"/>
    <w:rsid w:val="00E062A9"/>
    <w:rsid w:val="00E064F4"/>
    <w:rsid w:val="00E06C5F"/>
    <w:rsid w:val="00E07599"/>
    <w:rsid w:val="00E07E5E"/>
    <w:rsid w:val="00E1150F"/>
    <w:rsid w:val="00E1375B"/>
    <w:rsid w:val="00E14B32"/>
    <w:rsid w:val="00E14E27"/>
    <w:rsid w:val="00E14ED7"/>
    <w:rsid w:val="00E150E4"/>
    <w:rsid w:val="00E151C0"/>
    <w:rsid w:val="00E155B1"/>
    <w:rsid w:val="00E1772A"/>
    <w:rsid w:val="00E17CC1"/>
    <w:rsid w:val="00E17F7E"/>
    <w:rsid w:val="00E211C0"/>
    <w:rsid w:val="00E227B9"/>
    <w:rsid w:val="00E23567"/>
    <w:rsid w:val="00E23B6D"/>
    <w:rsid w:val="00E23BFD"/>
    <w:rsid w:val="00E23EF2"/>
    <w:rsid w:val="00E2420D"/>
    <w:rsid w:val="00E243B7"/>
    <w:rsid w:val="00E24990"/>
    <w:rsid w:val="00E24CA8"/>
    <w:rsid w:val="00E25115"/>
    <w:rsid w:val="00E2515A"/>
    <w:rsid w:val="00E257A6"/>
    <w:rsid w:val="00E257DC"/>
    <w:rsid w:val="00E26795"/>
    <w:rsid w:val="00E26B1E"/>
    <w:rsid w:val="00E27726"/>
    <w:rsid w:val="00E27B19"/>
    <w:rsid w:val="00E27B8D"/>
    <w:rsid w:val="00E30300"/>
    <w:rsid w:val="00E30DB8"/>
    <w:rsid w:val="00E312FC"/>
    <w:rsid w:val="00E319BF"/>
    <w:rsid w:val="00E31B21"/>
    <w:rsid w:val="00E32706"/>
    <w:rsid w:val="00E33A64"/>
    <w:rsid w:val="00E33AC2"/>
    <w:rsid w:val="00E33F01"/>
    <w:rsid w:val="00E34709"/>
    <w:rsid w:val="00E349B9"/>
    <w:rsid w:val="00E3511D"/>
    <w:rsid w:val="00E35618"/>
    <w:rsid w:val="00E356F8"/>
    <w:rsid w:val="00E35BEB"/>
    <w:rsid w:val="00E371BF"/>
    <w:rsid w:val="00E375B7"/>
    <w:rsid w:val="00E37840"/>
    <w:rsid w:val="00E37ED6"/>
    <w:rsid w:val="00E400F2"/>
    <w:rsid w:val="00E40284"/>
    <w:rsid w:val="00E40FBA"/>
    <w:rsid w:val="00E41417"/>
    <w:rsid w:val="00E41FCF"/>
    <w:rsid w:val="00E42DCF"/>
    <w:rsid w:val="00E43308"/>
    <w:rsid w:val="00E437A3"/>
    <w:rsid w:val="00E43B5F"/>
    <w:rsid w:val="00E43B9B"/>
    <w:rsid w:val="00E43EC2"/>
    <w:rsid w:val="00E44262"/>
    <w:rsid w:val="00E450C4"/>
    <w:rsid w:val="00E4523F"/>
    <w:rsid w:val="00E45B3B"/>
    <w:rsid w:val="00E46C4B"/>
    <w:rsid w:val="00E4783D"/>
    <w:rsid w:val="00E47840"/>
    <w:rsid w:val="00E47DF3"/>
    <w:rsid w:val="00E50DF5"/>
    <w:rsid w:val="00E50EA7"/>
    <w:rsid w:val="00E51011"/>
    <w:rsid w:val="00E51C36"/>
    <w:rsid w:val="00E51E99"/>
    <w:rsid w:val="00E52CC9"/>
    <w:rsid w:val="00E52FA3"/>
    <w:rsid w:val="00E532B2"/>
    <w:rsid w:val="00E537CE"/>
    <w:rsid w:val="00E54B56"/>
    <w:rsid w:val="00E553FA"/>
    <w:rsid w:val="00E55441"/>
    <w:rsid w:val="00E557A4"/>
    <w:rsid w:val="00E55881"/>
    <w:rsid w:val="00E56113"/>
    <w:rsid w:val="00E568F5"/>
    <w:rsid w:val="00E56B95"/>
    <w:rsid w:val="00E56C31"/>
    <w:rsid w:val="00E57782"/>
    <w:rsid w:val="00E57FC5"/>
    <w:rsid w:val="00E60DA8"/>
    <w:rsid w:val="00E613FD"/>
    <w:rsid w:val="00E61D53"/>
    <w:rsid w:val="00E62938"/>
    <w:rsid w:val="00E63D25"/>
    <w:rsid w:val="00E64150"/>
    <w:rsid w:val="00E645DE"/>
    <w:rsid w:val="00E64D16"/>
    <w:rsid w:val="00E65763"/>
    <w:rsid w:val="00E66098"/>
    <w:rsid w:val="00E66442"/>
    <w:rsid w:val="00E67CEC"/>
    <w:rsid w:val="00E67F91"/>
    <w:rsid w:val="00E70C0D"/>
    <w:rsid w:val="00E70E49"/>
    <w:rsid w:val="00E71100"/>
    <w:rsid w:val="00E71844"/>
    <w:rsid w:val="00E71EE7"/>
    <w:rsid w:val="00E71F86"/>
    <w:rsid w:val="00E72749"/>
    <w:rsid w:val="00E74865"/>
    <w:rsid w:val="00E75C84"/>
    <w:rsid w:val="00E75D9B"/>
    <w:rsid w:val="00E75E58"/>
    <w:rsid w:val="00E76B13"/>
    <w:rsid w:val="00E76E41"/>
    <w:rsid w:val="00E77BD4"/>
    <w:rsid w:val="00E77EE1"/>
    <w:rsid w:val="00E80659"/>
    <w:rsid w:val="00E80680"/>
    <w:rsid w:val="00E808F6"/>
    <w:rsid w:val="00E80F69"/>
    <w:rsid w:val="00E814DD"/>
    <w:rsid w:val="00E82255"/>
    <w:rsid w:val="00E82850"/>
    <w:rsid w:val="00E833D0"/>
    <w:rsid w:val="00E835E9"/>
    <w:rsid w:val="00E838FA"/>
    <w:rsid w:val="00E83A6B"/>
    <w:rsid w:val="00E84944"/>
    <w:rsid w:val="00E84946"/>
    <w:rsid w:val="00E85552"/>
    <w:rsid w:val="00E855A2"/>
    <w:rsid w:val="00E856C4"/>
    <w:rsid w:val="00E85BFE"/>
    <w:rsid w:val="00E85F64"/>
    <w:rsid w:val="00E90511"/>
    <w:rsid w:val="00E90DCA"/>
    <w:rsid w:val="00E916ED"/>
    <w:rsid w:val="00E9232C"/>
    <w:rsid w:val="00E92AC3"/>
    <w:rsid w:val="00E93706"/>
    <w:rsid w:val="00E94BE0"/>
    <w:rsid w:val="00E94CCC"/>
    <w:rsid w:val="00E95432"/>
    <w:rsid w:val="00E96D07"/>
    <w:rsid w:val="00E97585"/>
    <w:rsid w:val="00E97F1A"/>
    <w:rsid w:val="00EA0937"/>
    <w:rsid w:val="00EA0960"/>
    <w:rsid w:val="00EA0BD6"/>
    <w:rsid w:val="00EA175B"/>
    <w:rsid w:val="00EA17FE"/>
    <w:rsid w:val="00EA199A"/>
    <w:rsid w:val="00EA1EB1"/>
    <w:rsid w:val="00EA23B0"/>
    <w:rsid w:val="00EA2B56"/>
    <w:rsid w:val="00EA36CD"/>
    <w:rsid w:val="00EA3DD6"/>
    <w:rsid w:val="00EA477D"/>
    <w:rsid w:val="00EA4A5B"/>
    <w:rsid w:val="00EA4EFB"/>
    <w:rsid w:val="00EA5989"/>
    <w:rsid w:val="00EA609F"/>
    <w:rsid w:val="00EA6EBA"/>
    <w:rsid w:val="00EB0019"/>
    <w:rsid w:val="00EB03AA"/>
    <w:rsid w:val="00EB0A75"/>
    <w:rsid w:val="00EB0DC5"/>
    <w:rsid w:val="00EB1155"/>
    <w:rsid w:val="00EB1660"/>
    <w:rsid w:val="00EB20BA"/>
    <w:rsid w:val="00EB211E"/>
    <w:rsid w:val="00EB28E6"/>
    <w:rsid w:val="00EB3139"/>
    <w:rsid w:val="00EB34B3"/>
    <w:rsid w:val="00EB3831"/>
    <w:rsid w:val="00EB49A1"/>
    <w:rsid w:val="00EB576D"/>
    <w:rsid w:val="00EB57E9"/>
    <w:rsid w:val="00EB6414"/>
    <w:rsid w:val="00EB68FE"/>
    <w:rsid w:val="00EB69FE"/>
    <w:rsid w:val="00EB6BD9"/>
    <w:rsid w:val="00EC0C2E"/>
    <w:rsid w:val="00EC0D83"/>
    <w:rsid w:val="00EC191F"/>
    <w:rsid w:val="00EC1A68"/>
    <w:rsid w:val="00EC20B8"/>
    <w:rsid w:val="00EC451C"/>
    <w:rsid w:val="00EC491F"/>
    <w:rsid w:val="00EC4D5B"/>
    <w:rsid w:val="00EC53F5"/>
    <w:rsid w:val="00EC6178"/>
    <w:rsid w:val="00EC65FB"/>
    <w:rsid w:val="00EC69AF"/>
    <w:rsid w:val="00EC74DB"/>
    <w:rsid w:val="00EC7675"/>
    <w:rsid w:val="00EC7DD3"/>
    <w:rsid w:val="00EC7EC1"/>
    <w:rsid w:val="00ED0410"/>
    <w:rsid w:val="00ED0F85"/>
    <w:rsid w:val="00ED17CA"/>
    <w:rsid w:val="00ED1F91"/>
    <w:rsid w:val="00ED259A"/>
    <w:rsid w:val="00ED2C16"/>
    <w:rsid w:val="00ED30B1"/>
    <w:rsid w:val="00ED4D90"/>
    <w:rsid w:val="00ED4F16"/>
    <w:rsid w:val="00ED510E"/>
    <w:rsid w:val="00ED51BA"/>
    <w:rsid w:val="00ED6D95"/>
    <w:rsid w:val="00ED746B"/>
    <w:rsid w:val="00ED78AC"/>
    <w:rsid w:val="00ED7DA0"/>
    <w:rsid w:val="00EE073C"/>
    <w:rsid w:val="00EE0E33"/>
    <w:rsid w:val="00EE0E7D"/>
    <w:rsid w:val="00EE116A"/>
    <w:rsid w:val="00EE233C"/>
    <w:rsid w:val="00EE272F"/>
    <w:rsid w:val="00EE2D96"/>
    <w:rsid w:val="00EE48D7"/>
    <w:rsid w:val="00EE65E7"/>
    <w:rsid w:val="00EE6FDD"/>
    <w:rsid w:val="00EE7493"/>
    <w:rsid w:val="00EE7536"/>
    <w:rsid w:val="00EE789F"/>
    <w:rsid w:val="00EF0038"/>
    <w:rsid w:val="00EF0F65"/>
    <w:rsid w:val="00EF1F4D"/>
    <w:rsid w:val="00EF343C"/>
    <w:rsid w:val="00EF35C7"/>
    <w:rsid w:val="00EF3719"/>
    <w:rsid w:val="00EF4828"/>
    <w:rsid w:val="00EF49A1"/>
    <w:rsid w:val="00EF6CB5"/>
    <w:rsid w:val="00EF711D"/>
    <w:rsid w:val="00EF7155"/>
    <w:rsid w:val="00EF7478"/>
    <w:rsid w:val="00EF7CB5"/>
    <w:rsid w:val="00F001E5"/>
    <w:rsid w:val="00F0034B"/>
    <w:rsid w:val="00F007D0"/>
    <w:rsid w:val="00F0088D"/>
    <w:rsid w:val="00F00A5D"/>
    <w:rsid w:val="00F024BC"/>
    <w:rsid w:val="00F024BF"/>
    <w:rsid w:val="00F02B54"/>
    <w:rsid w:val="00F02BB3"/>
    <w:rsid w:val="00F02C5D"/>
    <w:rsid w:val="00F02DD9"/>
    <w:rsid w:val="00F038FE"/>
    <w:rsid w:val="00F03BC7"/>
    <w:rsid w:val="00F03D69"/>
    <w:rsid w:val="00F0429B"/>
    <w:rsid w:val="00F0471F"/>
    <w:rsid w:val="00F0478C"/>
    <w:rsid w:val="00F055A9"/>
    <w:rsid w:val="00F05D14"/>
    <w:rsid w:val="00F06698"/>
    <w:rsid w:val="00F1006B"/>
    <w:rsid w:val="00F1115C"/>
    <w:rsid w:val="00F11A9B"/>
    <w:rsid w:val="00F126E4"/>
    <w:rsid w:val="00F12860"/>
    <w:rsid w:val="00F12EB4"/>
    <w:rsid w:val="00F12FF4"/>
    <w:rsid w:val="00F1345D"/>
    <w:rsid w:val="00F136E3"/>
    <w:rsid w:val="00F14232"/>
    <w:rsid w:val="00F144C2"/>
    <w:rsid w:val="00F1487C"/>
    <w:rsid w:val="00F15063"/>
    <w:rsid w:val="00F15879"/>
    <w:rsid w:val="00F158AC"/>
    <w:rsid w:val="00F15C63"/>
    <w:rsid w:val="00F17158"/>
    <w:rsid w:val="00F20685"/>
    <w:rsid w:val="00F21A2A"/>
    <w:rsid w:val="00F21E40"/>
    <w:rsid w:val="00F22310"/>
    <w:rsid w:val="00F23263"/>
    <w:rsid w:val="00F23ADD"/>
    <w:rsid w:val="00F23FDF"/>
    <w:rsid w:val="00F247BC"/>
    <w:rsid w:val="00F25A36"/>
    <w:rsid w:val="00F25EC1"/>
    <w:rsid w:val="00F26666"/>
    <w:rsid w:val="00F27666"/>
    <w:rsid w:val="00F27A63"/>
    <w:rsid w:val="00F27E32"/>
    <w:rsid w:val="00F30217"/>
    <w:rsid w:val="00F30490"/>
    <w:rsid w:val="00F305D9"/>
    <w:rsid w:val="00F3083D"/>
    <w:rsid w:val="00F30D50"/>
    <w:rsid w:val="00F31402"/>
    <w:rsid w:val="00F3148B"/>
    <w:rsid w:val="00F3163C"/>
    <w:rsid w:val="00F31732"/>
    <w:rsid w:val="00F324E2"/>
    <w:rsid w:val="00F327E6"/>
    <w:rsid w:val="00F32F7E"/>
    <w:rsid w:val="00F33084"/>
    <w:rsid w:val="00F331B5"/>
    <w:rsid w:val="00F33E80"/>
    <w:rsid w:val="00F33F1F"/>
    <w:rsid w:val="00F34289"/>
    <w:rsid w:val="00F3483C"/>
    <w:rsid w:val="00F35A49"/>
    <w:rsid w:val="00F36008"/>
    <w:rsid w:val="00F368FA"/>
    <w:rsid w:val="00F37828"/>
    <w:rsid w:val="00F37BA2"/>
    <w:rsid w:val="00F40029"/>
    <w:rsid w:val="00F40063"/>
    <w:rsid w:val="00F40156"/>
    <w:rsid w:val="00F40329"/>
    <w:rsid w:val="00F42912"/>
    <w:rsid w:val="00F42DBB"/>
    <w:rsid w:val="00F43A35"/>
    <w:rsid w:val="00F43BD2"/>
    <w:rsid w:val="00F43CB0"/>
    <w:rsid w:val="00F43FB5"/>
    <w:rsid w:val="00F45300"/>
    <w:rsid w:val="00F469DE"/>
    <w:rsid w:val="00F47061"/>
    <w:rsid w:val="00F503A6"/>
    <w:rsid w:val="00F515A7"/>
    <w:rsid w:val="00F527C1"/>
    <w:rsid w:val="00F52C7C"/>
    <w:rsid w:val="00F53180"/>
    <w:rsid w:val="00F5395C"/>
    <w:rsid w:val="00F53A2C"/>
    <w:rsid w:val="00F53A96"/>
    <w:rsid w:val="00F54014"/>
    <w:rsid w:val="00F544C8"/>
    <w:rsid w:val="00F5480C"/>
    <w:rsid w:val="00F5574B"/>
    <w:rsid w:val="00F56124"/>
    <w:rsid w:val="00F5660E"/>
    <w:rsid w:val="00F56BAA"/>
    <w:rsid w:val="00F56CD2"/>
    <w:rsid w:val="00F56F78"/>
    <w:rsid w:val="00F573CA"/>
    <w:rsid w:val="00F57919"/>
    <w:rsid w:val="00F57CA0"/>
    <w:rsid w:val="00F614AE"/>
    <w:rsid w:val="00F62944"/>
    <w:rsid w:val="00F63527"/>
    <w:rsid w:val="00F64C92"/>
    <w:rsid w:val="00F65A2C"/>
    <w:rsid w:val="00F65D2C"/>
    <w:rsid w:val="00F65F74"/>
    <w:rsid w:val="00F66A87"/>
    <w:rsid w:val="00F67234"/>
    <w:rsid w:val="00F676E2"/>
    <w:rsid w:val="00F6796B"/>
    <w:rsid w:val="00F67983"/>
    <w:rsid w:val="00F67D05"/>
    <w:rsid w:val="00F700FF"/>
    <w:rsid w:val="00F70D85"/>
    <w:rsid w:val="00F71769"/>
    <w:rsid w:val="00F71B88"/>
    <w:rsid w:val="00F738D7"/>
    <w:rsid w:val="00F73E95"/>
    <w:rsid w:val="00F74D18"/>
    <w:rsid w:val="00F75CE6"/>
    <w:rsid w:val="00F767CE"/>
    <w:rsid w:val="00F76E58"/>
    <w:rsid w:val="00F779CB"/>
    <w:rsid w:val="00F77F36"/>
    <w:rsid w:val="00F8004C"/>
    <w:rsid w:val="00F80C4B"/>
    <w:rsid w:val="00F80CAB"/>
    <w:rsid w:val="00F81B52"/>
    <w:rsid w:val="00F81F42"/>
    <w:rsid w:val="00F8211D"/>
    <w:rsid w:val="00F82717"/>
    <w:rsid w:val="00F82907"/>
    <w:rsid w:val="00F8385C"/>
    <w:rsid w:val="00F83D94"/>
    <w:rsid w:val="00F85A67"/>
    <w:rsid w:val="00F873E7"/>
    <w:rsid w:val="00F90C9B"/>
    <w:rsid w:val="00F90E26"/>
    <w:rsid w:val="00F924EB"/>
    <w:rsid w:val="00F92AB2"/>
    <w:rsid w:val="00F93157"/>
    <w:rsid w:val="00F93171"/>
    <w:rsid w:val="00F939EC"/>
    <w:rsid w:val="00F94820"/>
    <w:rsid w:val="00F94AB1"/>
    <w:rsid w:val="00F954BF"/>
    <w:rsid w:val="00F955BA"/>
    <w:rsid w:val="00F958E7"/>
    <w:rsid w:val="00F95947"/>
    <w:rsid w:val="00F95C54"/>
    <w:rsid w:val="00F95E9C"/>
    <w:rsid w:val="00F962B8"/>
    <w:rsid w:val="00F9676C"/>
    <w:rsid w:val="00F96BE9"/>
    <w:rsid w:val="00F97A2C"/>
    <w:rsid w:val="00F97F6D"/>
    <w:rsid w:val="00FA00F3"/>
    <w:rsid w:val="00FA061A"/>
    <w:rsid w:val="00FA0640"/>
    <w:rsid w:val="00FA1D14"/>
    <w:rsid w:val="00FA3806"/>
    <w:rsid w:val="00FA3842"/>
    <w:rsid w:val="00FA38EB"/>
    <w:rsid w:val="00FA3F18"/>
    <w:rsid w:val="00FA3FD4"/>
    <w:rsid w:val="00FA44D1"/>
    <w:rsid w:val="00FA461A"/>
    <w:rsid w:val="00FA4620"/>
    <w:rsid w:val="00FA53DE"/>
    <w:rsid w:val="00FA5421"/>
    <w:rsid w:val="00FA6115"/>
    <w:rsid w:val="00FA616C"/>
    <w:rsid w:val="00FA66DB"/>
    <w:rsid w:val="00FA6D56"/>
    <w:rsid w:val="00FA742F"/>
    <w:rsid w:val="00FB1246"/>
    <w:rsid w:val="00FB1CF2"/>
    <w:rsid w:val="00FB23ED"/>
    <w:rsid w:val="00FB2EB4"/>
    <w:rsid w:val="00FB30C0"/>
    <w:rsid w:val="00FB3462"/>
    <w:rsid w:val="00FB35EA"/>
    <w:rsid w:val="00FB5264"/>
    <w:rsid w:val="00FB6452"/>
    <w:rsid w:val="00FB7810"/>
    <w:rsid w:val="00FC02B0"/>
    <w:rsid w:val="00FC0335"/>
    <w:rsid w:val="00FC049B"/>
    <w:rsid w:val="00FC068A"/>
    <w:rsid w:val="00FC0734"/>
    <w:rsid w:val="00FC0D57"/>
    <w:rsid w:val="00FC1081"/>
    <w:rsid w:val="00FC36B2"/>
    <w:rsid w:val="00FC4222"/>
    <w:rsid w:val="00FC4AE3"/>
    <w:rsid w:val="00FC4D31"/>
    <w:rsid w:val="00FC61F5"/>
    <w:rsid w:val="00FC6207"/>
    <w:rsid w:val="00FC651B"/>
    <w:rsid w:val="00FC6706"/>
    <w:rsid w:val="00FC6CC9"/>
    <w:rsid w:val="00FC6FE4"/>
    <w:rsid w:val="00FC7159"/>
    <w:rsid w:val="00FC7E66"/>
    <w:rsid w:val="00FD0664"/>
    <w:rsid w:val="00FD1302"/>
    <w:rsid w:val="00FD1D7A"/>
    <w:rsid w:val="00FD2B02"/>
    <w:rsid w:val="00FD2EC6"/>
    <w:rsid w:val="00FD3C51"/>
    <w:rsid w:val="00FD4168"/>
    <w:rsid w:val="00FD4328"/>
    <w:rsid w:val="00FD6344"/>
    <w:rsid w:val="00FD6987"/>
    <w:rsid w:val="00FD7026"/>
    <w:rsid w:val="00FD7362"/>
    <w:rsid w:val="00FD7618"/>
    <w:rsid w:val="00FE0870"/>
    <w:rsid w:val="00FE0A91"/>
    <w:rsid w:val="00FE2AEF"/>
    <w:rsid w:val="00FE35AF"/>
    <w:rsid w:val="00FE3CBB"/>
    <w:rsid w:val="00FE3FF1"/>
    <w:rsid w:val="00FE4694"/>
    <w:rsid w:val="00FE5169"/>
    <w:rsid w:val="00FE5D49"/>
    <w:rsid w:val="00FE5E2D"/>
    <w:rsid w:val="00FE6380"/>
    <w:rsid w:val="00FE6828"/>
    <w:rsid w:val="00FE6E49"/>
    <w:rsid w:val="00FE71D5"/>
    <w:rsid w:val="00FE7918"/>
    <w:rsid w:val="00FE7940"/>
    <w:rsid w:val="00FE7BE4"/>
    <w:rsid w:val="00FF237A"/>
    <w:rsid w:val="00FF2B1E"/>
    <w:rsid w:val="00FF33CE"/>
    <w:rsid w:val="00FF4C7D"/>
    <w:rsid w:val="00FF5230"/>
    <w:rsid w:val="00FF6631"/>
    <w:rsid w:val="00FF6B21"/>
    <w:rsid w:val="00FF6CE3"/>
    <w:rsid w:val="00FF7456"/>
    <w:rsid w:val="00FF7D77"/>
    <w:rsid w:val="033BDAC1"/>
    <w:rsid w:val="04D06CB5"/>
    <w:rsid w:val="053D3534"/>
    <w:rsid w:val="05B3A9F5"/>
    <w:rsid w:val="083F1276"/>
    <w:rsid w:val="0980F68D"/>
    <w:rsid w:val="0DE17BDA"/>
    <w:rsid w:val="0E331A2F"/>
    <w:rsid w:val="115A6E7C"/>
    <w:rsid w:val="12F76DCB"/>
    <w:rsid w:val="15912ABE"/>
    <w:rsid w:val="1626A397"/>
    <w:rsid w:val="16364811"/>
    <w:rsid w:val="20FAD1B1"/>
    <w:rsid w:val="21CC942A"/>
    <w:rsid w:val="226708C1"/>
    <w:rsid w:val="28A04D65"/>
    <w:rsid w:val="29C6E96F"/>
    <w:rsid w:val="2A364878"/>
    <w:rsid w:val="2BB0BD58"/>
    <w:rsid w:val="2E1FBD11"/>
    <w:rsid w:val="2EBDD120"/>
    <w:rsid w:val="323AD0E5"/>
    <w:rsid w:val="34FB8FA0"/>
    <w:rsid w:val="35689EA1"/>
    <w:rsid w:val="35B1A850"/>
    <w:rsid w:val="368FF8D4"/>
    <w:rsid w:val="39D43171"/>
    <w:rsid w:val="3E1EA382"/>
    <w:rsid w:val="4146AA14"/>
    <w:rsid w:val="428FE017"/>
    <w:rsid w:val="433718A9"/>
    <w:rsid w:val="4BD4FAF5"/>
    <w:rsid w:val="50B0B45D"/>
    <w:rsid w:val="50B76277"/>
    <w:rsid w:val="50C44072"/>
    <w:rsid w:val="524822F5"/>
    <w:rsid w:val="53131087"/>
    <w:rsid w:val="53132049"/>
    <w:rsid w:val="538DD8E2"/>
    <w:rsid w:val="5497D5F1"/>
    <w:rsid w:val="56647E81"/>
    <w:rsid w:val="56F11FE9"/>
    <w:rsid w:val="5A8027DC"/>
    <w:rsid w:val="5C4CCA90"/>
    <w:rsid w:val="63068716"/>
    <w:rsid w:val="64C8194C"/>
    <w:rsid w:val="68613854"/>
    <w:rsid w:val="68CB2E56"/>
    <w:rsid w:val="6BFD09C1"/>
    <w:rsid w:val="6D15C336"/>
    <w:rsid w:val="718906A4"/>
    <w:rsid w:val="75617AB4"/>
    <w:rsid w:val="758DC7B4"/>
    <w:rsid w:val="762896FC"/>
    <w:rsid w:val="7CB999B9"/>
    <w:rsid w:val="7E1B9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7EDFF"/>
  <w15:docId w15:val="{EBAF4EC2-C0CA-4C14-A757-C4BE8F4AA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iPriority="99"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537CE"/>
    <w:pPr>
      <w:spacing w:before="200"/>
    </w:pPr>
    <w:rPr>
      <w:rFonts w:ascii="Intel Clear" w:hAnsi="Intel Clear"/>
    </w:rPr>
  </w:style>
  <w:style w:type="paragraph" w:styleId="Heading1">
    <w:name w:val="heading 1"/>
    <w:basedOn w:val="Body"/>
    <w:next w:val="Body"/>
    <w:link w:val="Heading1Char"/>
    <w:uiPriority w:val="9"/>
    <w:qFormat/>
    <w:rsid w:val="00447B85"/>
    <w:pPr>
      <w:keepNext/>
      <w:keepLines/>
      <w:pageBreakBefore/>
      <w:numPr>
        <w:numId w:val="14"/>
      </w:numPr>
      <w:pBdr>
        <w:bottom w:val="single" w:sz="8" w:space="6" w:color="auto"/>
      </w:pBdr>
      <w:spacing w:before="480" w:after="60" w:line="580" w:lineRule="exact"/>
      <w:outlineLvl w:val="0"/>
    </w:pPr>
    <w:rPr>
      <w:b/>
      <w:i/>
      <w:color w:val="0071C5"/>
      <w:sz w:val="36"/>
    </w:rPr>
  </w:style>
  <w:style w:type="paragraph" w:styleId="Heading2">
    <w:name w:val="heading 2"/>
    <w:basedOn w:val="Body"/>
    <w:next w:val="Body"/>
    <w:qFormat/>
    <w:rsid w:val="00C303D5"/>
    <w:pPr>
      <w:keepNext/>
      <w:keepLines/>
      <w:numPr>
        <w:ilvl w:val="1"/>
        <w:numId w:val="14"/>
      </w:numPr>
      <w:spacing w:before="400" w:after="60" w:line="340" w:lineRule="exact"/>
      <w:outlineLvl w:val="1"/>
    </w:pPr>
    <w:rPr>
      <w:b/>
      <w:color w:val="0071C5"/>
      <w:sz w:val="28"/>
    </w:rPr>
  </w:style>
  <w:style w:type="paragraph" w:styleId="Heading3">
    <w:name w:val="heading 3"/>
    <w:basedOn w:val="Body"/>
    <w:next w:val="Body"/>
    <w:link w:val="Heading3Char"/>
    <w:qFormat/>
    <w:rsid w:val="00C303D5"/>
    <w:pPr>
      <w:keepNext/>
      <w:keepLines/>
      <w:numPr>
        <w:ilvl w:val="2"/>
        <w:numId w:val="14"/>
      </w:numPr>
      <w:spacing w:before="360" w:after="60" w:line="300" w:lineRule="exact"/>
      <w:outlineLvl w:val="2"/>
    </w:pPr>
    <w:rPr>
      <w:b/>
      <w:color w:val="0071C5"/>
      <w:sz w:val="24"/>
    </w:rPr>
  </w:style>
  <w:style w:type="paragraph" w:styleId="Heading4">
    <w:name w:val="heading 4"/>
    <w:basedOn w:val="Class"/>
    <w:next w:val="Body"/>
    <w:rsid w:val="00384AA5"/>
    <w:pPr>
      <w:pBdr>
        <w:top w:val="none" w:sz="0" w:space="0" w:color="auto"/>
        <w:left w:val="none" w:sz="0" w:space="0" w:color="auto"/>
        <w:bottom w:val="none" w:sz="0" w:space="0" w:color="auto"/>
        <w:right w:val="none" w:sz="0" w:space="0" w:color="auto"/>
      </w:pBdr>
      <w:outlineLvl w:val="3"/>
    </w:pPr>
  </w:style>
  <w:style w:type="paragraph" w:styleId="Heading5">
    <w:name w:val="heading 5"/>
    <w:basedOn w:val="Method"/>
    <w:next w:val="Normal"/>
    <w:rsid w:val="00362C39"/>
    <w:pPr>
      <w:outlineLvl w:val="4"/>
    </w:pPr>
  </w:style>
  <w:style w:type="paragraph" w:styleId="Heading6">
    <w:name w:val="heading 6"/>
    <w:basedOn w:val="Body"/>
    <w:next w:val="Normal"/>
    <w:rsid w:val="00200400"/>
    <w:pPr>
      <w:keepNext/>
      <w:keepLines/>
      <w:tabs>
        <w:tab w:val="left" w:pos="0"/>
      </w:tabs>
      <w:spacing w:before="120"/>
      <w:outlineLvl w:val="5"/>
    </w:pPr>
    <w:rPr>
      <w:b/>
      <w:color w:val="0860A8"/>
    </w:rPr>
  </w:style>
  <w:style w:type="paragraph" w:styleId="Heading7">
    <w:name w:val="heading 7"/>
    <w:aliases w:val="(Do Not Use)"/>
    <w:basedOn w:val="Body"/>
    <w:next w:val="Normal"/>
    <w:rsid w:val="00200400"/>
    <w:pPr>
      <w:keepNext/>
      <w:keepLines/>
      <w:tabs>
        <w:tab w:val="left" w:pos="0"/>
      </w:tabs>
      <w:spacing w:before="300" w:after="60"/>
      <w:outlineLvl w:val="6"/>
    </w:pPr>
    <w:rPr>
      <w:b/>
    </w:rPr>
  </w:style>
  <w:style w:type="paragraph" w:styleId="Heading8">
    <w:name w:val="heading 8"/>
    <w:aliases w:val="(Do Not Use-)"/>
    <w:basedOn w:val="Body"/>
    <w:next w:val="Normal"/>
    <w:link w:val="Heading8Char"/>
    <w:rsid w:val="00200400"/>
    <w:pPr>
      <w:keepNext/>
      <w:keepLines/>
      <w:tabs>
        <w:tab w:val="left" w:pos="0"/>
      </w:tabs>
      <w:spacing w:before="300" w:after="60"/>
      <w:outlineLvl w:val="7"/>
    </w:pPr>
    <w:rPr>
      <w:b/>
    </w:rPr>
  </w:style>
  <w:style w:type="paragraph" w:styleId="Heading9">
    <w:name w:val="heading 9"/>
    <w:aliases w:val="(Do Not Use )"/>
    <w:basedOn w:val="Body"/>
    <w:next w:val="Normal"/>
    <w:rsid w:val="00200400"/>
    <w:pPr>
      <w:keepNext/>
      <w:keepLines/>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E537CE"/>
    <w:rPr>
      <w:color w:val="000000"/>
    </w:rPr>
  </w:style>
  <w:style w:type="paragraph" w:styleId="Caption">
    <w:name w:val="caption"/>
    <w:aliases w:val="fig and tbl"/>
    <w:basedOn w:val="Body"/>
    <w:next w:val="Normal"/>
    <w:uiPriority w:val="35"/>
    <w:qFormat/>
    <w:rsid w:val="0099713E"/>
    <w:pPr>
      <w:keepNext/>
      <w:tabs>
        <w:tab w:val="left" w:pos="0"/>
      </w:tabs>
      <w:spacing w:before="240" w:after="120" w:line="220" w:lineRule="exact"/>
      <w:ind w:hanging="1000"/>
    </w:pPr>
    <w:rPr>
      <w:b/>
      <w:color w:val="0071C5"/>
    </w:rPr>
  </w:style>
  <w:style w:type="paragraph" w:styleId="TOC8">
    <w:name w:val="toc 8"/>
    <w:basedOn w:val="Body"/>
    <w:next w:val="Normal"/>
    <w:uiPriority w:val="39"/>
    <w:rsid w:val="00200400"/>
    <w:pPr>
      <w:spacing w:before="0"/>
      <w:ind w:left="1200"/>
    </w:pPr>
    <w:rPr>
      <w:rFonts w:ascii="Arial" w:hAnsi="Arial"/>
    </w:rPr>
  </w:style>
  <w:style w:type="paragraph" w:styleId="TOC7">
    <w:name w:val="toc 7"/>
    <w:basedOn w:val="Body"/>
    <w:next w:val="Normal"/>
    <w:uiPriority w:val="39"/>
    <w:rsid w:val="00200400"/>
    <w:pPr>
      <w:spacing w:before="0"/>
      <w:ind w:left="1000"/>
    </w:pPr>
    <w:rPr>
      <w:rFonts w:ascii="Arial" w:hAnsi="Arial"/>
    </w:rPr>
  </w:style>
  <w:style w:type="paragraph" w:styleId="TOC6">
    <w:name w:val="toc 6"/>
    <w:basedOn w:val="Body"/>
    <w:next w:val="Normal"/>
    <w:uiPriority w:val="39"/>
    <w:rsid w:val="00200400"/>
    <w:pPr>
      <w:spacing w:before="0"/>
      <w:ind w:left="-500"/>
    </w:pPr>
    <w:rPr>
      <w:rFonts w:ascii="Arial" w:hAnsi="Arial"/>
    </w:rPr>
  </w:style>
  <w:style w:type="paragraph" w:styleId="TOC5">
    <w:name w:val="toc 5"/>
    <w:basedOn w:val="Body"/>
    <w:next w:val="Normal"/>
    <w:uiPriority w:val="39"/>
    <w:rsid w:val="00200400"/>
    <w:pPr>
      <w:tabs>
        <w:tab w:val="left" w:pos="3400"/>
        <w:tab w:val="right" w:leader="dot" w:pos="7920"/>
      </w:tabs>
      <w:spacing w:before="0"/>
      <w:ind w:left="3400" w:hanging="1200"/>
    </w:pPr>
    <w:rPr>
      <w:rFonts w:ascii="Arial" w:hAnsi="Arial"/>
      <w:noProof/>
    </w:rPr>
  </w:style>
  <w:style w:type="paragraph" w:styleId="TOC4">
    <w:name w:val="toc 4"/>
    <w:basedOn w:val="Body"/>
    <w:next w:val="Normal"/>
    <w:uiPriority w:val="39"/>
    <w:rsid w:val="0008190B"/>
    <w:pPr>
      <w:tabs>
        <w:tab w:val="left" w:pos="1800"/>
        <w:tab w:val="right" w:leader="dot" w:pos="7920"/>
      </w:tabs>
      <w:spacing w:before="0"/>
      <w:ind w:left="1800" w:hanging="994"/>
    </w:pPr>
  </w:style>
  <w:style w:type="paragraph" w:styleId="TOC3">
    <w:name w:val="toc 3"/>
    <w:basedOn w:val="Normal"/>
    <w:next w:val="Normal"/>
    <w:uiPriority w:val="39"/>
    <w:qFormat/>
    <w:rsid w:val="001D6503"/>
    <w:pPr>
      <w:tabs>
        <w:tab w:val="left" w:pos="810"/>
        <w:tab w:val="right" w:leader="dot" w:pos="7920"/>
      </w:tabs>
      <w:spacing w:before="0"/>
      <w:ind w:left="810" w:hanging="810"/>
    </w:pPr>
    <w:rPr>
      <w:rFonts w:cs="Arial"/>
      <w:noProof/>
      <w:szCs w:val="28"/>
    </w:rPr>
  </w:style>
  <w:style w:type="paragraph" w:styleId="TOC2">
    <w:name w:val="toc 2"/>
    <w:basedOn w:val="Body"/>
    <w:next w:val="Normal"/>
    <w:uiPriority w:val="39"/>
    <w:qFormat/>
    <w:rsid w:val="001D6503"/>
    <w:pPr>
      <w:tabs>
        <w:tab w:val="left" w:pos="0"/>
        <w:tab w:val="right" w:leader="dot" w:pos="7920"/>
      </w:tabs>
      <w:spacing w:before="20" w:after="20"/>
      <w:ind w:hanging="700"/>
    </w:pPr>
  </w:style>
  <w:style w:type="paragraph" w:styleId="TOC1">
    <w:name w:val="toc 1"/>
    <w:basedOn w:val="Body"/>
    <w:next w:val="Normal"/>
    <w:uiPriority w:val="39"/>
    <w:qFormat/>
    <w:rsid w:val="001D6503"/>
    <w:pPr>
      <w:tabs>
        <w:tab w:val="right" w:leader="dot" w:pos="7920"/>
      </w:tabs>
      <w:spacing w:before="140" w:after="60"/>
      <w:ind w:left="-720" w:hanging="630"/>
    </w:pPr>
    <w:rPr>
      <w:b/>
    </w:rPr>
  </w:style>
  <w:style w:type="character" w:styleId="LineNumber">
    <w:name w:val="line number"/>
    <w:aliases w:val="(Do Not Use&gt;)"/>
    <w:basedOn w:val="DefaultParagraphFont"/>
    <w:semiHidden/>
    <w:rsid w:val="00200400"/>
  </w:style>
  <w:style w:type="paragraph" w:styleId="Footer">
    <w:name w:val="footer"/>
    <w:basedOn w:val="Body"/>
    <w:rsid w:val="00E537CE"/>
    <w:pPr>
      <w:widowControl w:val="0"/>
      <w:tabs>
        <w:tab w:val="center" w:pos="3600"/>
        <w:tab w:val="right" w:pos="7920"/>
      </w:tabs>
      <w:spacing w:before="120"/>
      <w:ind w:left="-1296"/>
      <w:contextualSpacing/>
    </w:pPr>
    <w:rPr>
      <w:sz w:val="18"/>
      <w:szCs w:val="16"/>
    </w:rPr>
  </w:style>
  <w:style w:type="paragraph" w:customStyle="1" w:styleId="CellHeadingLeft">
    <w:name w:val="CellHeadingLeft"/>
    <w:basedOn w:val="CellHeadingCenter"/>
    <w:next w:val="CellHeadingCenter"/>
    <w:qFormat/>
    <w:rsid w:val="00200400"/>
    <w:pPr>
      <w:jc w:val="left"/>
    </w:pPr>
    <w:rPr>
      <w:b w:val="0"/>
    </w:rPr>
  </w:style>
  <w:style w:type="paragraph" w:customStyle="1" w:styleId="CellHeadingCenter">
    <w:name w:val="CellHeadingCenter"/>
    <w:basedOn w:val="Body"/>
    <w:qFormat/>
    <w:rsid w:val="00E537CE"/>
    <w:pPr>
      <w:keepNext/>
      <w:keepLines/>
      <w:spacing w:before="120" w:after="120" w:line="160" w:lineRule="exact"/>
      <w:ind w:left="40" w:right="40"/>
      <w:jc w:val="center"/>
    </w:pPr>
    <w:rPr>
      <w:b/>
      <w:color w:val="0071C5"/>
      <w:sz w:val="18"/>
    </w:rPr>
  </w:style>
  <w:style w:type="paragraph" w:styleId="TOC9">
    <w:name w:val="toc 9"/>
    <w:basedOn w:val="Body"/>
    <w:next w:val="Normal"/>
    <w:uiPriority w:val="39"/>
    <w:rsid w:val="00200400"/>
    <w:pPr>
      <w:spacing w:before="0"/>
      <w:ind w:left="1400"/>
    </w:pPr>
    <w:rPr>
      <w:rFonts w:ascii="Arial" w:hAnsi="Arial"/>
    </w:rPr>
  </w:style>
  <w:style w:type="paragraph" w:customStyle="1" w:styleId="DocTitle">
    <w:name w:val="DocTitle"/>
    <w:basedOn w:val="Body"/>
    <w:rsid w:val="0099713E"/>
    <w:pPr>
      <w:keepNext/>
      <w:ind w:left="-1140" w:right="580"/>
    </w:pPr>
    <w:rPr>
      <w:b/>
      <w:color w:val="0071C5"/>
      <w:sz w:val="44"/>
    </w:rPr>
  </w:style>
  <w:style w:type="paragraph" w:customStyle="1" w:styleId="CellBodyBullet">
    <w:name w:val="CellBodyBullet"/>
    <w:basedOn w:val="Bullet"/>
    <w:qFormat/>
    <w:rsid w:val="00E537CE"/>
    <w:pPr>
      <w:numPr>
        <w:numId w:val="7"/>
      </w:numPr>
      <w:tabs>
        <w:tab w:val="left" w:pos="180"/>
        <w:tab w:val="left" w:pos="720"/>
      </w:tabs>
      <w:spacing w:before="60" w:after="60"/>
      <w:ind w:right="20"/>
    </w:pPr>
    <w:rPr>
      <w:color w:val="auto"/>
      <w:sz w:val="18"/>
    </w:rPr>
  </w:style>
  <w:style w:type="paragraph" w:customStyle="1" w:styleId="Bullet">
    <w:name w:val="Bullet"/>
    <w:basedOn w:val="Body"/>
    <w:qFormat/>
    <w:rsid w:val="00200400"/>
    <w:pPr>
      <w:numPr>
        <w:numId w:val="2"/>
      </w:numPr>
      <w:spacing w:before="120"/>
      <w:ind w:left="360" w:hanging="360"/>
    </w:pPr>
  </w:style>
  <w:style w:type="paragraph" w:customStyle="1" w:styleId="CellBodyBulletSub">
    <w:name w:val="CellBodyBulletSub"/>
    <w:basedOn w:val="CellBodyBullet"/>
    <w:qFormat/>
    <w:rsid w:val="00E537CE"/>
    <w:pPr>
      <w:numPr>
        <w:numId w:val="8"/>
      </w:numPr>
      <w:tabs>
        <w:tab w:val="clear" w:pos="180"/>
        <w:tab w:val="clear" w:pos="720"/>
        <w:tab w:val="clear" w:pos="936"/>
      </w:tabs>
      <w:spacing w:before="0"/>
      <w:ind w:left="396" w:hanging="216"/>
    </w:pPr>
  </w:style>
  <w:style w:type="paragraph" w:customStyle="1" w:styleId="Classification">
    <w:name w:val="Classification"/>
    <w:uiPriority w:val="99"/>
    <w:rsid w:val="0099713E"/>
    <w:pPr>
      <w:ind w:left="-1140"/>
    </w:pPr>
    <w:rPr>
      <w:rFonts w:ascii="Intel Clear" w:hAnsi="Intel Clear" w:cs="Arial"/>
      <w:b/>
      <w:i/>
      <w:color w:val="FF0000"/>
      <w:sz w:val="24"/>
      <w:szCs w:val="24"/>
    </w:rPr>
  </w:style>
  <w:style w:type="paragraph" w:customStyle="1" w:styleId="Spacer">
    <w:name w:val="Spacer"/>
    <w:basedOn w:val="Body"/>
    <w:rsid w:val="00200400"/>
    <w:pPr>
      <w:numPr>
        <w:numId w:val="10"/>
      </w:numPr>
      <w:spacing w:before="0"/>
      <w:ind w:left="0" w:firstLine="0"/>
      <w:outlineLvl w:val="0"/>
    </w:pPr>
    <w:rPr>
      <w:sz w:val="12"/>
    </w:rPr>
  </w:style>
  <w:style w:type="paragraph" w:customStyle="1" w:styleId="CellBodyLeft">
    <w:name w:val="CellBodyLeft"/>
    <w:basedOn w:val="Body"/>
    <w:qFormat/>
    <w:rsid w:val="00E537CE"/>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8"/>
    </w:rPr>
  </w:style>
  <w:style w:type="paragraph" w:styleId="TOAHeading">
    <w:name w:val="toa heading"/>
    <w:basedOn w:val="Normal"/>
    <w:next w:val="Normal"/>
    <w:semiHidden/>
    <w:rsid w:val="00200400"/>
    <w:pPr>
      <w:spacing w:before="240" w:after="120"/>
    </w:pPr>
    <w:rPr>
      <w:b/>
      <w:caps/>
    </w:rPr>
  </w:style>
  <w:style w:type="paragraph" w:customStyle="1" w:styleId="BulletSub">
    <w:name w:val="Bullet Sub"/>
    <w:basedOn w:val="Bullet"/>
    <w:qFormat/>
    <w:rsid w:val="00200400"/>
    <w:pPr>
      <w:numPr>
        <w:numId w:val="3"/>
      </w:numPr>
      <w:tabs>
        <w:tab w:val="left" w:pos="720"/>
      </w:tabs>
      <w:spacing w:before="0"/>
    </w:pPr>
  </w:style>
  <w:style w:type="paragraph" w:styleId="DocumentMap">
    <w:name w:val="Document Map"/>
    <w:basedOn w:val="Body"/>
    <w:semiHidden/>
    <w:rsid w:val="00200400"/>
    <w:pPr>
      <w:shd w:val="clear" w:color="auto" w:fill="000080"/>
    </w:pPr>
    <w:rPr>
      <w:rFonts w:ascii="Tahoma" w:hAnsi="Tahoma"/>
    </w:rPr>
  </w:style>
  <w:style w:type="paragraph" w:customStyle="1" w:styleId="Code">
    <w:name w:val="Code"/>
    <w:basedOn w:val="Body"/>
    <w:qFormat/>
    <w:rsid w:val="00200400"/>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E537CE"/>
    <w:pPr>
      <w:tabs>
        <w:tab w:val="center" w:pos="4320"/>
        <w:tab w:val="right" w:pos="8640"/>
      </w:tabs>
      <w:spacing w:before="0"/>
    </w:pPr>
    <w:rPr>
      <w:b/>
      <w:i/>
      <w:sz w:val="18"/>
    </w:rPr>
  </w:style>
  <w:style w:type="paragraph" w:customStyle="1" w:styleId="Caution">
    <w:name w:val="Caution"/>
    <w:basedOn w:val="Body"/>
    <w:next w:val="Normal"/>
    <w:rsid w:val="00200400"/>
    <w:pPr>
      <w:numPr>
        <w:numId w:val="4"/>
      </w:numPr>
      <w:tabs>
        <w:tab w:val="left" w:pos="1300"/>
      </w:tabs>
      <w:spacing w:before="260" w:line="240" w:lineRule="exact"/>
    </w:pPr>
  </w:style>
  <w:style w:type="character" w:styleId="Hyperlink">
    <w:name w:val="Hyperlink"/>
    <w:basedOn w:val="DefaultParagraphFont"/>
    <w:uiPriority w:val="99"/>
    <w:rsid w:val="00B47893"/>
    <w:rPr>
      <w:rFonts w:ascii="Verdana" w:hAnsi="Verdana"/>
      <w:color w:val="0071C5"/>
      <w:sz w:val="18"/>
      <w:szCs w:val="18"/>
      <w:u w:val="single"/>
    </w:rPr>
  </w:style>
  <w:style w:type="paragraph" w:customStyle="1" w:styleId="Legal">
    <w:name w:val="Legal"/>
    <w:basedOn w:val="Normal"/>
    <w:rsid w:val="00D50223"/>
    <w:rPr>
      <w:rFonts w:cs="Arial"/>
      <w:color w:val="000000"/>
      <w:sz w:val="14"/>
      <w:szCs w:val="18"/>
    </w:rPr>
  </w:style>
  <w:style w:type="paragraph" w:customStyle="1" w:styleId="DocType">
    <w:name w:val="DocType"/>
    <w:basedOn w:val="Body"/>
    <w:rsid w:val="0099713E"/>
    <w:pPr>
      <w:pBdr>
        <w:bottom w:val="single" w:sz="4" w:space="1" w:color="auto"/>
      </w:pBdr>
      <w:spacing w:before="0"/>
      <w:ind w:left="-1140" w:right="-20"/>
    </w:pPr>
    <w:rPr>
      <w:b/>
      <w:color w:val="0071C5"/>
      <w:sz w:val="24"/>
    </w:rPr>
  </w:style>
  <w:style w:type="paragraph" w:customStyle="1" w:styleId="DateTitlePage">
    <w:name w:val="DateTitlePage"/>
    <w:basedOn w:val="Body"/>
    <w:rsid w:val="0099713E"/>
    <w:pPr>
      <w:spacing w:before="0"/>
      <w:ind w:left="-1140" w:right="580"/>
    </w:pPr>
    <w:rPr>
      <w:b/>
      <w:i/>
      <w:color w:val="0071C5"/>
      <w:sz w:val="24"/>
    </w:rPr>
  </w:style>
  <w:style w:type="paragraph" w:customStyle="1" w:styleId="HeadingTOC">
    <w:name w:val="Heading (TOC"/>
    <w:aliases w:val="RevHistory)"/>
    <w:basedOn w:val="Body"/>
    <w:next w:val="Normal"/>
    <w:rsid w:val="00D50223"/>
    <w:pPr>
      <w:pageBreakBefore/>
      <w:pBdr>
        <w:bottom w:val="single" w:sz="8" w:space="6" w:color="auto"/>
      </w:pBdr>
      <w:spacing w:before="480" w:after="60" w:line="580" w:lineRule="exact"/>
      <w:ind w:left="-1300"/>
    </w:pPr>
    <w:rPr>
      <w:b/>
      <w:i/>
      <w:color w:val="0071C5"/>
      <w:sz w:val="36"/>
    </w:rPr>
  </w:style>
  <w:style w:type="paragraph" w:customStyle="1" w:styleId="NotesTableNumberedList">
    <w:name w:val="NotesTable (Numbered List)"/>
    <w:basedOn w:val="Normal"/>
    <w:rsid w:val="00200400"/>
    <w:pPr>
      <w:numPr>
        <w:ilvl w:val="1"/>
        <w:numId w:val="15"/>
      </w:numPr>
      <w:snapToGrid w:val="0"/>
      <w:spacing w:before="0"/>
      <w:outlineLvl w:val="1"/>
    </w:pPr>
    <w:rPr>
      <w:sz w:val="16"/>
    </w:rPr>
  </w:style>
  <w:style w:type="paragraph" w:customStyle="1" w:styleId="Note">
    <w:name w:val="Note"/>
    <w:basedOn w:val="Body"/>
    <w:next w:val="Body"/>
    <w:rsid w:val="00E537CE"/>
    <w:pPr>
      <w:numPr>
        <w:numId w:val="9"/>
      </w:numPr>
      <w:tabs>
        <w:tab w:val="clear" w:pos="76"/>
        <w:tab w:val="left" w:pos="0"/>
      </w:tabs>
      <w:spacing w:before="260" w:line="220" w:lineRule="exact"/>
      <w:ind w:left="0" w:hanging="648"/>
    </w:pPr>
  </w:style>
  <w:style w:type="paragraph" w:customStyle="1" w:styleId="FigureSpace">
    <w:name w:val="FigureSpace"/>
    <w:basedOn w:val="Body"/>
    <w:rsid w:val="00200400"/>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200400"/>
    <w:pPr>
      <w:numPr>
        <w:numId w:val="1"/>
      </w:numPr>
      <w:tabs>
        <w:tab w:val="left" w:pos="0"/>
      </w:tabs>
      <w:spacing w:before="260" w:line="220" w:lineRule="exact"/>
    </w:pPr>
  </w:style>
  <w:style w:type="paragraph" w:styleId="TableofFigures">
    <w:name w:val="table of figures"/>
    <w:basedOn w:val="Body"/>
    <w:next w:val="Normal"/>
    <w:uiPriority w:val="99"/>
    <w:rsid w:val="00200400"/>
    <w:pPr>
      <w:tabs>
        <w:tab w:val="right" w:leader="dot" w:pos="7920"/>
      </w:tabs>
      <w:spacing w:before="0"/>
      <w:ind w:hanging="1296"/>
    </w:pPr>
  </w:style>
  <w:style w:type="paragraph" w:customStyle="1" w:styleId="CellBitClear">
    <w:name w:val="CellBitClear"/>
    <w:basedOn w:val="CellBodyLeft"/>
    <w:rsid w:val="00200400"/>
    <w:pPr>
      <w:numPr>
        <w:numId w:val="5"/>
      </w:numPr>
      <w:tabs>
        <w:tab w:val="left" w:pos="340"/>
      </w:tabs>
      <w:spacing w:before="0" w:after="0" w:line="180" w:lineRule="exact"/>
      <w:ind w:left="360" w:hanging="340"/>
    </w:pPr>
  </w:style>
  <w:style w:type="paragraph" w:customStyle="1" w:styleId="CellBitSet">
    <w:name w:val="CellBitSet"/>
    <w:basedOn w:val="CellBitClear"/>
    <w:rsid w:val="00200400"/>
    <w:pPr>
      <w:numPr>
        <w:numId w:val="6"/>
      </w:numPr>
      <w:ind w:left="380"/>
    </w:pPr>
  </w:style>
  <w:style w:type="paragraph" w:customStyle="1" w:styleId="zHeading1Appendix">
    <w:name w:val="zHeading_1_Appendix"/>
    <w:basedOn w:val="Heading1"/>
    <w:next w:val="Body"/>
    <w:rsid w:val="00772056"/>
    <w:pPr>
      <w:numPr>
        <w:numId w:val="12"/>
      </w:numPr>
      <w:tabs>
        <w:tab w:val="clear" w:pos="1580"/>
      </w:tabs>
    </w:pPr>
  </w:style>
  <w:style w:type="paragraph" w:customStyle="1" w:styleId="zHeading2Appendix">
    <w:name w:val="zHeading_2_Appendix"/>
    <w:basedOn w:val="zHeading1Appendix"/>
    <w:next w:val="Body"/>
    <w:rsid w:val="00200400"/>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Body"/>
    <w:rsid w:val="00200400"/>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rsid w:val="00200400"/>
    <w:pPr>
      <w:numPr>
        <w:numId w:val="11"/>
      </w:numPr>
      <w:tabs>
        <w:tab w:val="left" w:pos="360"/>
      </w:tabs>
      <w:spacing w:before="60"/>
    </w:pPr>
  </w:style>
  <w:style w:type="paragraph" w:customStyle="1" w:styleId="zHeading4Appendix">
    <w:name w:val="zHeading_4_Appendix"/>
    <w:basedOn w:val="zHeading1Appendix"/>
    <w:next w:val="Body"/>
    <w:rsid w:val="00200400"/>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Body"/>
    <w:rsid w:val="00200400"/>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200400"/>
    <w:pPr>
      <w:numPr>
        <w:numId w:val="15"/>
      </w:numPr>
    </w:pPr>
  </w:style>
  <w:style w:type="paragraph" w:customStyle="1" w:styleId="NoteTable">
    <w:name w:val="NoteTable"/>
    <w:basedOn w:val="Normal"/>
    <w:rsid w:val="00200400"/>
    <w:pPr>
      <w:numPr>
        <w:numId w:val="13"/>
      </w:numPr>
      <w:spacing w:before="120"/>
      <w:ind w:left="700" w:hanging="700"/>
      <w:outlineLvl w:val="0"/>
    </w:pPr>
    <w:rPr>
      <w:sz w:val="16"/>
    </w:rPr>
  </w:style>
  <w:style w:type="paragraph" w:customStyle="1" w:styleId="CellBodyCenter">
    <w:name w:val="CellBodyCenter"/>
    <w:basedOn w:val="CellBodyLeft"/>
    <w:qFormat/>
    <w:rsid w:val="00200400"/>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99713E"/>
    <w:pPr>
      <w:spacing w:before="240" w:after="240" w:line="340" w:lineRule="exact"/>
      <w:ind w:left="-1300"/>
    </w:pPr>
    <w:rPr>
      <w:b/>
      <w:noProof/>
      <w:color w:val="0071C5"/>
      <w:sz w:val="32"/>
    </w:rPr>
  </w:style>
  <w:style w:type="character" w:styleId="PageNumber">
    <w:name w:val="page number"/>
    <w:basedOn w:val="DefaultParagraphFont"/>
    <w:semiHidden/>
    <w:rsid w:val="00200400"/>
  </w:style>
  <w:style w:type="character" w:customStyle="1" w:styleId="Cross-Reference">
    <w:name w:val="Cross-Reference"/>
    <w:basedOn w:val="DefaultParagraphFont"/>
    <w:rsid w:val="009939E6"/>
    <w:rPr>
      <w:color w:val="0071C5"/>
      <w:u w:val="single"/>
    </w:rPr>
  </w:style>
  <w:style w:type="character" w:styleId="FollowedHyperlink">
    <w:name w:val="FollowedHyperlink"/>
    <w:basedOn w:val="DefaultParagraphFont"/>
    <w:rsid w:val="00200400"/>
    <w:rPr>
      <w:color w:val="800080"/>
      <w:u w:val="single"/>
    </w:rPr>
  </w:style>
  <w:style w:type="paragraph" w:customStyle="1" w:styleId="Bulletpara">
    <w:name w:val="Bullet para"/>
    <w:basedOn w:val="Bullet"/>
    <w:qFormat/>
    <w:rsid w:val="00200400"/>
    <w:pPr>
      <w:numPr>
        <w:numId w:val="0"/>
      </w:numPr>
      <w:ind w:left="360"/>
    </w:pPr>
  </w:style>
  <w:style w:type="paragraph" w:styleId="BalloonText">
    <w:name w:val="Balloon Text"/>
    <w:basedOn w:val="Normal"/>
    <w:link w:val="BalloonTextChar"/>
    <w:rsid w:val="006332B6"/>
    <w:pPr>
      <w:spacing w:before="0"/>
    </w:pPr>
    <w:rPr>
      <w:rFonts w:ascii="Tahoma" w:hAnsi="Tahoma" w:cs="Tahoma"/>
      <w:sz w:val="16"/>
      <w:szCs w:val="16"/>
    </w:rPr>
  </w:style>
  <w:style w:type="character" w:customStyle="1" w:styleId="BalloonTextChar">
    <w:name w:val="Balloon Text Char"/>
    <w:basedOn w:val="DefaultParagraphFont"/>
    <w:link w:val="BalloonText"/>
    <w:rsid w:val="006332B6"/>
    <w:rPr>
      <w:rFonts w:ascii="Tahoma" w:hAnsi="Tahoma" w:cs="Tahoma"/>
      <w:sz w:val="16"/>
      <w:szCs w:val="16"/>
    </w:rPr>
  </w:style>
  <w:style w:type="paragraph" w:styleId="BodyText">
    <w:name w:val="Body Text"/>
    <w:basedOn w:val="Normal"/>
    <w:link w:val="BodyTextChar"/>
    <w:rsid w:val="00766AAC"/>
    <w:pPr>
      <w:spacing w:after="120"/>
    </w:pPr>
  </w:style>
  <w:style w:type="character" w:customStyle="1" w:styleId="BodyTextChar">
    <w:name w:val="Body Text Char"/>
    <w:basedOn w:val="DefaultParagraphFont"/>
    <w:link w:val="BodyText"/>
    <w:rsid w:val="00766AAC"/>
    <w:rPr>
      <w:rFonts w:ascii="Verdana" w:hAnsi="Verdana"/>
    </w:rPr>
  </w:style>
  <w:style w:type="character" w:styleId="Emphasis">
    <w:name w:val="Emphasis"/>
    <w:rsid w:val="00ED4D90"/>
    <w:rPr>
      <w:rFonts w:ascii="Verdana" w:hAnsi="Verdana"/>
      <w:i/>
      <w:iCs/>
    </w:rPr>
  </w:style>
  <w:style w:type="paragraph" w:customStyle="1" w:styleId="ExecSummary">
    <w:name w:val="Exec Summary"/>
    <w:basedOn w:val="BodyText"/>
    <w:rsid w:val="00ED4D90"/>
    <w:pPr>
      <w:spacing w:before="120" w:line="360" w:lineRule="auto"/>
    </w:pPr>
    <w:rPr>
      <w:rFonts w:eastAsia="Arial Unicode MS" w:cs="Arial"/>
      <w:sz w:val="21"/>
    </w:rPr>
  </w:style>
  <w:style w:type="paragraph" w:customStyle="1" w:styleId="ExecSummaryBullet">
    <w:name w:val="Exec Summary Bullet"/>
    <w:basedOn w:val="Normal"/>
    <w:rsid w:val="00ED4D90"/>
    <w:pPr>
      <w:numPr>
        <w:numId w:val="16"/>
      </w:numPr>
      <w:spacing w:before="0" w:after="180" w:line="360" w:lineRule="auto"/>
    </w:pPr>
    <w:rPr>
      <w:rFonts w:cs="Arial"/>
    </w:rPr>
  </w:style>
  <w:style w:type="paragraph" w:customStyle="1" w:styleId="ExecSummaryPull-Quote">
    <w:name w:val="Exec Summary Pull-Quote"/>
    <w:basedOn w:val="ExecSummary"/>
    <w:rsid w:val="00ED4D90"/>
    <w:pPr>
      <w:pBdr>
        <w:top w:val="single" w:sz="4" w:space="6" w:color="999999"/>
        <w:bottom w:val="single" w:sz="4" w:space="1" w:color="999999"/>
      </w:pBdr>
      <w:spacing w:before="60" w:after="360"/>
      <w:ind w:left="1411" w:hanging="144"/>
    </w:pPr>
    <w:rPr>
      <w:color w:val="0860A8"/>
      <w:sz w:val="22"/>
      <w:szCs w:val="22"/>
    </w:rPr>
  </w:style>
  <w:style w:type="character" w:customStyle="1" w:styleId="Heading8Char">
    <w:name w:val="Heading 8 Char"/>
    <w:aliases w:val="(Do Not Use-) Char"/>
    <w:link w:val="Heading8"/>
    <w:rsid w:val="00ED4D90"/>
    <w:rPr>
      <w:rFonts w:ascii="Verdana" w:hAnsi="Verdana"/>
      <w:b/>
      <w:color w:val="000000"/>
      <w:sz w:val="18"/>
    </w:rPr>
  </w:style>
  <w:style w:type="paragraph" w:customStyle="1" w:styleId="TableorFigureNote">
    <w:name w:val="Table or Figure Note"/>
    <w:basedOn w:val="BodyText"/>
    <w:rsid w:val="00ED4D90"/>
    <w:pPr>
      <w:spacing w:before="60" w:after="240"/>
      <w:ind w:left="1530" w:hanging="144"/>
    </w:pPr>
    <w:rPr>
      <w:rFonts w:eastAsia="Arial Unicode MS" w:cs="Arial"/>
      <w:sz w:val="16"/>
      <w:szCs w:val="18"/>
    </w:rPr>
  </w:style>
  <w:style w:type="paragraph" w:customStyle="1" w:styleId="AcronymHeading">
    <w:name w:val="Acronym Heading"/>
    <w:basedOn w:val="Normal"/>
    <w:rsid w:val="00ED4D90"/>
    <w:pPr>
      <w:pBdr>
        <w:top w:val="single" w:sz="4" w:space="6" w:color="999999"/>
        <w:left w:val="single" w:sz="4" w:space="4" w:color="999999"/>
        <w:bottom w:val="single" w:sz="4" w:space="6" w:color="999999"/>
        <w:right w:val="single" w:sz="4" w:space="4" w:color="999999"/>
      </w:pBdr>
      <w:spacing w:before="120" w:after="120" w:line="320" w:lineRule="exact"/>
      <w:ind w:left="1267"/>
    </w:pPr>
    <w:rPr>
      <w:rFonts w:eastAsia="Arial Unicode MS" w:cs="Arial"/>
      <w:b/>
      <w:sz w:val="24"/>
      <w:szCs w:val="28"/>
    </w:rPr>
  </w:style>
  <w:style w:type="paragraph" w:customStyle="1" w:styleId="Acronyms">
    <w:name w:val="Acronyms"/>
    <w:basedOn w:val="BodyText"/>
    <w:link w:val="AcronymsChar"/>
    <w:rsid w:val="00ED4D90"/>
    <w:pPr>
      <w:pBdr>
        <w:top w:val="single" w:sz="4" w:space="6" w:color="999999"/>
        <w:left w:val="single" w:sz="4" w:space="4" w:color="999999"/>
        <w:bottom w:val="single" w:sz="4" w:space="6" w:color="999999"/>
        <w:right w:val="single" w:sz="4" w:space="4" w:color="999999"/>
      </w:pBdr>
      <w:spacing w:before="0"/>
      <w:ind w:left="1267"/>
    </w:pPr>
    <w:rPr>
      <w:rFonts w:eastAsia="Arial Unicode MS" w:cs="Arial"/>
      <w:sz w:val="18"/>
      <w:szCs w:val="18"/>
    </w:rPr>
  </w:style>
  <w:style w:type="character" w:customStyle="1" w:styleId="AcronymsChar">
    <w:name w:val="Acronyms Char"/>
    <w:link w:val="Acronyms"/>
    <w:rsid w:val="00ED4D90"/>
    <w:rPr>
      <w:rFonts w:ascii="Verdana" w:eastAsia="Arial Unicode MS" w:hAnsi="Verdana" w:cs="Arial"/>
      <w:sz w:val="18"/>
      <w:szCs w:val="18"/>
    </w:rPr>
  </w:style>
  <w:style w:type="paragraph" w:customStyle="1" w:styleId="Disclaimer">
    <w:name w:val="Disclaimer"/>
    <w:basedOn w:val="Normal"/>
    <w:rsid w:val="00ED4D90"/>
    <w:pPr>
      <w:autoSpaceDE w:val="0"/>
      <w:autoSpaceDN w:val="0"/>
      <w:adjustRightInd w:val="0"/>
      <w:spacing w:before="0" w:after="120" w:line="240" w:lineRule="exact"/>
      <w:ind w:right="-360"/>
    </w:pPr>
    <w:rPr>
      <w:rFonts w:cs="Arial"/>
      <w:sz w:val="16"/>
      <w:szCs w:val="14"/>
    </w:rPr>
  </w:style>
  <w:style w:type="character" w:styleId="IntenseEmphasis">
    <w:name w:val="Intense Emphasis"/>
    <w:basedOn w:val="DefaultParagraphFont"/>
    <w:uiPriority w:val="21"/>
    <w:rsid w:val="004A37CE"/>
    <w:rPr>
      <w:b/>
      <w:bCs/>
      <w:i/>
      <w:iCs/>
      <w:color w:val="4F81BD" w:themeColor="accent1"/>
    </w:rPr>
  </w:style>
  <w:style w:type="paragraph" w:styleId="ListParagraph">
    <w:name w:val="List Paragraph"/>
    <w:basedOn w:val="Normal"/>
    <w:link w:val="ListParagraphChar"/>
    <w:uiPriority w:val="34"/>
    <w:qFormat/>
    <w:rsid w:val="009D6F39"/>
    <w:pPr>
      <w:ind w:left="720"/>
      <w:contextualSpacing/>
    </w:pPr>
  </w:style>
  <w:style w:type="paragraph" w:styleId="TOCHeading">
    <w:name w:val="TOC Heading"/>
    <w:basedOn w:val="Heading1"/>
    <w:next w:val="Normal"/>
    <w:uiPriority w:val="39"/>
    <w:semiHidden/>
    <w:unhideWhenUsed/>
    <w:qFormat/>
    <w:rsid w:val="00A322D1"/>
    <w:pPr>
      <w:pageBreakBefore w:val="0"/>
      <w:numPr>
        <w:numId w:val="0"/>
      </w:numPr>
      <w:pBdr>
        <w:bottom w:val="none" w:sz="0" w:space="0" w:color="auto"/>
      </w:pBdr>
      <w:spacing w:after="0" w:line="276" w:lineRule="auto"/>
      <w:outlineLvl w:val="9"/>
    </w:pPr>
    <w:rPr>
      <w:rFonts w:asciiTheme="majorHAnsi" w:eastAsiaTheme="majorEastAsia" w:hAnsiTheme="majorHAnsi" w:cstheme="majorBidi"/>
      <w:bCs/>
      <w:i w:val="0"/>
      <w:color w:val="365F91" w:themeColor="accent1" w:themeShade="BF"/>
      <w:sz w:val="28"/>
      <w:szCs w:val="28"/>
      <w:lang w:eastAsia="ja-JP"/>
    </w:rPr>
  </w:style>
  <w:style w:type="paragraph" w:customStyle="1" w:styleId="Default">
    <w:name w:val="Default"/>
    <w:rsid w:val="009B07D9"/>
    <w:pPr>
      <w:autoSpaceDE w:val="0"/>
      <w:autoSpaceDN w:val="0"/>
      <w:adjustRightInd w:val="0"/>
    </w:pPr>
    <w:rPr>
      <w:rFonts w:ascii="Intel Clear" w:eastAsiaTheme="minorHAnsi" w:hAnsi="Intel Clear" w:cs="Intel Clear"/>
      <w:color w:val="000000"/>
      <w:sz w:val="24"/>
      <w:szCs w:val="24"/>
      <w:lang w:val="en-IN"/>
    </w:rPr>
  </w:style>
  <w:style w:type="character" w:customStyle="1" w:styleId="apple-converted-space">
    <w:name w:val="apple-converted-space"/>
    <w:basedOn w:val="DefaultParagraphFont"/>
    <w:rsid w:val="009B07D9"/>
  </w:style>
  <w:style w:type="table" w:styleId="TableGrid">
    <w:name w:val="Table Grid"/>
    <w:basedOn w:val="TableNormal"/>
    <w:uiPriority w:val="39"/>
    <w:rsid w:val="008A42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path-segment">
    <w:name w:val="js-path-segment"/>
    <w:basedOn w:val="DefaultParagraphFont"/>
    <w:rsid w:val="0075445F"/>
  </w:style>
  <w:style w:type="character" w:customStyle="1" w:styleId="separator">
    <w:name w:val="separator"/>
    <w:basedOn w:val="DefaultParagraphFont"/>
    <w:rsid w:val="0075445F"/>
  </w:style>
  <w:style w:type="paragraph" w:styleId="PlainText">
    <w:name w:val="Plain Text"/>
    <w:basedOn w:val="Normal"/>
    <w:link w:val="PlainTextChar"/>
    <w:uiPriority w:val="99"/>
    <w:unhideWhenUsed/>
    <w:rsid w:val="00041491"/>
    <w:pPr>
      <w:spacing w:before="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041491"/>
    <w:rPr>
      <w:rFonts w:ascii="Consolas" w:eastAsiaTheme="minorHAnsi" w:hAnsi="Consolas" w:cstheme="minorBidi"/>
      <w:sz w:val="21"/>
      <w:szCs w:val="21"/>
    </w:rPr>
  </w:style>
  <w:style w:type="character" w:styleId="CommentReference">
    <w:name w:val="annotation reference"/>
    <w:basedOn w:val="DefaultParagraphFont"/>
    <w:semiHidden/>
    <w:unhideWhenUsed/>
    <w:rsid w:val="005E1436"/>
    <w:rPr>
      <w:sz w:val="16"/>
      <w:szCs w:val="16"/>
    </w:rPr>
  </w:style>
  <w:style w:type="paragraph" w:styleId="CommentText">
    <w:name w:val="annotation text"/>
    <w:basedOn w:val="Normal"/>
    <w:link w:val="CommentTextChar"/>
    <w:semiHidden/>
    <w:unhideWhenUsed/>
    <w:rsid w:val="005E1436"/>
  </w:style>
  <w:style w:type="character" w:customStyle="1" w:styleId="CommentTextChar">
    <w:name w:val="Comment Text Char"/>
    <w:basedOn w:val="DefaultParagraphFont"/>
    <w:link w:val="CommentText"/>
    <w:semiHidden/>
    <w:rsid w:val="005E1436"/>
    <w:rPr>
      <w:rFonts w:ascii="Intel Clear" w:hAnsi="Intel Clear"/>
    </w:rPr>
  </w:style>
  <w:style w:type="character" w:customStyle="1" w:styleId="pl-c">
    <w:name w:val="pl-c"/>
    <w:basedOn w:val="DefaultParagraphFont"/>
    <w:rsid w:val="008A6A00"/>
  </w:style>
  <w:style w:type="character" w:customStyle="1" w:styleId="pl-k">
    <w:name w:val="pl-k"/>
    <w:basedOn w:val="DefaultParagraphFont"/>
    <w:rsid w:val="008A6A00"/>
  </w:style>
  <w:style w:type="character" w:customStyle="1" w:styleId="pl-s">
    <w:name w:val="pl-s"/>
    <w:basedOn w:val="DefaultParagraphFont"/>
    <w:rsid w:val="008A6A00"/>
  </w:style>
  <w:style w:type="character" w:customStyle="1" w:styleId="pl-pds">
    <w:name w:val="pl-pds"/>
    <w:basedOn w:val="DefaultParagraphFont"/>
    <w:rsid w:val="008A6A00"/>
  </w:style>
  <w:style w:type="character" w:customStyle="1" w:styleId="pl-c1">
    <w:name w:val="pl-c1"/>
    <w:basedOn w:val="DefaultParagraphFont"/>
    <w:rsid w:val="001D0E85"/>
  </w:style>
  <w:style w:type="paragraph" w:styleId="ListBullet4">
    <w:name w:val="List Bullet 4"/>
    <w:basedOn w:val="Normal"/>
    <w:uiPriority w:val="99"/>
    <w:unhideWhenUsed/>
    <w:rsid w:val="00FB1CF2"/>
    <w:pPr>
      <w:numPr>
        <w:numId w:val="17"/>
      </w:numPr>
      <w:spacing w:before="0" w:after="200" w:line="276" w:lineRule="auto"/>
      <w:contextualSpacing/>
    </w:pPr>
    <w:rPr>
      <w:rFonts w:ascii="Arial" w:eastAsiaTheme="minorHAnsi" w:hAnsi="Arial" w:cs="Arial"/>
      <w:sz w:val="22"/>
      <w:szCs w:val="22"/>
    </w:rPr>
  </w:style>
  <w:style w:type="character" w:styleId="HTMLCode">
    <w:name w:val="HTML Code"/>
    <w:basedOn w:val="DefaultParagraphFont"/>
    <w:uiPriority w:val="99"/>
    <w:semiHidden/>
    <w:unhideWhenUsed/>
    <w:rsid w:val="00AC66F1"/>
    <w:rPr>
      <w:rFonts w:ascii="Courier New" w:eastAsia="Times New Roman" w:hAnsi="Courier New" w:cs="Courier New"/>
      <w:sz w:val="20"/>
      <w:szCs w:val="20"/>
    </w:rPr>
  </w:style>
  <w:style w:type="paragraph" w:styleId="CommentSubject">
    <w:name w:val="annotation subject"/>
    <w:basedOn w:val="CommentText"/>
    <w:next w:val="CommentText"/>
    <w:link w:val="CommentSubjectChar"/>
    <w:semiHidden/>
    <w:unhideWhenUsed/>
    <w:rsid w:val="00D2696C"/>
    <w:rPr>
      <w:b/>
      <w:bCs/>
    </w:rPr>
  </w:style>
  <w:style w:type="character" w:customStyle="1" w:styleId="CommentSubjectChar">
    <w:name w:val="Comment Subject Char"/>
    <w:basedOn w:val="CommentTextChar"/>
    <w:link w:val="CommentSubject"/>
    <w:semiHidden/>
    <w:rsid w:val="00D2696C"/>
    <w:rPr>
      <w:rFonts w:ascii="Intel Clear" w:hAnsi="Intel Clear"/>
      <w:b/>
      <w:bCs/>
    </w:rPr>
  </w:style>
  <w:style w:type="character" w:styleId="Strong">
    <w:name w:val="Strong"/>
    <w:basedOn w:val="DefaultParagraphFont"/>
    <w:uiPriority w:val="22"/>
    <w:qFormat/>
    <w:rsid w:val="00527D19"/>
    <w:rPr>
      <w:b/>
      <w:bCs/>
    </w:rPr>
  </w:style>
  <w:style w:type="paragraph" w:styleId="Revision">
    <w:name w:val="Revision"/>
    <w:hidden/>
    <w:uiPriority w:val="99"/>
    <w:semiHidden/>
    <w:rsid w:val="001D1808"/>
    <w:rPr>
      <w:rFonts w:ascii="Intel Clear" w:hAnsi="Intel Clear"/>
    </w:rPr>
  </w:style>
  <w:style w:type="paragraph" w:customStyle="1" w:styleId="Class">
    <w:name w:val="Class"/>
    <w:basedOn w:val="Body"/>
    <w:next w:val="Body"/>
    <w:link w:val="ClassChar"/>
    <w:qFormat/>
    <w:rsid w:val="00AB7941"/>
    <w:pPr>
      <w:pBdr>
        <w:top w:val="single" w:sz="8" w:space="4" w:color="31849B" w:themeColor="accent5" w:themeShade="BF"/>
        <w:left w:val="single" w:sz="8" w:space="8" w:color="31849B" w:themeColor="accent5" w:themeShade="BF"/>
        <w:bottom w:val="single" w:sz="8" w:space="4" w:color="31849B" w:themeColor="accent5" w:themeShade="BF"/>
        <w:right w:val="single" w:sz="8" w:space="8" w:color="31849B" w:themeColor="accent5" w:themeShade="BF"/>
      </w:pBdr>
      <w:shd w:val="clear" w:color="auto" w:fill="92CDDC" w:themeFill="accent5" w:themeFillTint="99"/>
    </w:pPr>
    <w:rPr>
      <w:b/>
      <w:color w:val="000000" w:themeColor="text1"/>
    </w:rPr>
  </w:style>
  <w:style w:type="paragraph" w:customStyle="1" w:styleId="HeadConstAttr">
    <w:name w:val="Head Const/Attr"/>
    <w:basedOn w:val="Body"/>
    <w:next w:val="Body"/>
    <w:link w:val="HeadConstAttrChar"/>
    <w:qFormat/>
    <w:rsid w:val="00AB7941"/>
    <w:rPr>
      <w:b/>
      <w:color w:val="000000" w:themeColor="text1"/>
    </w:rPr>
  </w:style>
  <w:style w:type="character" w:customStyle="1" w:styleId="BodyChar">
    <w:name w:val="Body Char"/>
    <w:basedOn w:val="DefaultParagraphFont"/>
    <w:link w:val="Body"/>
    <w:rsid w:val="00AB7941"/>
    <w:rPr>
      <w:rFonts w:ascii="Intel Clear" w:hAnsi="Intel Clear"/>
      <w:color w:val="000000"/>
    </w:rPr>
  </w:style>
  <w:style w:type="character" w:customStyle="1" w:styleId="ClassChar">
    <w:name w:val="Class Char"/>
    <w:basedOn w:val="BodyChar"/>
    <w:link w:val="Class"/>
    <w:rsid w:val="00AB7941"/>
    <w:rPr>
      <w:rFonts w:ascii="Intel Clear" w:hAnsi="Intel Clear"/>
      <w:b/>
      <w:color w:val="000000" w:themeColor="text1"/>
      <w:shd w:val="clear" w:color="auto" w:fill="92CDDC" w:themeFill="accent5" w:themeFillTint="99"/>
    </w:rPr>
  </w:style>
  <w:style w:type="paragraph" w:customStyle="1" w:styleId="Constructor">
    <w:name w:val="Constructor"/>
    <w:basedOn w:val="Body"/>
    <w:link w:val="ConstructorChar"/>
    <w:qFormat/>
    <w:rsid w:val="00AB7941"/>
    <w:pPr>
      <w:tabs>
        <w:tab w:val="left" w:pos="1627"/>
      </w:tabs>
      <w:spacing w:before="120"/>
      <w:ind w:left="1627" w:hanging="1267"/>
    </w:pPr>
    <w:rPr>
      <w:color w:val="000000" w:themeColor="text1"/>
    </w:rPr>
  </w:style>
  <w:style w:type="character" w:customStyle="1" w:styleId="HeadConstAttrChar">
    <w:name w:val="Head Const/Attr Char"/>
    <w:basedOn w:val="BodyChar"/>
    <w:link w:val="HeadConstAttr"/>
    <w:rsid w:val="00AB7941"/>
    <w:rPr>
      <w:rFonts w:ascii="Intel Clear" w:hAnsi="Intel Clear"/>
      <w:b/>
      <w:color w:val="000000" w:themeColor="text1"/>
    </w:rPr>
  </w:style>
  <w:style w:type="paragraph" w:customStyle="1" w:styleId="Attr">
    <w:name w:val="Attr"/>
    <w:basedOn w:val="Body"/>
    <w:link w:val="AttrChar"/>
    <w:qFormat/>
    <w:rsid w:val="009018C1"/>
    <w:pPr>
      <w:numPr>
        <w:numId w:val="18"/>
      </w:numPr>
      <w:spacing w:before="120"/>
      <w:ind w:left="360" w:hanging="173"/>
    </w:pPr>
    <w:rPr>
      <w:rFonts w:ascii="Courier New" w:hAnsi="Courier New" w:cs="Courier New"/>
      <w:color w:val="000000" w:themeColor="text1"/>
    </w:rPr>
  </w:style>
  <w:style w:type="character" w:customStyle="1" w:styleId="ConstructorChar">
    <w:name w:val="Constructor Char"/>
    <w:basedOn w:val="BodyChar"/>
    <w:link w:val="Constructor"/>
    <w:rsid w:val="00AB7941"/>
    <w:rPr>
      <w:rFonts w:ascii="Intel Clear" w:hAnsi="Intel Clear"/>
      <w:color w:val="000000" w:themeColor="text1"/>
    </w:rPr>
  </w:style>
  <w:style w:type="paragraph" w:customStyle="1" w:styleId="Method">
    <w:name w:val="Method"/>
    <w:basedOn w:val="Body"/>
    <w:next w:val="MethodDesc"/>
    <w:link w:val="MethodChar"/>
    <w:qFormat/>
    <w:rsid w:val="00CC0324"/>
    <w:pPr>
      <w:pBdr>
        <w:top w:val="single" w:sz="8" w:space="4" w:color="B6DDE8" w:themeColor="accent5" w:themeTint="66"/>
        <w:left w:val="single" w:sz="8" w:space="8" w:color="B6DDE8" w:themeColor="accent5" w:themeTint="66"/>
        <w:bottom w:val="single" w:sz="8" w:space="4" w:color="B6DDE8" w:themeColor="accent5" w:themeTint="66"/>
        <w:right w:val="single" w:sz="8" w:space="8" w:color="B6DDE8" w:themeColor="accent5" w:themeTint="66"/>
      </w:pBdr>
      <w:shd w:val="clear" w:color="auto" w:fill="DAEEF3" w:themeFill="accent5" w:themeFillTint="33"/>
      <w:spacing w:before="240"/>
    </w:pPr>
    <w:rPr>
      <w:rFonts w:ascii="Courier New" w:hAnsi="Courier New" w:cs="Courier New"/>
      <w:color w:val="000000" w:themeColor="text1"/>
    </w:rPr>
  </w:style>
  <w:style w:type="character" w:customStyle="1" w:styleId="AttrChar">
    <w:name w:val="Attr Char"/>
    <w:basedOn w:val="BodyChar"/>
    <w:link w:val="Attr"/>
    <w:rsid w:val="009018C1"/>
    <w:rPr>
      <w:rFonts w:ascii="Courier New" w:hAnsi="Courier New" w:cs="Courier New"/>
      <w:color w:val="000000" w:themeColor="text1"/>
    </w:rPr>
  </w:style>
  <w:style w:type="paragraph" w:customStyle="1" w:styleId="MethodSubHdr">
    <w:name w:val="Method Sub Hdr"/>
    <w:basedOn w:val="Body"/>
    <w:next w:val="Body"/>
    <w:link w:val="MethodSubHdrChar"/>
    <w:qFormat/>
    <w:rsid w:val="009018C1"/>
    <w:pPr>
      <w:numPr>
        <w:ilvl w:val="1"/>
        <w:numId w:val="18"/>
      </w:numPr>
      <w:spacing w:before="120"/>
      <w:ind w:left="893" w:hanging="173"/>
    </w:pPr>
    <w:rPr>
      <w:b/>
      <w:color w:val="000000" w:themeColor="text1"/>
      <w:sz w:val="18"/>
    </w:rPr>
  </w:style>
  <w:style w:type="character" w:customStyle="1" w:styleId="MethodChar">
    <w:name w:val="Method Char"/>
    <w:basedOn w:val="BodyChar"/>
    <w:link w:val="Method"/>
    <w:rsid w:val="00CC0324"/>
    <w:rPr>
      <w:rFonts w:ascii="Courier New" w:hAnsi="Courier New" w:cs="Courier New"/>
      <w:color w:val="000000" w:themeColor="text1"/>
      <w:shd w:val="clear" w:color="auto" w:fill="DAEEF3" w:themeFill="accent5" w:themeFillTint="33"/>
    </w:rPr>
  </w:style>
  <w:style w:type="paragraph" w:customStyle="1" w:styleId="MethodDesc">
    <w:name w:val="Method Desc"/>
    <w:basedOn w:val="Body"/>
    <w:link w:val="MethodDescChar"/>
    <w:qFormat/>
    <w:rsid w:val="009324AC"/>
    <w:pPr>
      <w:spacing w:before="80"/>
      <w:ind w:left="360"/>
    </w:pPr>
  </w:style>
  <w:style w:type="character" w:customStyle="1" w:styleId="MethodSubHdrChar">
    <w:name w:val="Method Sub Hdr Char"/>
    <w:basedOn w:val="BodyChar"/>
    <w:link w:val="MethodSubHdr"/>
    <w:rsid w:val="009018C1"/>
    <w:rPr>
      <w:rFonts w:ascii="Intel Clear" w:hAnsi="Intel Clear"/>
      <w:b/>
      <w:color w:val="000000" w:themeColor="text1"/>
      <w:sz w:val="18"/>
    </w:rPr>
  </w:style>
  <w:style w:type="paragraph" w:customStyle="1" w:styleId="MethodParmHdr">
    <w:name w:val="Method Parm Hdr"/>
    <w:basedOn w:val="MethodSubHdr"/>
    <w:link w:val="MethodParmHdrChar"/>
    <w:qFormat/>
    <w:rsid w:val="009324AC"/>
    <w:pPr>
      <w:numPr>
        <w:ilvl w:val="0"/>
        <w:numId w:val="0"/>
      </w:numPr>
      <w:ind w:left="360"/>
    </w:pPr>
  </w:style>
  <w:style w:type="character" w:customStyle="1" w:styleId="MethodDescChar">
    <w:name w:val="Method Desc Char"/>
    <w:basedOn w:val="BodyChar"/>
    <w:link w:val="MethodDesc"/>
    <w:rsid w:val="009324AC"/>
    <w:rPr>
      <w:rFonts w:ascii="Intel Clear" w:hAnsi="Intel Clear"/>
      <w:color w:val="000000"/>
    </w:rPr>
  </w:style>
  <w:style w:type="paragraph" w:customStyle="1" w:styleId="MethodParm">
    <w:name w:val="Method Parm"/>
    <w:basedOn w:val="Body"/>
    <w:link w:val="MethodParmChar"/>
    <w:qFormat/>
    <w:rsid w:val="00837BCA"/>
    <w:pPr>
      <w:numPr>
        <w:ilvl w:val="2"/>
        <w:numId w:val="18"/>
      </w:numPr>
      <w:spacing w:before="120"/>
      <w:ind w:left="720" w:hanging="173"/>
    </w:pPr>
    <w:rPr>
      <w:rFonts w:ascii="Courier New" w:hAnsi="Courier New" w:cs="Courier New"/>
      <w:color w:val="000000" w:themeColor="text1"/>
    </w:rPr>
  </w:style>
  <w:style w:type="character" w:customStyle="1" w:styleId="MethodParmHdrChar">
    <w:name w:val="Method Parm Hdr Char"/>
    <w:basedOn w:val="MethodSubHdrChar"/>
    <w:link w:val="MethodParmHdr"/>
    <w:rsid w:val="009324AC"/>
    <w:rPr>
      <w:rFonts w:ascii="Intel Clear" w:hAnsi="Intel Clear"/>
      <w:b/>
      <w:color w:val="000000" w:themeColor="text1"/>
      <w:sz w:val="18"/>
    </w:rPr>
  </w:style>
  <w:style w:type="paragraph" w:customStyle="1" w:styleId="MethodParamDict">
    <w:name w:val="Method Param Dict"/>
    <w:basedOn w:val="Body"/>
    <w:link w:val="MethodParamDictChar"/>
    <w:qFormat/>
    <w:rsid w:val="005E137D"/>
    <w:pPr>
      <w:numPr>
        <w:ilvl w:val="3"/>
        <w:numId w:val="19"/>
      </w:numPr>
      <w:spacing w:before="120"/>
    </w:pPr>
    <w:rPr>
      <w:rFonts w:ascii="Courier New" w:hAnsi="Courier New" w:cs="Courier New"/>
      <w:color w:val="000000" w:themeColor="text1"/>
    </w:rPr>
  </w:style>
  <w:style w:type="character" w:customStyle="1" w:styleId="MethodParmChar">
    <w:name w:val="Method Parm Char"/>
    <w:basedOn w:val="BodyChar"/>
    <w:link w:val="MethodParm"/>
    <w:rsid w:val="00837BCA"/>
    <w:rPr>
      <w:rFonts w:ascii="Courier New" w:hAnsi="Courier New" w:cs="Courier New"/>
      <w:color w:val="000000" w:themeColor="text1"/>
    </w:rPr>
  </w:style>
  <w:style w:type="paragraph" w:customStyle="1" w:styleId="ExampleHdr">
    <w:name w:val="Example Hdr"/>
    <w:basedOn w:val="Body"/>
    <w:link w:val="ExampleHdrChar"/>
    <w:qFormat/>
    <w:rsid w:val="005E137D"/>
    <w:pPr>
      <w:spacing w:before="120"/>
      <w:ind w:left="1440"/>
    </w:pPr>
    <w:rPr>
      <w:b/>
      <w:color w:val="000000" w:themeColor="text1"/>
      <w:sz w:val="18"/>
    </w:rPr>
  </w:style>
  <w:style w:type="character" w:customStyle="1" w:styleId="MethodParamDictChar">
    <w:name w:val="Method Param Dict Char"/>
    <w:basedOn w:val="BodyChar"/>
    <w:link w:val="MethodParamDict"/>
    <w:rsid w:val="005E137D"/>
    <w:rPr>
      <w:rFonts w:ascii="Courier New" w:hAnsi="Courier New" w:cs="Courier New"/>
      <w:color w:val="000000" w:themeColor="text1"/>
    </w:rPr>
  </w:style>
  <w:style w:type="paragraph" w:customStyle="1" w:styleId="ExampleBox">
    <w:name w:val="Example Box"/>
    <w:basedOn w:val="Body"/>
    <w:link w:val="ExampleBoxChar"/>
    <w:qFormat/>
    <w:rsid w:val="005E137D"/>
    <w:pPr>
      <w:pBdr>
        <w:top w:val="single" w:sz="4" w:space="4" w:color="D9D9D9" w:themeColor="background1" w:themeShade="D9"/>
        <w:left w:val="single" w:sz="4" w:space="8" w:color="D9D9D9" w:themeColor="background1" w:themeShade="D9"/>
        <w:bottom w:val="single" w:sz="4" w:space="4" w:color="D9D9D9" w:themeColor="background1" w:themeShade="D9"/>
        <w:right w:val="single" w:sz="4" w:space="8" w:color="D9D9D9" w:themeColor="background1" w:themeShade="D9"/>
      </w:pBdr>
      <w:shd w:val="clear" w:color="auto" w:fill="F2F2F2" w:themeFill="background1" w:themeFillShade="F2"/>
      <w:spacing w:before="0"/>
      <w:ind w:left="1440"/>
    </w:pPr>
    <w:rPr>
      <w:rFonts w:ascii="Courier New" w:hAnsi="Courier New" w:cs="Courier New"/>
      <w:color w:val="000000" w:themeColor="text1"/>
      <w:sz w:val="18"/>
    </w:rPr>
  </w:style>
  <w:style w:type="character" w:customStyle="1" w:styleId="ExampleHdrChar">
    <w:name w:val="Example Hdr Char"/>
    <w:basedOn w:val="BodyChar"/>
    <w:link w:val="ExampleHdr"/>
    <w:rsid w:val="005E137D"/>
    <w:rPr>
      <w:rFonts w:ascii="Intel Clear" w:hAnsi="Intel Clear"/>
      <w:b/>
      <w:color w:val="000000" w:themeColor="text1"/>
      <w:sz w:val="18"/>
    </w:rPr>
  </w:style>
  <w:style w:type="character" w:customStyle="1" w:styleId="ExampleBoxChar">
    <w:name w:val="Example Box Char"/>
    <w:basedOn w:val="BodyChar"/>
    <w:link w:val="ExampleBox"/>
    <w:rsid w:val="005E137D"/>
    <w:rPr>
      <w:rFonts w:ascii="Courier New" w:hAnsi="Courier New" w:cs="Courier New"/>
      <w:color w:val="000000" w:themeColor="text1"/>
      <w:sz w:val="18"/>
      <w:shd w:val="clear" w:color="auto" w:fill="F2F2F2" w:themeFill="background1" w:themeFillShade="F2"/>
    </w:rPr>
  </w:style>
  <w:style w:type="paragraph" w:styleId="NormalWeb">
    <w:name w:val="Normal (Web)"/>
    <w:basedOn w:val="Normal"/>
    <w:uiPriority w:val="99"/>
    <w:unhideWhenUsed/>
    <w:rsid w:val="00B95042"/>
    <w:pPr>
      <w:spacing w:before="100" w:beforeAutospacing="1" w:after="100" w:afterAutospacing="1"/>
    </w:pPr>
    <w:rPr>
      <w:rFonts w:ascii="Times New Roman" w:hAnsi="Times New Roman"/>
      <w:sz w:val="24"/>
      <w:szCs w:val="24"/>
    </w:rPr>
  </w:style>
  <w:style w:type="paragraph" w:styleId="HTMLPreformatted">
    <w:name w:val="HTML Preformatted"/>
    <w:basedOn w:val="Normal"/>
    <w:link w:val="HTMLPreformattedChar"/>
    <w:uiPriority w:val="99"/>
    <w:unhideWhenUsed/>
    <w:rsid w:val="00C72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rPr>
  </w:style>
  <w:style w:type="character" w:customStyle="1" w:styleId="HTMLPreformattedChar">
    <w:name w:val="HTML Preformatted Char"/>
    <w:basedOn w:val="DefaultParagraphFont"/>
    <w:link w:val="HTMLPreformatted"/>
    <w:uiPriority w:val="99"/>
    <w:rsid w:val="00C72957"/>
    <w:rPr>
      <w:rFonts w:ascii="Courier New" w:hAnsi="Courier New" w:cs="Courier New"/>
    </w:rPr>
  </w:style>
  <w:style w:type="character" w:customStyle="1" w:styleId="line">
    <w:name w:val="line"/>
    <w:basedOn w:val="DefaultParagraphFont"/>
    <w:rsid w:val="00C72957"/>
  </w:style>
  <w:style w:type="character" w:customStyle="1" w:styleId="k">
    <w:name w:val="k"/>
    <w:basedOn w:val="DefaultParagraphFont"/>
    <w:rsid w:val="001D2A82"/>
  </w:style>
  <w:style w:type="character" w:customStyle="1" w:styleId="nf">
    <w:name w:val="nf"/>
    <w:basedOn w:val="DefaultParagraphFont"/>
    <w:rsid w:val="001D2A82"/>
  </w:style>
  <w:style w:type="character" w:customStyle="1" w:styleId="p">
    <w:name w:val="p"/>
    <w:basedOn w:val="DefaultParagraphFont"/>
    <w:rsid w:val="001D2A82"/>
  </w:style>
  <w:style w:type="character" w:customStyle="1" w:styleId="bp">
    <w:name w:val="bp"/>
    <w:basedOn w:val="DefaultParagraphFont"/>
    <w:rsid w:val="001D2A82"/>
  </w:style>
  <w:style w:type="character" w:customStyle="1" w:styleId="n">
    <w:name w:val="n"/>
    <w:basedOn w:val="DefaultParagraphFont"/>
    <w:rsid w:val="001D2A82"/>
  </w:style>
  <w:style w:type="character" w:customStyle="1" w:styleId="s">
    <w:name w:val="s"/>
    <w:basedOn w:val="DefaultParagraphFont"/>
    <w:rsid w:val="009F2F43"/>
  </w:style>
  <w:style w:type="character" w:customStyle="1" w:styleId="kn">
    <w:name w:val="kn"/>
    <w:basedOn w:val="DefaultParagraphFont"/>
    <w:rsid w:val="00140739"/>
  </w:style>
  <w:style w:type="character" w:customStyle="1" w:styleId="nn">
    <w:name w:val="nn"/>
    <w:basedOn w:val="DefaultParagraphFont"/>
    <w:rsid w:val="00140739"/>
  </w:style>
  <w:style w:type="character" w:customStyle="1" w:styleId="nc">
    <w:name w:val="nc"/>
    <w:basedOn w:val="DefaultParagraphFont"/>
    <w:rsid w:val="00140739"/>
  </w:style>
  <w:style w:type="character" w:customStyle="1" w:styleId="c1">
    <w:name w:val="c1"/>
    <w:basedOn w:val="DefaultParagraphFont"/>
    <w:rsid w:val="00140739"/>
  </w:style>
  <w:style w:type="character" w:customStyle="1" w:styleId="o">
    <w:name w:val="o"/>
    <w:basedOn w:val="DefaultParagraphFont"/>
    <w:rsid w:val="00140739"/>
  </w:style>
  <w:style w:type="character" w:customStyle="1" w:styleId="ow">
    <w:name w:val="ow"/>
    <w:basedOn w:val="DefaultParagraphFont"/>
    <w:rsid w:val="003750ED"/>
  </w:style>
  <w:style w:type="character" w:customStyle="1" w:styleId="nb">
    <w:name w:val="nb"/>
    <w:basedOn w:val="DefaultParagraphFont"/>
    <w:rsid w:val="003750ED"/>
  </w:style>
  <w:style w:type="character" w:customStyle="1" w:styleId="mi">
    <w:name w:val="mi"/>
    <w:basedOn w:val="DefaultParagraphFont"/>
    <w:rsid w:val="003750ED"/>
  </w:style>
  <w:style w:type="character" w:customStyle="1" w:styleId="nv">
    <w:name w:val="nv"/>
    <w:basedOn w:val="DefaultParagraphFont"/>
    <w:rsid w:val="00EE073C"/>
  </w:style>
  <w:style w:type="character" w:customStyle="1" w:styleId="c">
    <w:name w:val="c"/>
    <w:basedOn w:val="DefaultParagraphFont"/>
    <w:rsid w:val="00FE7BE4"/>
  </w:style>
  <w:style w:type="character" w:customStyle="1" w:styleId="ListParagraphChar">
    <w:name w:val="List Paragraph Char"/>
    <w:basedOn w:val="DefaultParagraphFont"/>
    <w:link w:val="ListParagraph"/>
    <w:uiPriority w:val="34"/>
    <w:rsid w:val="00321C73"/>
    <w:rPr>
      <w:rFonts w:ascii="Intel Clear" w:hAnsi="Intel Clear"/>
    </w:rPr>
  </w:style>
  <w:style w:type="character" w:customStyle="1" w:styleId="fontstyle01">
    <w:name w:val="fontstyle01"/>
    <w:basedOn w:val="DefaultParagraphFont"/>
    <w:rsid w:val="00697BB9"/>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697BB9"/>
    <w:rPr>
      <w:rFonts w:ascii="NimbusMonL-Regu" w:hAnsi="NimbusMonL-Regu" w:hint="default"/>
      <w:b w:val="0"/>
      <w:bCs w:val="0"/>
      <w:i w:val="0"/>
      <w:iCs w:val="0"/>
      <w:color w:val="000000"/>
      <w:sz w:val="20"/>
      <w:szCs w:val="20"/>
    </w:rPr>
  </w:style>
  <w:style w:type="character" w:customStyle="1" w:styleId="fontstyle31">
    <w:name w:val="fontstyle31"/>
    <w:basedOn w:val="DefaultParagraphFont"/>
    <w:rsid w:val="00697BB9"/>
    <w:rPr>
      <w:rFonts w:ascii="NimbusMonL-Bold" w:hAnsi="NimbusMonL-Bold" w:hint="default"/>
      <w:b/>
      <w:bCs/>
      <w:i w:val="0"/>
      <w:iCs w:val="0"/>
      <w:color w:val="007021"/>
      <w:sz w:val="18"/>
      <w:szCs w:val="18"/>
    </w:rPr>
  </w:style>
  <w:style w:type="character" w:customStyle="1" w:styleId="fontstyle41">
    <w:name w:val="fontstyle41"/>
    <w:basedOn w:val="DefaultParagraphFont"/>
    <w:rsid w:val="00697BB9"/>
    <w:rPr>
      <w:rFonts w:ascii="NimbusMonL-ReguObli" w:hAnsi="NimbusMonL-ReguObli" w:hint="default"/>
      <w:b w:val="0"/>
      <w:bCs w:val="0"/>
      <w:i/>
      <w:iCs/>
      <w:color w:val="40808F"/>
      <w:sz w:val="18"/>
      <w:szCs w:val="18"/>
    </w:rPr>
  </w:style>
  <w:style w:type="character" w:customStyle="1" w:styleId="fontstyle51">
    <w:name w:val="fontstyle51"/>
    <w:basedOn w:val="DefaultParagraphFont"/>
    <w:rsid w:val="00697BB9"/>
    <w:rPr>
      <w:rFonts w:ascii="NimbusSanL-Bold" w:hAnsi="NimbusSanL-Bold" w:hint="default"/>
      <w:b/>
      <w:bCs/>
      <w:i w:val="0"/>
      <w:iCs w:val="0"/>
      <w:color w:val="000000"/>
      <w:sz w:val="20"/>
      <w:szCs w:val="20"/>
    </w:rPr>
  </w:style>
  <w:style w:type="character" w:customStyle="1" w:styleId="fontstyle61">
    <w:name w:val="fontstyle61"/>
    <w:basedOn w:val="DefaultParagraphFont"/>
    <w:rsid w:val="00697BB9"/>
    <w:rPr>
      <w:rFonts w:ascii="NimbusRomNo9L-Medi" w:hAnsi="NimbusRomNo9L-Medi" w:hint="default"/>
      <w:b/>
      <w:bCs/>
      <w:i w:val="0"/>
      <w:iCs w:val="0"/>
      <w:color w:val="000000"/>
      <w:sz w:val="20"/>
      <w:szCs w:val="20"/>
    </w:rPr>
  </w:style>
  <w:style w:type="character" w:customStyle="1" w:styleId="normaltextrun">
    <w:name w:val="normaltextrun"/>
    <w:basedOn w:val="DefaultParagraphFont"/>
    <w:rsid w:val="004B10EA"/>
  </w:style>
  <w:style w:type="character" w:customStyle="1" w:styleId="eop">
    <w:name w:val="eop"/>
    <w:basedOn w:val="DefaultParagraphFont"/>
    <w:rsid w:val="004B10EA"/>
  </w:style>
  <w:style w:type="paragraph" w:customStyle="1" w:styleId="1">
    <w:name w:val="본문1_머릿글"/>
    <w:basedOn w:val="ListParagraph"/>
    <w:qFormat/>
    <w:rsid w:val="000E212A"/>
    <w:pPr>
      <w:widowControl w:val="0"/>
      <w:wordWrap w:val="0"/>
      <w:autoSpaceDE w:val="0"/>
      <w:autoSpaceDN w:val="0"/>
      <w:spacing w:before="0" w:after="160" w:line="259" w:lineRule="auto"/>
      <w:ind w:left="0" w:hanging="400"/>
      <w:contextualSpacing w:val="0"/>
      <w:jc w:val="both"/>
    </w:pPr>
    <w:rPr>
      <w:rFonts w:ascii="Arial" w:eastAsiaTheme="minorEastAsia" w:hAnsi="Arial" w:cs="Arial"/>
      <w:kern w:val="2"/>
      <w:szCs w:val="22"/>
      <w:lang w:eastAsia="ko-KR"/>
    </w:rPr>
  </w:style>
  <w:style w:type="paragraph" w:customStyle="1" w:styleId="110">
    <w:name w:val="본문1_1"/>
    <w:basedOn w:val="ListParagraph"/>
    <w:qFormat/>
    <w:rsid w:val="000E212A"/>
    <w:pPr>
      <w:widowControl w:val="0"/>
      <w:wordWrap w:val="0"/>
      <w:autoSpaceDE w:val="0"/>
      <w:autoSpaceDN w:val="0"/>
      <w:spacing w:before="0" w:after="160" w:line="259" w:lineRule="auto"/>
      <w:ind w:left="1560" w:hanging="360"/>
      <w:contextualSpacing w:val="0"/>
      <w:jc w:val="both"/>
    </w:pPr>
    <w:rPr>
      <w:rFonts w:ascii="Arial" w:eastAsiaTheme="minorEastAsia" w:hAnsi="Arial" w:cs="Arial"/>
      <w:kern w:val="2"/>
      <w:szCs w:val="22"/>
      <w:lang w:eastAsia="ko-KR"/>
    </w:rPr>
  </w:style>
  <w:style w:type="paragraph" w:customStyle="1" w:styleId="11">
    <w:name w:val="제목1_본문1"/>
    <w:basedOn w:val="1"/>
    <w:qFormat/>
    <w:rsid w:val="00347A7B"/>
    <w:pPr>
      <w:numPr>
        <w:numId w:val="31"/>
      </w:numPr>
    </w:pPr>
  </w:style>
  <w:style w:type="character" w:customStyle="1" w:styleId="Heading3Char">
    <w:name w:val="Heading 3 Char"/>
    <w:basedOn w:val="DefaultParagraphFont"/>
    <w:link w:val="Heading3"/>
    <w:rsid w:val="00201F37"/>
    <w:rPr>
      <w:rFonts w:ascii="Intel Clear" w:hAnsi="Intel Clear"/>
      <w:b/>
      <w:color w:val="0071C5"/>
      <w:sz w:val="24"/>
    </w:rPr>
  </w:style>
  <w:style w:type="character" w:customStyle="1" w:styleId="Heading1Char">
    <w:name w:val="Heading 1 Char"/>
    <w:basedOn w:val="DefaultParagraphFont"/>
    <w:link w:val="Heading1"/>
    <w:uiPriority w:val="9"/>
    <w:rsid w:val="00201F37"/>
    <w:rPr>
      <w:rFonts w:ascii="Intel Clear" w:hAnsi="Intel Clear"/>
      <w:b/>
      <w:i/>
      <w:color w:val="0071C5"/>
      <w:sz w:val="36"/>
    </w:rPr>
  </w:style>
  <w:style w:type="character" w:customStyle="1" w:styleId="UnresolvedMention1">
    <w:name w:val="Unresolved Mention1"/>
    <w:basedOn w:val="DefaultParagraphFont"/>
    <w:uiPriority w:val="99"/>
    <w:semiHidden/>
    <w:unhideWhenUsed/>
    <w:rsid w:val="00314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09146">
      <w:bodyDiv w:val="1"/>
      <w:marLeft w:val="0"/>
      <w:marRight w:val="0"/>
      <w:marTop w:val="0"/>
      <w:marBottom w:val="0"/>
      <w:divBdr>
        <w:top w:val="none" w:sz="0" w:space="0" w:color="auto"/>
        <w:left w:val="none" w:sz="0" w:space="0" w:color="auto"/>
        <w:bottom w:val="none" w:sz="0" w:space="0" w:color="auto"/>
        <w:right w:val="none" w:sz="0" w:space="0" w:color="auto"/>
      </w:divBdr>
    </w:div>
    <w:div w:id="70735937">
      <w:bodyDiv w:val="1"/>
      <w:marLeft w:val="0"/>
      <w:marRight w:val="0"/>
      <w:marTop w:val="0"/>
      <w:marBottom w:val="0"/>
      <w:divBdr>
        <w:top w:val="none" w:sz="0" w:space="0" w:color="auto"/>
        <w:left w:val="none" w:sz="0" w:space="0" w:color="auto"/>
        <w:bottom w:val="none" w:sz="0" w:space="0" w:color="auto"/>
        <w:right w:val="none" w:sz="0" w:space="0" w:color="auto"/>
      </w:divBdr>
      <w:divsChild>
        <w:div w:id="19741639">
          <w:marLeft w:val="0"/>
          <w:marRight w:val="0"/>
          <w:marTop w:val="0"/>
          <w:marBottom w:val="240"/>
          <w:divBdr>
            <w:top w:val="none" w:sz="0" w:space="0" w:color="auto"/>
            <w:left w:val="none" w:sz="0" w:space="0" w:color="auto"/>
            <w:bottom w:val="none" w:sz="0" w:space="0" w:color="auto"/>
            <w:right w:val="none" w:sz="0" w:space="0" w:color="auto"/>
          </w:divBdr>
        </w:div>
        <w:div w:id="30501084">
          <w:marLeft w:val="0"/>
          <w:marRight w:val="0"/>
          <w:marTop w:val="0"/>
          <w:marBottom w:val="240"/>
          <w:divBdr>
            <w:top w:val="none" w:sz="0" w:space="0" w:color="auto"/>
            <w:left w:val="none" w:sz="0" w:space="0" w:color="auto"/>
            <w:bottom w:val="none" w:sz="0" w:space="0" w:color="auto"/>
            <w:right w:val="none" w:sz="0" w:space="0" w:color="auto"/>
          </w:divBdr>
        </w:div>
        <w:div w:id="57486419">
          <w:marLeft w:val="0"/>
          <w:marRight w:val="0"/>
          <w:marTop w:val="0"/>
          <w:marBottom w:val="240"/>
          <w:divBdr>
            <w:top w:val="none" w:sz="0" w:space="0" w:color="auto"/>
            <w:left w:val="none" w:sz="0" w:space="0" w:color="auto"/>
            <w:bottom w:val="none" w:sz="0" w:space="0" w:color="auto"/>
            <w:right w:val="none" w:sz="0" w:space="0" w:color="auto"/>
          </w:divBdr>
        </w:div>
        <w:div w:id="85614715">
          <w:marLeft w:val="0"/>
          <w:marRight w:val="0"/>
          <w:marTop w:val="0"/>
          <w:marBottom w:val="240"/>
          <w:divBdr>
            <w:top w:val="none" w:sz="0" w:space="0" w:color="auto"/>
            <w:left w:val="none" w:sz="0" w:space="0" w:color="auto"/>
            <w:bottom w:val="none" w:sz="0" w:space="0" w:color="auto"/>
            <w:right w:val="none" w:sz="0" w:space="0" w:color="auto"/>
          </w:divBdr>
        </w:div>
        <w:div w:id="112601762">
          <w:marLeft w:val="0"/>
          <w:marRight w:val="0"/>
          <w:marTop w:val="0"/>
          <w:marBottom w:val="240"/>
          <w:divBdr>
            <w:top w:val="none" w:sz="0" w:space="0" w:color="auto"/>
            <w:left w:val="none" w:sz="0" w:space="0" w:color="auto"/>
            <w:bottom w:val="none" w:sz="0" w:space="0" w:color="auto"/>
            <w:right w:val="none" w:sz="0" w:space="0" w:color="auto"/>
          </w:divBdr>
        </w:div>
        <w:div w:id="123087217">
          <w:blockQuote w:val="1"/>
          <w:marLeft w:val="0"/>
          <w:marRight w:val="0"/>
          <w:marTop w:val="0"/>
          <w:marBottom w:val="240"/>
          <w:divBdr>
            <w:top w:val="none" w:sz="0" w:space="0" w:color="auto"/>
            <w:left w:val="single" w:sz="24" w:space="12" w:color="DFE2E5"/>
            <w:bottom w:val="none" w:sz="0" w:space="0" w:color="auto"/>
            <w:right w:val="none" w:sz="0" w:space="0" w:color="auto"/>
          </w:divBdr>
        </w:div>
        <w:div w:id="128209690">
          <w:blockQuote w:val="1"/>
          <w:marLeft w:val="0"/>
          <w:marRight w:val="0"/>
          <w:marTop w:val="0"/>
          <w:marBottom w:val="240"/>
          <w:divBdr>
            <w:top w:val="none" w:sz="0" w:space="0" w:color="auto"/>
            <w:left w:val="single" w:sz="24" w:space="12" w:color="DFE2E5"/>
            <w:bottom w:val="none" w:sz="0" w:space="0" w:color="auto"/>
            <w:right w:val="none" w:sz="0" w:space="0" w:color="auto"/>
          </w:divBdr>
        </w:div>
        <w:div w:id="209728443">
          <w:marLeft w:val="0"/>
          <w:marRight w:val="0"/>
          <w:marTop w:val="0"/>
          <w:marBottom w:val="240"/>
          <w:divBdr>
            <w:top w:val="none" w:sz="0" w:space="0" w:color="auto"/>
            <w:left w:val="none" w:sz="0" w:space="0" w:color="auto"/>
            <w:bottom w:val="none" w:sz="0" w:space="0" w:color="auto"/>
            <w:right w:val="none" w:sz="0" w:space="0" w:color="auto"/>
          </w:divBdr>
        </w:div>
        <w:div w:id="251859832">
          <w:blockQuote w:val="1"/>
          <w:marLeft w:val="0"/>
          <w:marRight w:val="0"/>
          <w:marTop w:val="0"/>
          <w:marBottom w:val="240"/>
          <w:divBdr>
            <w:top w:val="none" w:sz="0" w:space="0" w:color="auto"/>
            <w:left w:val="single" w:sz="24" w:space="12" w:color="DFE2E5"/>
            <w:bottom w:val="none" w:sz="0" w:space="0" w:color="auto"/>
            <w:right w:val="none" w:sz="0" w:space="0" w:color="auto"/>
          </w:divBdr>
        </w:div>
        <w:div w:id="361710242">
          <w:marLeft w:val="0"/>
          <w:marRight w:val="0"/>
          <w:marTop w:val="0"/>
          <w:marBottom w:val="240"/>
          <w:divBdr>
            <w:top w:val="none" w:sz="0" w:space="0" w:color="auto"/>
            <w:left w:val="none" w:sz="0" w:space="0" w:color="auto"/>
            <w:bottom w:val="none" w:sz="0" w:space="0" w:color="auto"/>
            <w:right w:val="none" w:sz="0" w:space="0" w:color="auto"/>
          </w:divBdr>
        </w:div>
        <w:div w:id="405037127">
          <w:marLeft w:val="0"/>
          <w:marRight w:val="0"/>
          <w:marTop w:val="0"/>
          <w:marBottom w:val="240"/>
          <w:divBdr>
            <w:top w:val="none" w:sz="0" w:space="0" w:color="auto"/>
            <w:left w:val="none" w:sz="0" w:space="0" w:color="auto"/>
            <w:bottom w:val="none" w:sz="0" w:space="0" w:color="auto"/>
            <w:right w:val="none" w:sz="0" w:space="0" w:color="auto"/>
          </w:divBdr>
        </w:div>
        <w:div w:id="488444282">
          <w:blockQuote w:val="1"/>
          <w:marLeft w:val="0"/>
          <w:marRight w:val="0"/>
          <w:marTop w:val="0"/>
          <w:marBottom w:val="240"/>
          <w:divBdr>
            <w:top w:val="none" w:sz="0" w:space="0" w:color="auto"/>
            <w:left w:val="single" w:sz="24" w:space="12" w:color="DFE2E5"/>
            <w:bottom w:val="none" w:sz="0" w:space="0" w:color="auto"/>
            <w:right w:val="none" w:sz="0" w:space="0" w:color="auto"/>
          </w:divBdr>
        </w:div>
        <w:div w:id="502429060">
          <w:marLeft w:val="0"/>
          <w:marRight w:val="0"/>
          <w:marTop w:val="0"/>
          <w:marBottom w:val="240"/>
          <w:divBdr>
            <w:top w:val="none" w:sz="0" w:space="0" w:color="auto"/>
            <w:left w:val="none" w:sz="0" w:space="0" w:color="auto"/>
            <w:bottom w:val="none" w:sz="0" w:space="0" w:color="auto"/>
            <w:right w:val="none" w:sz="0" w:space="0" w:color="auto"/>
          </w:divBdr>
        </w:div>
        <w:div w:id="505168804">
          <w:marLeft w:val="0"/>
          <w:marRight w:val="0"/>
          <w:marTop w:val="0"/>
          <w:marBottom w:val="240"/>
          <w:divBdr>
            <w:top w:val="none" w:sz="0" w:space="0" w:color="auto"/>
            <w:left w:val="none" w:sz="0" w:space="0" w:color="auto"/>
            <w:bottom w:val="none" w:sz="0" w:space="0" w:color="auto"/>
            <w:right w:val="none" w:sz="0" w:space="0" w:color="auto"/>
          </w:divBdr>
        </w:div>
        <w:div w:id="526527243">
          <w:blockQuote w:val="1"/>
          <w:marLeft w:val="0"/>
          <w:marRight w:val="0"/>
          <w:marTop w:val="0"/>
          <w:marBottom w:val="240"/>
          <w:divBdr>
            <w:top w:val="none" w:sz="0" w:space="0" w:color="auto"/>
            <w:left w:val="single" w:sz="24" w:space="12" w:color="DFE2E5"/>
            <w:bottom w:val="none" w:sz="0" w:space="0" w:color="auto"/>
            <w:right w:val="none" w:sz="0" w:space="0" w:color="auto"/>
          </w:divBdr>
        </w:div>
        <w:div w:id="648435386">
          <w:marLeft w:val="0"/>
          <w:marRight w:val="0"/>
          <w:marTop w:val="0"/>
          <w:marBottom w:val="240"/>
          <w:divBdr>
            <w:top w:val="none" w:sz="0" w:space="0" w:color="auto"/>
            <w:left w:val="none" w:sz="0" w:space="0" w:color="auto"/>
            <w:bottom w:val="none" w:sz="0" w:space="0" w:color="auto"/>
            <w:right w:val="none" w:sz="0" w:space="0" w:color="auto"/>
          </w:divBdr>
        </w:div>
        <w:div w:id="671955779">
          <w:blockQuote w:val="1"/>
          <w:marLeft w:val="0"/>
          <w:marRight w:val="0"/>
          <w:marTop w:val="0"/>
          <w:marBottom w:val="240"/>
          <w:divBdr>
            <w:top w:val="none" w:sz="0" w:space="0" w:color="auto"/>
            <w:left w:val="single" w:sz="24" w:space="12" w:color="DFE2E5"/>
            <w:bottom w:val="none" w:sz="0" w:space="0" w:color="auto"/>
            <w:right w:val="none" w:sz="0" w:space="0" w:color="auto"/>
          </w:divBdr>
        </w:div>
        <w:div w:id="681202469">
          <w:marLeft w:val="0"/>
          <w:marRight w:val="0"/>
          <w:marTop w:val="0"/>
          <w:marBottom w:val="240"/>
          <w:divBdr>
            <w:top w:val="none" w:sz="0" w:space="0" w:color="auto"/>
            <w:left w:val="none" w:sz="0" w:space="0" w:color="auto"/>
            <w:bottom w:val="none" w:sz="0" w:space="0" w:color="auto"/>
            <w:right w:val="none" w:sz="0" w:space="0" w:color="auto"/>
          </w:divBdr>
        </w:div>
        <w:div w:id="740294967">
          <w:marLeft w:val="0"/>
          <w:marRight w:val="0"/>
          <w:marTop w:val="0"/>
          <w:marBottom w:val="240"/>
          <w:divBdr>
            <w:top w:val="none" w:sz="0" w:space="0" w:color="auto"/>
            <w:left w:val="none" w:sz="0" w:space="0" w:color="auto"/>
            <w:bottom w:val="none" w:sz="0" w:space="0" w:color="auto"/>
            <w:right w:val="none" w:sz="0" w:space="0" w:color="auto"/>
          </w:divBdr>
        </w:div>
        <w:div w:id="766074473">
          <w:marLeft w:val="0"/>
          <w:marRight w:val="0"/>
          <w:marTop w:val="0"/>
          <w:marBottom w:val="240"/>
          <w:divBdr>
            <w:top w:val="none" w:sz="0" w:space="0" w:color="auto"/>
            <w:left w:val="none" w:sz="0" w:space="0" w:color="auto"/>
            <w:bottom w:val="none" w:sz="0" w:space="0" w:color="auto"/>
            <w:right w:val="none" w:sz="0" w:space="0" w:color="auto"/>
          </w:divBdr>
        </w:div>
        <w:div w:id="933785391">
          <w:marLeft w:val="0"/>
          <w:marRight w:val="0"/>
          <w:marTop w:val="0"/>
          <w:marBottom w:val="240"/>
          <w:divBdr>
            <w:top w:val="none" w:sz="0" w:space="0" w:color="auto"/>
            <w:left w:val="none" w:sz="0" w:space="0" w:color="auto"/>
            <w:bottom w:val="none" w:sz="0" w:space="0" w:color="auto"/>
            <w:right w:val="none" w:sz="0" w:space="0" w:color="auto"/>
          </w:divBdr>
        </w:div>
        <w:div w:id="937567101">
          <w:marLeft w:val="0"/>
          <w:marRight w:val="0"/>
          <w:marTop w:val="0"/>
          <w:marBottom w:val="240"/>
          <w:divBdr>
            <w:top w:val="none" w:sz="0" w:space="0" w:color="auto"/>
            <w:left w:val="none" w:sz="0" w:space="0" w:color="auto"/>
            <w:bottom w:val="none" w:sz="0" w:space="0" w:color="auto"/>
            <w:right w:val="none" w:sz="0" w:space="0" w:color="auto"/>
          </w:divBdr>
        </w:div>
        <w:div w:id="939949614">
          <w:marLeft w:val="0"/>
          <w:marRight w:val="0"/>
          <w:marTop w:val="0"/>
          <w:marBottom w:val="240"/>
          <w:divBdr>
            <w:top w:val="none" w:sz="0" w:space="0" w:color="auto"/>
            <w:left w:val="none" w:sz="0" w:space="0" w:color="auto"/>
            <w:bottom w:val="none" w:sz="0" w:space="0" w:color="auto"/>
            <w:right w:val="none" w:sz="0" w:space="0" w:color="auto"/>
          </w:divBdr>
        </w:div>
        <w:div w:id="982737569">
          <w:marLeft w:val="0"/>
          <w:marRight w:val="0"/>
          <w:marTop w:val="0"/>
          <w:marBottom w:val="240"/>
          <w:divBdr>
            <w:top w:val="none" w:sz="0" w:space="0" w:color="auto"/>
            <w:left w:val="none" w:sz="0" w:space="0" w:color="auto"/>
            <w:bottom w:val="none" w:sz="0" w:space="0" w:color="auto"/>
            <w:right w:val="none" w:sz="0" w:space="0" w:color="auto"/>
          </w:divBdr>
        </w:div>
        <w:div w:id="1026172354">
          <w:marLeft w:val="0"/>
          <w:marRight w:val="0"/>
          <w:marTop w:val="0"/>
          <w:marBottom w:val="240"/>
          <w:divBdr>
            <w:top w:val="none" w:sz="0" w:space="0" w:color="auto"/>
            <w:left w:val="none" w:sz="0" w:space="0" w:color="auto"/>
            <w:bottom w:val="none" w:sz="0" w:space="0" w:color="auto"/>
            <w:right w:val="none" w:sz="0" w:space="0" w:color="auto"/>
          </w:divBdr>
        </w:div>
        <w:div w:id="1033841927">
          <w:marLeft w:val="0"/>
          <w:marRight w:val="0"/>
          <w:marTop w:val="0"/>
          <w:marBottom w:val="240"/>
          <w:divBdr>
            <w:top w:val="none" w:sz="0" w:space="0" w:color="auto"/>
            <w:left w:val="none" w:sz="0" w:space="0" w:color="auto"/>
            <w:bottom w:val="none" w:sz="0" w:space="0" w:color="auto"/>
            <w:right w:val="none" w:sz="0" w:space="0" w:color="auto"/>
          </w:divBdr>
        </w:div>
        <w:div w:id="1044911169">
          <w:marLeft w:val="0"/>
          <w:marRight w:val="0"/>
          <w:marTop w:val="0"/>
          <w:marBottom w:val="240"/>
          <w:divBdr>
            <w:top w:val="none" w:sz="0" w:space="0" w:color="auto"/>
            <w:left w:val="none" w:sz="0" w:space="0" w:color="auto"/>
            <w:bottom w:val="none" w:sz="0" w:space="0" w:color="auto"/>
            <w:right w:val="none" w:sz="0" w:space="0" w:color="auto"/>
          </w:divBdr>
        </w:div>
        <w:div w:id="1090854721">
          <w:blockQuote w:val="1"/>
          <w:marLeft w:val="0"/>
          <w:marRight w:val="0"/>
          <w:marTop w:val="0"/>
          <w:marBottom w:val="240"/>
          <w:divBdr>
            <w:top w:val="none" w:sz="0" w:space="0" w:color="auto"/>
            <w:left w:val="single" w:sz="24" w:space="12" w:color="DFE2E5"/>
            <w:bottom w:val="none" w:sz="0" w:space="0" w:color="auto"/>
            <w:right w:val="none" w:sz="0" w:space="0" w:color="auto"/>
          </w:divBdr>
        </w:div>
        <w:div w:id="1135752938">
          <w:marLeft w:val="0"/>
          <w:marRight w:val="0"/>
          <w:marTop w:val="0"/>
          <w:marBottom w:val="240"/>
          <w:divBdr>
            <w:top w:val="none" w:sz="0" w:space="0" w:color="auto"/>
            <w:left w:val="none" w:sz="0" w:space="0" w:color="auto"/>
            <w:bottom w:val="none" w:sz="0" w:space="0" w:color="auto"/>
            <w:right w:val="none" w:sz="0" w:space="0" w:color="auto"/>
          </w:divBdr>
        </w:div>
        <w:div w:id="1146242415">
          <w:marLeft w:val="0"/>
          <w:marRight w:val="0"/>
          <w:marTop w:val="0"/>
          <w:marBottom w:val="240"/>
          <w:divBdr>
            <w:top w:val="none" w:sz="0" w:space="0" w:color="auto"/>
            <w:left w:val="none" w:sz="0" w:space="0" w:color="auto"/>
            <w:bottom w:val="none" w:sz="0" w:space="0" w:color="auto"/>
            <w:right w:val="none" w:sz="0" w:space="0" w:color="auto"/>
          </w:divBdr>
        </w:div>
        <w:div w:id="1282610130">
          <w:marLeft w:val="0"/>
          <w:marRight w:val="0"/>
          <w:marTop w:val="0"/>
          <w:marBottom w:val="240"/>
          <w:divBdr>
            <w:top w:val="none" w:sz="0" w:space="0" w:color="auto"/>
            <w:left w:val="none" w:sz="0" w:space="0" w:color="auto"/>
            <w:bottom w:val="none" w:sz="0" w:space="0" w:color="auto"/>
            <w:right w:val="none" w:sz="0" w:space="0" w:color="auto"/>
          </w:divBdr>
        </w:div>
        <w:div w:id="1374883717">
          <w:marLeft w:val="0"/>
          <w:marRight w:val="0"/>
          <w:marTop w:val="0"/>
          <w:marBottom w:val="240"/>
          <w:divBdr>
            <w:top w:val="none" w:sz="0" w:space="0" w:color="auto"/>
            <w:left w:val="none" w:sz="0" w:space="0" w:color="auto"/>
            <w:bottom w:val="none" w:sz="0" w:space="0" w:color="auto"/>
            <w:right w:val="none" w:sz="0" w:space="0" w:color="auto"/>
          </w:divBdr>
        </w:div>
        <w:div w:id="1620987587">
          <w:blockQuote w:val="1"/>
          <w:marLeft w:val="0"/>
          <w:marRight w:val="0"/>
          <w:marTop w:val="0"/>
          <w:marBottom w:val="240"/>
          <w:divBdr>
            <w:top w:val="none" w:sz="0" w:space="0" w:color="auto"/>
            <w:left w:val="single" w:sz="24" w:space="12" w:color="DFE2E5"/>
            <w:bottom w:val="none" w:sz="0" w:space="0" w:color="auto"/>
            <w:right w:val="none" w:sz="0" w:space="0" w:color="auto"/>
          </w:divBdr>
        </w:div>
        <w:div w:id="16221058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437779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70207460">
          <w:marLeft w:val="0"/>
          <w:marRight w:val="0"/>
          <w:marTop w:val="0"/>
          <w:marBottom w:val="240"/>
          <w:divBdr>
            <w:top w:val="none" w:sz="0" w:space="0" w:color="auto"/>
            <w:left w:val="none" w:sz="0" w:space="0" w:color="auto"/>
            <w:bottom w:val="none" w:sz="0" w:space="0" w:color="auto"/>
            <w:right w:val="none" w:sz="0" w:space="0" w:color="auto"/>
          </w:divBdr>
        </w:div>
        <w:div w:id="1670716964">
          <w:marLeft w:val="0"/>
          <w:marRight w:val="0"/>
          <w:marTop w:val="0"/>
          <w:marBottom w:val="240"/>
          <w:divBdr>
            <w:top w:val="none" w:sz="0" w:space="0" w:color="auto"/>
            <w:left w:val="none" w:sz="0" w:space="0" w:color="auto"/>
            <w:bottom w:val="none" w:sz="0" w:space="0" w:color="auto"/>
            <w:right w:val="none" w:sz="0" w:space="0" w:color="auto"/>
          </w:divBdr>
        </w:div>
        <w:div w:id="1677726961">
          <w:blockQuote w:val="1"/>
          <w:marLeft w:val="0"/>
          <w:marRight w:val="0"/>
          <w:marTop w:val="0"/>
          <w:marBottom w:val="240"/>
          <w:divBdr>
            <w:top w:val="none" w:sz="0" w:space="0" w:color="auto"/>
            <w:left w:val="single" w:sz="24" w:space="12" w:color="DFE2E5"/>
            <w:bottom w:val="none" w:sz="0" w:space="0" w:color="auto"/>
            <w:right w:val="none" w:sz="0" w:space="0" w:color="auto"/>
          </w:divBdr>
        </w:div>
        <w:div w:id="1704400825">
          <w:marLeft w:val="0"/>
          <w:marRight w:val="0"/>
          <w:marTop w:val="0"/>
          <w:marBottom w:val="240"/>
          <w:divBdr>
            <w:top w:val="none" w:sz="0" w:space="0" w:color="auto"/>
            <w:left w:val="none" w:sz="0" w:space="0" w:color="auto"/>
            <w:bottom w:val="none" w:sz="0" w:space="0" w:color="auto"/>
            <w:right w:val="none" w:sz="0" w:space="0" w:color="auto"/>
          </w:divBdr>
        </w:div>
        <w:div w:id="1705984719">
          <w:blockQuote w:val="1"/>
          <w:marLeft w:val="0"/>
          <w:marRight w:val="0"/>
          <w:marTop w:val="0"/>
          <w:marBottom w:val="240"/>
          <w:divBdr>
            <w:top w:val="none" w:sz="0" w:space="0" w:color="auto"/>
            <w:left w:val="single" w:sz="24" w:space="12" w:color="DFE2E5"/>
            <w:bottom w:val="none" w:sz="0" w:space="0" w:color="auto"/>
            <w:right w:val="none" w:sz="0" w:space="0" w:color="auto"/>
          </w:divBdr>
        </w:div>
        <w:div w:id="1747651403">
          <w:blockQuote w:val="1"/>
          <w:marLeft w:val="0"/>
          <w:marRight w:val="0"/>
          <w:marTop w:val="0"/>
          <w:marBottom w:val="240"/>
          <w:divBdr>
            <w:top w:val="none" w:sz="0" w:space="0" w:color="auto"/>
            <w:left w:val="single" w:sz="24" w:space="12" w:color="DFE2E5"/>
            <w:bottom w:val="none" w:sz="0" w:space="0" w:color="auto"/>
            <w:right w:val="none" w:sz="0" w:space="0" w:color="auto"/>
          </w:divBdr>
        </w:div>
        <w:div w:id="1750349502">
          <w:marLeft w:val="0"/>
          <w:marRight w:val="0"/>
          <w:marTop w:val="0"/>
          <w:marBottom w:val="240"/>
          <w:divBdr>
            <w:top w:val="none" w:sz="0" w:space="0" w:color="auto"/>
            <w:left w:val="none" w:sz="0" w:space="0" w:color="auto"/>
            <w:bottom w:val="none" w:sz="0" w:space="0" w:color="auto"/>
            <w:right w:val="none" w:sz="0" w:space="0" w:color="auto"/>
          </w:divBdr>
        </w:div>
        <w:div w:id="1969166835">
          <w:marLeft w:val="0"/>
          <w:marRight w:val="0"/>
          <w:marTop w:val="0"/>
          <w:marBottom w:val="240"/>
          <w:divBdr>
            <w:top w:val="none" w:sz="0" w:space="0" w:color="auto"/>
            <w:left w:val="none" w:sz="0" w:space="0" w:color="auto"/>
            <w:bottom w:val="none" w:sz="0" w:space="0" w:color="auto"/>
            <w:right w:val="none" w:sz="0" w:space="0" w:color="auto"/>
          </w:divBdr>
        </w:div>
        <w:div w:id="2017268298">
          <w:marLeft w:val="0"/>
          <w:marRight w:val="0"/>
          <w:marTop w:val="0"/>
          <w:marBottom w:val="240"/>
          <w:divBdr>
            <w:top w:val="none" w:sz="0" w:space="0" w:color="auto"/>
            <w:left w:val="none" w:sz="0" w:space="0" w:color="auto"/>
            <w:bottom w:val="none" w:sz="0" w:space="0" w:color="auto"/>
            <w:right w:val="none" w:sz="0" w:space="0" w:color="auto"/>
          </w:divBdr>
        </w:div>
        <w:div w:id="2040811511">
          <w:marLeft w:val="0"/>
          <w:marRight w:val="0"/>
          <w:marTop w:val="0"/>
          <w:marBottom w:val="240"/>
          <w:divBdr>
            <w:top w:val="none" w:sz="0" w:space="0" w:color="auto"/>
            <w:left w:val="none" w:sz="0" w:space="0" w:color="auto"/>
            <w:bottom w:val="none" w:sz="0" w:space="0" w:color="auto"/>
            <w:right w:val="none" w:sz="0" w:space="0" w:color="auto"/>
          </w:divBdr>
        </w:div>
        <w:div w:id="2042627988">
          <w:marLeft w:val="0"/>
          <w:marRight w:val="0"/>
          <w:marTop w:val="0"/>
          <w:marBottom w:val="240"/>
          <w:divBdr>
            <w:top w:val="none" w:sz="0" w:space="0" w:color="auto"/>
            <w:left w:val="none" w:sz="0" w:space="0" w:color="auto"/>
            <w:bottom w:val="none" w:sz="0" w:space="0" w:color="auto"/>
            <w:right w:val="none" w:sz="0" w:space="0" w:color="auto"/>
          </w:divBdr>
        </w:div>
        <w:div w:id="2111579506">
          <w:marLeft w:val="0"/>
          <w:marRight w:val="0"/>
          <w:marTop w:val="0"/>
          <w:marBottom w:val="240"/>
          <w:divBdr>
            <w:top w:val="none" w:sz="0" w:space="0" w:color="auto"/>
            <w:left w:val="none" w:sz="0" w:space="0" w:color="auto"/>
            <w:bottom w:val="none" w:sz="0" w:space="0" w:color="auto"/>
            <w:right w:val="none" w:sz="0" w:space="0" w:color="auto"/>
          </w:divBdr>
        </w:div>
        <w:div w:id="2142650844">
          <w:marLeft w:val="0"/>
          <w:marRight w:val="0"/>
          <w:marTop w:val="0"/>
          <w:marBottom w:val="240"/>
          <w:divBdr>
            <w:top w:val="none" w:sz="0" w:space="0" w:color="auto"/>
            <w:left w:val="none" w:sz="0" w:space="0" w:color="auto"/>
            <w:bottom w:val="none" w:sz="0" w:space="0" w:color="auto"/>
            <w:right w:val="none" w:sz="0" w:space="0" w:color="auto"/>
          </w:divBdr>
        </w:div>
      </w:divsChild>
    </w:div>
    <w:div w:id="111633564">
      <w:bodyDiv w:val="1"/>
      <w:marLeft w:val="0"/>
      <w:marRight w:val="0"/>
      <w:marTop w:val="0"/>
      <w:marBottom w:val="0"/>
      <w:divBdr>
        <w:top w:val="none" w:sz="0" w:space="0" w:color="auto"/>
        <w:left w:val="none" w:sz="0" w:space="0" w:color="auto"/>
        <w:bottom w:val="none" w:sz="0" w:space="0" w:color="auto"/>
        <w:right w:val="none" w:sz="0" w:space="0" w:color="auto"/>
      </w:divBdr>
    </w:div>
    <w:div w:id="117768667">
      <w:bodyDiv w:val="1"/>
      <w:marLeft w:val="0"/>
      <w:marRight w:val="0"/>
      <w:marTop w:val="0"/>
      <w:marBottom w:val="0"/>
      <w:divBdr>
        <w:top w:val="none" w:sz="0" w:space="0" w:color="auto"/>
        <w:left w:val="none" w:sz="0" w:space="0" w:color="auto"/>
        <w:bottom w:val="none" w:sz="0" w:space="0" w:color="auto"/>
        <w:right w:val="none" w:sz="0" w:space="0" w:color="auto"/>
      </w:divBdr>
    </w:div>
    <w:div w:id="140003626">
      <w:bodyDiv w:val="1"/>
      <w:marLeft w:val="0"/>
      <w:marRight w:val="0"/>
      <w:marTop w:val="0"/>
      <w:marBottom w:val="0"/>
      <w:divBdr>
        <w:top w:val="none" w:sz="0" w:space="0" w:color="auto"/>
        <w:left w:val="none" w:sz="0" w:space="0" w:color="auto"/>
        <w:bottom w:val="none" w:sz="0" w:space="0" w:color="auto"/>
        <w:right w:val="none" w:sz="0" w:space="0" w:color="auto"/>
      </w:divBdr>
    </w:div>
    <w:div w:id="147282086">
      <w:bodyDiv w:val="1"/>
      <w:marLeft w:val="0"/>
      <w:marRight w:val="0"/>
      <w:marTop w:val="0"/>
      <w:marBottom w:val="0"/>
      <w:divBdr>
        <w:top w:val="none" w:sz="0" w:space="0" w:color="auto"/>
        <w:left w:val="none" w:sz="0" w:space="0" w:color="auto"/>
        <w:bottom w:val="none" w:sz="0" w:space="0" w:color="auto"/>
        <w:right w:val="none" w:sz="0" w:space="0" w:color="auto"/>
      </w:divBdr>
    </w:div>
    <w:div w:id="153424283">
      <w:bodyDiv w:val="1"/>
      <w:marLeft w:val="0"/>
      <w:marRight w:val="0"/>
      <w:marTop w:val="0"/>
      <w:marBottom w:val="0"/>
      <w:divBdr>
        <w:top w:val="none" w:sz="0" w:space="0" w:color="auto"/>
        <w:left w:val="none" w:sz="0" w:space="0" w:color="auto"/>
        <w:bottom w:val="none" w:sz="0" w:space="0" w:color="auto"/>
        <w:right w:val="none" w:sz="0" w:space="0" w:color="auto"/>
      </w:divBdr>
    </w:div>
    <w:div w:id="168493678">
      <w:bodyDiv w:val="1"/>
      <w:marLeft w:val="0"/>
      <w:marRight w:val="0"/>
      <w:marTop w:val="0"/>
      <w:marBottom w:val="0"/>
      <w:divBdr>
        <w:top w:val="none" w:sz="0" w:space="0" w:color="auto"/>
        <w:left w:val="none" w:sz="0" w:space="0" w:color="auto"/>
        <w:bottom w:val="none" w:sz="0" w:space="0" w:color="auto"/>
        <w:right w:val="none" w:sz="0" w:space="0" w:color="auto"/>
      </w:divBdr>
    </w:div>
    <w:div w:id="196699388">
      <w:bodyDiv w:val="1"/>
      <w:marLeft w:val="0"/>
      <w:marRight w:val="0"/>
      <w:marTop w:val="0"/>
      <w:marBottom w:val="0"/>
      <w:divBdr>
        <w:top w:val="none" w:sz="0" w:space="0" w:color="auto"/>
        <w:left w:val="none" w:sz="0" w:space="0" w:color="auto"/>
        <w:bottom w:val="none" w:sz="0" w:space="0" w:color="auto"/>
        <w:right w:val="none" w:sz="0" w:space="0" w:color="auto"/>
      </w:divBdr>
    </w:div>
    <w:div w:id="244455137">
      <w:bodyDiv w:val="1"/>
      <w:marLeft w:val="0"/>
      <w:marRight w:val="0"/>
      <w:marTop w:val="0"/>
      <w:marBottom w:val="0"/>
      <w:divBdr>
        <w:top w:val="none" w:sz="0" w:space="0" w:color="auto"/>
        <w:left w:val="none" w:sz="0" w:space="0" w:color="auto"/>
        <w:bottom w:val="none" w:sz="0" w:space="0" w:color="auto"/>
        <w:right w:val="none" w:sz="0" w:space="0" w:color="auto"/>
      </w:divBdr>
      <w:divsChild>
        <w:div w:id="1732464322">
          <w:marLeft w:val="0"/>
          <w:marRight w:val="0"/>
          <w:marTop w:val="0"/>
          <w:marBottom w:val="0"/>
          <w:divBdr>
            <w:top w:val="none" w:sz="0" w:space="0" w:color="auto"/>
            <w:left w:val="none" w:sz="0" w:space="0" w:color="auto"/>
            <w:bottom w:val="none" w:sz="0" w:space="0" w:color="auto"/>
            <w:right w:val="none" w:sz="0" w:space="0" w:color="auto"/>
          </w:divBdr>
        </w:div>
      </w:divsChild>
    </w:div>
    <w:div w:id="253711982">
      <w:bodyDiv w:val="1"/>
      <w:marLeft w:val="0"/>
      <w:marRight w:val="0"/>
      <w:marTop w:val="0"/>
      <w:marBottom w:val="0"/>
      <w:divBdr>
        <w:top w:val="none" w:sz="0" w:space="0" w:color="auto"/>
        <w:left w:val="none" w:sz="0" w:space="0" w:color="auto"/>
        <w:bottom w:val="none" w:sz="0" w:space="0" w:color="auto"/>
        <w:right w:val="none" w:sz="0" w:space="0" w:color="auto"/>
      </w:divBdr>
    </w:div>
    <w:div w:id="338585797">
      <w:bodyDiv w:val="1"/>
      <w:marLeft w:val="0"/>
      <w:marRight w:val="0"/>
      <w:marTop w:val="0"/>
      <w:marBottom w:val="0"/>
      <w:divBdr>
        <w:top w:val="none" w:sz="0" w:space="0" w:color="auto"/>
        <w:left w:val="none" w:sz="0" w:space="0" w:color="auto"/>
        <w:bottom w:val="none" w:sz="0" w:space="0" w:color="auto"/>
        <w:right w:val="none" w:sz="0" w:space="0" w:color="auto"/>
      </w:divBdr>
    </w:div>
    <w:div w:id="360976183">
      <w:bodyDiv w:val="1"/>
      <w:marLeft w:val="0"/>
      <w:marRight w:val="0"/>
      <w:marTop w:val="0"/>
      <w:marBottom w:val="0"/>
      <w:divBdr>
        <w:top w:val="none" w:sz="0" w:space="0" w:color="auto"/>
        <w:left w:val="none" w:sz="0" w:space="0" w:color="auto"/>
        <w:bottom w:val="none" w:sz="0" w:space="0" w:color="auto"/>
        <w:right w:val="none" w:sz="0" w:space="0" w:color="auto"/>
      </w:divBdr>
    </w:div>
    <w:div w:id="363019095">
      <w:bodyDiv w:val="1"/>
      <w:marLeft w:val="0"/>
      <w:marRight w:val="0"/>
      <w:marTop w:val="0"/>
      <w:marBottom w:val="0"/>
      <w:divBdr>
        <w:top w:val="none" w:sz="0" w:space="0" w:color="auto"/>
        <w:left w:val="none" w:sz="0" w:space="0" w:color="auto"/>
        <w:bottom w:val="none" w:sz="0" w:space="0" w:color="auto"/>
        <w:right w:val="none" w:sz="0" w:space="0" w:color="auto"/>
      </w:divBdr>
    </w:div>
    <w:div w:id="392434243">
      <w:bodyDiv w:val="1"/>
      <w:marLeft w:val="0"/>
      <w:marRight w:val="0"/>
      <w:marTop w:val="0"/>
      <w:marBottom w:val="0"/>
      <w:divBdr>
        <w:top w:val="none" w:sz="0" w:space="0" w:color="auto"/>
        <w:left w:val="none" w:sz="0" w:space="0" w:color="auto"/>
        <w:bottom w:val="none" w:sz="0" w:space="0" w:color="auto"/>
        <w:right w:val="none" w:sz="0" w:space="0" w:color="auto"/>
      </w:divBdr>
    </w:div>
    <w:div w:id="398985357">
      <w:bodyDiv w:val="1"/>
      <w:marLeft w:val="0"/>
      <w:marRight w:val="0"/>
      <w:marTop w:val="0"/>
      <w:marBottom w:val="0"/>
      <w:divBdr>
        <w:top w:val="none" w:sz="0" w:space="0" w:color="auto"/>
        <w:left w:val="none" w:sz="0" w:space="0" w:color="auto"/>
        <w:bottom w:val="none" w:sz="0" w:space="0" w:color="auto"/>
        <w:right w:val="none" w:sz="0" w:space="0" w:color="auto"/>
      </w:divBdr>
    </w:div>
    <w:div w:id="407922781">
      <w:bodyDiv w:val="1"/>
      <w:marLeft w:val="0"/>
      <w:marRight w:val="0"/>
      <w:marTop w:val="0"/>
      <w:marBottom w:val="0"/>
      <w:divBdr>
        <w:top w:val="none" w:sz="0" w:space="0" w:color="auto"/>
        <w:left w:val="none" w:sz="0" w:space="0" w:color="auto"/>
        <w:bottom w:val="none" w:sz="0" w:space="0" w:color="auto"/>
        <w:right w:val="none" w:sz="0" w:space="0" w:color="auto"/>
      </w:divBdr>
    </w:div>
    <w:div w:id="425349997">
      <w:bodyDiv w:val="1"/>
      <w:marLeft w:val="0"/>
      <w:marRight w:val="0"/>
      <w:marTop w:val="0"/>
      <w:marBottom w:val="0"/>
      <w:divBdr>
        <w:top w:val="none" w:sz="0" w:space="0" w:color="auto"/>
        <w:left w:val="none" w:sz="0" w:space="0" w:color="auto"/>
        <w:bottom w:val="none" w:sz="0" w:space="0" w:color="auto"/>
        <w:right w:val="none" w:sz="0" w:space="0" w:color="auto"/>
      </w:divBdr>
      <w:divsChild>
        <w:div w:id="254285536">
          <w:marLeft w:val="0"/>
          <w:marRight w:val="0"/>
          <w:marTop w:val="0"/>
          <w:marBottom w:val="0"/>
          <w:divBdr>
            <w:top w:val="none" w:sz="0" w:space="0" w:color="auto"/>
            <w:left w:val="none" w:sz="0" w:space="0" w:color="auto"/>
            <w:bottom w:val="none" w:sz="0" w:space="0" w:color="auto"/>
            <w:right w:val="none" w:sz="0" w:space="0" w:color="auto"/>
          </w:divBdr>
        </w:div>
        <w:div w:id="1448617936">
          <w:marLeft w:val="0"/>
          <w:marRight w:val="0"/>
          <w:marTop w:val="0"/>
          <w:marBottom w:val="0"/>
          <w:divBdr>
            <w:top w:val="none" w:sz="0" w:space="0" w:color="auto"/>
            <w:left w:val="none" w:sz="0" w:space="0" w:color="auto"/>
            <w:bottom w:val="none" w:sz="0" w:space="0" w:color="auto"/>
            <w:right w:val="none" w:sz="0" w:space="0" w:color="auto"/>
          </w:divBdr>
        </w:div>
        <w:div w:id="1987976665">
          <w:marLeft w:val="0"/>
          <w:marRight w:val="0"/>
          <w:marTop w:val="0"/>
          <w:marBottom w:val="0"/>
          <w:divBdr>
            <w:top w:val="none" w:sz="0" w:space="0" w:color="auto"/>
            <w:left w:val="none" w:sz="0" w:space="0" w:color="auto"/>
            <w:bottom w:val="none" w:sz="0" w:space="0" w:color="auto"/>
            <w:right w:val="none" w:sz="0" w:space="0" w:color="auto"/>
          </w:divBdr>
        </w:div>
      </w:divsChild>
    </w:div>
    <w:div w:id="445471526">
      <w:bodyDiv w:val="1"/>
      <w:marLeft w:val="0"/>
      <w:marRight w:val="0"/>
      <w:marTop w:val="0"/>
      <w:marBottom w:val="0"/>
      <w:divBdr>
        <w:top w:val="none" w:sz="0" w:space="0" w:color="auto"/>
        <w:left w:val="none" w:sz="0" w:space="0" w:color="auto"/>
        <w:bottom w:val="none" w:sz="0" w:space="0" w:color="auto"/>
        <w:right w:val="none" w:sz="0" w:space="0" w:color="auto"/>
      </w:divBdr>
    </w:div>
    <w:div w:id="460732547">
      <w:bodyDiv w:val="1"/>
      <w:marLeft w:val="0"/>
      <w:marRight w:val="0"/>
      <w:marTop w:val="0"/>
      <w:marBottom w:val="0"/>
      <w:divBdr>
        <w:top w:val="none" w:sz="0" w:space="0" w:color="auto"/>
        <w:left w:val="none" w:sz="0" w:space="0" w:color="auto"/>
        <w:bottom w:val="none" w:sz="0" w:space="0" w:color="auto"/>
        <w:right w:val="none" w:sz="0" w:space="0" w:color="auto"/>
      </w:divBdr>
    </w:div>
    <w:div w:id="486092339">
      <w:bodyDiv w:val="1"/>
      <w:marLeft w:val="0"/>
      <w:marRight w:val="0"/>
      <w:marTop w:val="0"/>
      <w:marBottom w:val="0"/>
      <w:divBdr>
        <w:top w:val="none" w:sz="0" w:space="0" w:color="auto"/>
        <w:left w:val="none" w:sz="0" w:space="0" w:color="auto"/>
        <w:bottom w:val="none" w:sz="0" w:space="0" w:color="auto"/>
        <w:right w:val="none" w:sz="0" w:space="0" w:color="auto"/>
      </w:divBdr>
    </w:div>
    <w:div w:id="498929866">
      <w:bodyDiv w:val="1"/>
      <w:marLeft w:val="0"/>
      <w:marRight w:val="0"/>
      <w:marTop w:val="0"/>
      <w:marBottom w:val="0"/>
      <w:divBdr>
        <w:top w:val="none" w:sz="0" w:space="0" w:color="auto"/>
        <w:left w:val="none" w:sz="0" w:space="0" w:color="auto"/>
        <w:bottom w:val="none" w:sz="0" w:space="0" w:color="auto"/>
        <w:right w:val="none" w:sz="0" w:space="0" w:color="auto"/>
      </w:divBdr>
    </w:div>
    <w:div w:id="508836255">
      <w:bodyDiv w:val="1"/>
      <w:marLeft w:val="0"/>
      <w:marRight w:val="0"/>
      <w:marTop w:val="0"/>
      <w:marBottom w:val="0"/>
      <w:divBdr>
        <w:top w:val="none" w:sz="0" w:space="0" w:color="auto"/>
        <w:left w:val="none" w:sz="0" w:space="0" w:color="auto"/>
        <w:bottom w:val="none" w:sz="0" w:space="0" w:color="auto"/>
        <w:right w:val="none" w:sz="0" w:space="0" w:color="auto"/>
      </w:divBdr>
    </w:div>
    <w:div w:id="521432493">
      <w:bodyDiv w:val="1"/>
      <w:marLeft w:val="0"/>
      <w:marRight w:val="0"/>
      <w:marTop w:val="0"/>
      <w:marBottom w:val="0"/>
      <w:divBdr>
        <w:top w:val="none" w:sz="0" w:space="0" w:color="auto"/>
        <w:left w:val="none" w:sz="0" w:space="0" w:color="auto"/>
        <w:bottom w:val="none" w:sz="0" w:space="0" w:color="auto"/>
        <w:right w:val="none" w:sz="0" w:space="0" w:color="auto"/>
      </w:divBdr>
    </w:div>
    <w:div w:id="525018486">
      <w:bodyDiv w:val="1"/>
      <w:marLeft w:val="0"/>
      <w:marRight w:val="0"/>
      <w:marTop w:val="0"/>
      <w:marBottom w:val="0"/>
      <w:divBdr>
        <w:top w:val="none" w:sz="0" w:space="0" w:color="auto"/>
        <w:left w:val="none" w:sz="0" w:space="0" w:color="auto"/>
        <w:bottom w:val="none" w:sz="0" w:space="0" w:color="auto"/>
        <w:right w:val="none" w:sz="0" w:space="0" w:color="auto"/>
      </w:divBdr>
    </w:div>
    <w:div w:id="529269075">
      <w:bodyDiv w:val="1"/>
      <w:marLeft w:val="0"/>
      <w:marRight w:val="0"/>
      <w:marTop w:val="0"/>
      <w:marBottom w:val="0"/>
      <w:divBdr>
        <w:top w:val="none" w:sz="0" w:space="0" w:color="auto"/>
        <w:left w:val="none" w:sz="0" w:space="0" w:color="auto"/>
        <w:bottom w:val="none" w:sz="0" w:space="0" w:color="auto"/>
        <w:right w:val="none" w:sz="0" w:space="0" w:color="auto"/>
      </w:divBdr>
    </w:div>
    <w:div w:id="538856825">
      <w:bodyDiv w:val="1"/>
      <w:marLeft w:val="0"/>
      <w:marRight w:val="0"/>
      <w:marTop w:val="0"/>
      <w:marBottom w:val="0"/>
      <w:divBdr>
        <w:top w:val="none" w:sz="0" w:space="0" w:color="auto"/>
        <w:left w:val="none" w:sz="0" w:space="0" w:color="auto"/>
        <w:bottom w:val="none" w:sz="0" w:space="0" w:color="auto"/>
        <w:right w:val="none" w:sz="0" w:space="0" w:color="auto"/>
      </w:divBdr>
      <w:divsChild>
        <w:div w:id="105855188">
          <w:marLeft w:val="0"/>
          <w:marRight w:val="0"/>
          <w:marTop w:val="0"/>
          <w:marBottom w:val="0"/>
          <w:divBdr>
            <w:top w:val="none" w:sz="0" w:space="0" w:color="auto"/>
            <w:left w:val="none" w:sz="0" w:space="0" w:color="auto"/>
            <w:bottom w:val="none" w:sz="0" w:space="0" w:color="auto"/>
            <w:right w:val="none" w:sz="0" w:space="0" w:color="auto"/>
          </w:divBdr>
        </w:div>
        <w:div w:id="876624030">
          <w:marLeft w:val="0"/>
          <w:marRight w:val="0"/>
          <w:marTop w:val="0"/>
          <w:marBottom w:val="0"/>
          <w:divBdr>
            <w:top w:val="none" w:sz="0" w:space="0" w:color="auto"/>
            <w:left w:val="none" w:sz="0" w:space="0" w:color="auto"/>
            <w:bottom w:val="none" w:sz="0" w:space="0" w:color="auto"/>
            <w:right w:val="none" w:sz="0" w:space="0" w:color="auto"/>
          </w:divBdr>
        </w:div>
        <w:div w:id="1698853212">
          <w:marLeft w:val="0"/>
          <w:marRight w:val="0"/>
          <w:marTop w:val="0"/>
          <w:marBottom w:val="0"/>
          <w:divBdr>
            <w:top w:val="none" w:sz="0" w:space="0" w:color="auto"/>
            <w:left w:val="none" w:sz="0" w:space="0" w:color="auto"/>
            <w:bottom w:val="none" w:sz="0" w:space="0" w:color="auto"/>
            <w:right w:val="none" w:sz="0" w:space="0" w:color="auto"/>
          </w:divBdr>
        </w:div>
      </w:divsChild>
    </w:div>
    <w:div w:id="600184200">
      <w:bodyDiv w:val="1"/>
      <w:marLeft w:val="0"/>
      <w:marRight w:val="0"/>
      <w:marTop w:val="0"/>
      <w:marBottom w:val="0"/>
      <w:divBdr>
        <w:top w:val="none" w:sz="0" w:space="0" w:color="auto"/>
        <w:left w:val="none" w:sz="0" w:space="0" w:color="auto"/>
        <w:bottom w:val="none" w:sz="0" w:space="0" w:color="auto"/>
        <w:right w:val="none" w:sz="0" w:space="0" w:color="auto"/>
      </w:divBdr>
    </w:div>
    <w:div w:id="606501127">
      <w:bodyDiv w:val="1"/>
      <w:marLeft w:val="0"/>
      <w:marRight w:val="0"/>
      <w:marTop w:val="0"/>
      <w:marBottom w:val="0"/>
      <w:divBdr>
        <w:top w:val="none" w:sz="0" w:space="0" w:color="auto"/>
        <w:left w:val="none" w:sz="0" w:space="0" w:color="auto"/>
        <w:bottom w:val="none" w:sz="0" w:space="0" w:color="auto"/>
        <w:right w:val="none" w:sz="0" w:space="0" w:color="auto"/>
      </w:divBdr>
    </w:div>
    <w:div w:id="654378465">
      <w:bodyDiv w:val="1"/>
      <w:marLeft w:val="0"/>
      <w:marRight w:val="0"/>
      <w:marTop w:val="0"/>
      <w:marBottom w:val="0"/>
      <w:divBdr>
        <w:top w:val="none" w:sz="0" w:space="0" w:color="auto"/>
        <w:left w:val="none" w:sz="0" w:space="0" w:color="auto"/>
        <w:bottom w:val="none" w:sz="0" w:space="0" w:color="auto"/>
        <w:right w:val="none" w:sz="0" w:space="0" w:color="auto"/>
      </w:divBdr>
    </w:div>
    <w:div w:id="658923794">
      <w:bodyDiv w:val="1"/>
      <w:marLeft w:val="0"/>
      <w:marRight w:val="0"/>
      <w:marTop w:val="0"/>
      <w:marBottom w:val="0"/>
      <w:divBdr>
        <w:top w:val="none" w:sz="0" w:space="0" w:color="auto"/>
        <w:left w:val="none" w:sz="0" w:space="0" w:color="auto"/>
        <w:bottom w:val="none" w:sz="0" w:space="0" w:color="auto"/>
        <w:right w:val="none" w:sz="0" w:space="0" w:color="auto"/>
      </w:divBdr>
    </w:div>
    <w:div w:id="669212310">
      <w:bodyDiv w:val="1"/>
      <w:marLeft w:val="0"/>
      <w:marRight w:val="0"/>
      <w:marTop w:val="0"/>
      <w:marBottom w:val="0"/>
      <w:divBdr>
        <w:top w:val="none" w:sz="0" w:space="0" w:color="auto"/>
        <w:left w:val="none" w:sz="0" w:space="0" w:color="auto"/>
        <w:bottom w:val="none" w:sz="0" w:space="0" w:color="auto"/>
        <w:right w:val="none" w:sz="0" w:space="0" w:color="auto"/>
      </w:divBdr>
    </w:div>
    <w:div w:id="67110470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37">
          <w:marLeft w:val="0"/>
          <w:marRight w:val="0"/>
          <w:marTop w:val="0"/>
          <w:marBottom w:val="0"/>
          <w:divBdr>
            <w:top w:val="none" w:sz="0" w:space="0" w:color="auto"/>
            <w:left w:val="none" w:sz="0" w:space="0" w:color="auto"/>
            <w:bottom w:val="none" w:sz="0" w:space="0" w:color="auto"/>
            <w:right w:val="none" w:sz="0" w:space="0" w:color="auto"/>
          </w:divBdr>
        </w:div>
      </w:divsChild>
    </w:div>
    <w:div w:id="675691553">
      <w:bodyDiv w:val="1"/>
      <w:marLeft w:val="0"/>
      <w:marRight w:val="0"/>
      <w:marTop w:val="0"/>
      <w:marBottom w:val="0"/>
      <w:divBdr>
        <w:top w:val="none" w:sz="0" w:space="0" w:color="auto"/>
        <w:left w:val="none" w:sz="0" w:space="0" w:color="auto"/>
        <w:bottom w:val="none" w:sz="0" w:space="0" w:color="auto"/>
        <w:right w:val="none" w:sz="0" w:space="0" w:color="auto"/>
      </w:divBdr>
    </w:div>
    <w:div w:id="681981275">
      <w:bodyDiv w:val="1"/>
      <w:marLeft w:val="0"/>
      <w:marRight w:val="0"/>
      <w:marTop w:val="0"/>
      <w:marBottom w:val="0"/>
      <w:divBdr>
        <w:top w:val="none" w:sz="0" w:space="0" w:color="auto"/>
        <w:left w:val="none" w:sz="0" w:space="0" w:color="auto"/>
        <w:bottom w:val="none" w:sz="0" w:space="0" w:color="auto"/>
        <w:right w:val="none" w:sz="0" w:space="0" w:color="auto"/>
      </w:divBdr>
    </w:div>
    <w:div w:id="685866411">
      <w:bodyDiv w:val="1"/>
      <w:marLeft w:val="0"/>
      <w:marRight w:val="0"/>
      <w:marTop w:val="0"/>
      <w:marBottom w:val="0"/>
      <w:divBdr>
        <w:top w:val="none" w:sz="0" w:space="0" w:color="auto"/>
        <w:left w:val="none" w:sz="0" w:space="0" w:color="auto"/>
        <w:bottom w:val="none" w:sz="0" w:space="0" w:color="auto"/>
        <w:right w:val="none" w:sz="0" w:space="0" w:color="auto"/>
      </w:divBdr>
      <w:divsChild>
        <w:div w:id="711999900">
          <w:marLeft w:val="0"/>
          <w:marRight w:val="0"/>
          <w:marTop w:val="0"/>
          <w:marBottom w:val="0"/>
          <w:divBdr>
            <w:top w:val="none" w:sz="0" w:space="0" w:color="auto"/>
            <w:left w:val="none" w:sz="0" w:space="0" w:color="auto"/>
            <w:bottom w:val="none" w:sz="0" w:space="0" w:color="auto"/>
            <w:right w:val="none" w:sz="0" w:space="0" w:color="auto"/>
          </w:divBdr>
        </w:div>
      </w:divsChild>
    </w:div>
    <w:div w:id="752749141">
      <w:bodyDiv w:val="1"/>
      <w:marLeft w:val="0"/>
      <w:marRight w:val="0"/>
      <w:marTop w:val="0"/>
      <w:marBottom w:val="0"/>
      <w:divBdr>
        <w:top w:val="none" w:sz="0" w:space="0" w:color="auto"/>
        <w:left w:val="none" w:sz="0" w:space="0" w:color="auto"/>
        <w:bottom w:val="none" w:sz="0" w:space="0" w:color="auto"/>
        <w:right w:val="none" w:sz="0" w:space="0" w:color="auto"/>
      </w:divBdr>
      <w:divsChild>
        <w:div w:id="1405834917">
          <w:marLeft w:val="0"/>
          <w:marRight w:val="0"/>
          <w:marTop w:val="0"/>
          <w:marBottom w:val="0"/>
          <w:divBdr>
            <w:top w:val="none" w:sz="0" w:space="0" w:color="auto"/>
            <w:left w:val="none" w:sz="0" w:space="0" w:color="auto"/>
            <w:bottom w:val="none" w:sz="0" w:space="0" w:color="auto"/>
            <w:right w:val="none" w:sz="0" w:space="0" w:color="auto"/>
          </w:divBdr>
        </w:div>
      </w:divsChild>
    </w:div>
    <w:div w:id="817306724">
      <w:bodyDiv w:val="1"/>
      <w:marLeft w:val="0"/>
      <w:marRight w:val="0"/>
      <w:marTop w:val="0"/>
      <w:marBottom w:val="0"/>
      <w:divBdr>
        <w:top w:val="none" w:sz="0" w:space="0" w:color="auto"/>
        <w:left w:val="none" w:sz="0" w:space="0" w:color="auto"/>
        <w:bottom w:val="none" w:sz="0" w:space="0" w:color="auto"/>
        <w:right w:val="none" w:sz="0" w:space="0" w:color="auto"/>
      </w:divBdr>
    </w:div>
    <w:div w:id="826362167">
      <w:bodyDiv w:val="1"/>
      <w:marLeft w:val="0"/>
      <w:marRight w:val="0"/>
      <w:marTop w:val="0"/>
      <w:marBottom w:val="0"/>
      <w:divBdr>
        <w:top w:val="none" w:sz="0" w:space="0" w:color="auto"/>
        <w:left w:val="none" w:sz="0" w:space="0" w:color="auto"/>
        <w:bottom w:val="none" w:sz="0" w:space="0" w:color="auto"/>
        <w:right w:val="none" w:sz="0" w:space="0" w:color="auto"/>
      </w:divBdr>
    </w:div>
    <w:div w:id="831143640">
      <w:bodyDiv w:val="1"/>
      <w:marLeft w:val="0"/>
      <w:marRight w:val="0"/>
      <w:marTop w:val="0"/>
      <w:marBottom w:val="0"/>
      <w:divBdr>
        <w:top w:val="none" w:sz="0" w:space="0" w:color="auto"/>
        <w:left w:val="none" w:sz="0" w:space="0" w:color="auto"/>
        <w:bottom w:val="none" w:sz="0" w:space="0" w:color="auto"/>
        <w:right w:val="none" w:sz="0" w:space="0" w:color="auto"/>
      </w:divBdr>
    </w:div>
    <w:div w:id="839124039">
      <w:bodyDiv w:val="1"/>
      <w:marLeft w:val="0"/>
      <w:marRight w:val="0"/>
      <w:marTop w:val="0"/>
      <w:marBottom w:val="0"/>
      <w:divBdr>
        <w:top w:val="none" w:sz="0" w:space="0" w:color="auto"/>
        <w:left w:val="none" w:sz="0" w:space="0" w:color="auto"/>
        <w:bottom w:val="none" w:sz="0" w:space="0" w:color="auto"/>
        <w:right w:val="none" w:sz="0" w:space="0" w:color="auto"/>
      </w:divBdr>
    </w:div>
    <w:div w:id="839852159">
      <w:bodyDiv w:val="1"/>
      <w:marLeft w:val="0"/>
      <w:marRight w:val="0"/>
      <w:marTop w:val="0"/>
      <w:marBottom w:val="0"/>
      <w:divBdr>
        <w:top w:val="none" w:sz="0" w:space="0" w:color="auto"/>
        <w:left w:val="none" w:sz="0" w:space="0" w:color="auto"/>
        <w:bottom w:val="none" w:sz="0" w:space="0" w:color="auto"/>
        <w:right w:val="none" w:sz="0" w:space="0" w:color="auto"/>
      </w:divBdr>
      <w:divsChild>
        <w:div w:id="826828101">
          <w:marLeft w:val="0"/>
          <w:marRight w:val="0"/>
          <w:marTop w:val="0"/>
          <w:marBottom w:val="0"/>
          <w:divBdr>
            <w:top w:val="none" w:sz="0" w:space="0" w:color="auto"/>
            <w:left w:val="none" w:sz="0" w:space="0" w:color="auto"/>
            <w:bottom w:val="none" w:sz="0" w:space="0" w:color="auto"/>
            <w:right w:val="none" w:sz="0" w:space="0" w:color="auto"/>
          </w:divBdr>
        </w:div>
      </w:divsChild>
    </w:div>
    <w:div w:id="843126117">
      <w:bodyDiv w:val="1"/>
      <w:marLeft w:val="0"/>
      <w:marRight w:val="0"/>
      <w:marTop w:val="0"/>
      <w:marBottom w:val="0"/>
      <w:divBdr>
        <w:top w:val="none" w:sz="0" w:space="0" w:color="auto"/>
        <w:left w:val="none" w:sz="0" w:space="0" w:color="auto"/>
        <w:bottom w:val="none" w:sz="0" w:space="0" w:color="auto"/>
        <w:right w:val="none" w:sz="0" w:space="0" w:color="auto"/>
      </w:divBdr>
    </w:div>
    <w:div w:id="852459158">
      <w:bodyDiv w:val="1"/>
      <w:marLeft w:val="0"/>
      <w:marRight w:val="0"/>
      <w:marTop w:val="0"/>
      <w:marBottom w:val="0"/>
      <w:divBdr>
        <w:top w:val="none" w:sz="0" w:space="0" w:color="auto"/>
        <w:left w:val="none" w:sz="0" w:space="0" w:color="auto"/>
        <w:bottom w:val="none" w:sz="0" w:space="0" w:color="auto"/>
        <w:right w:val="none" w:sz="0" w:space="0" w:color="auto"/>
      </w:divBdr>
    </w:div>
    <w:div w:id="873618314">
      <w:bodyDiv w:val="1"/>
      <w:marLeft w:val="0"/>
      <w:marRight w:val="0"/>
      <w:marTop w:val="0"/>
      <w:marBottom w:val="0"/>
      <w:divBdr>
        <w:top w:val="none" w:sz="0" w:space="0" w:color="auto"/>
        <w:left w:val="none" w:sz="0" w:space="0" w:color="auto"/>
        <w:bottom w:val="none" w:sz="0" w:space="0" w:color="auto"/>
        <w:right w:val="none" w:sz="0" w:space="0" w:color="auto"/>
      </w:divBdr>
      <w:divsChild>
        <w:div w:id="488056689">
          <w:marLeft w:val="0"/>
          <w:marRight w:val="0"/>
          <w:marTop w:val="0"/>
          <w:marBottom w:val="0"/>
          <w:divBdr>
            <w:top w:val="none" w:sz="0" w:space="0" w:color="auto"/>
            <w:left w:val="none" w:sz="0" w:space="0" w:color="auto"/>
            <w:bottom w:val="none" w:sz="0" w:space="0" w:color="auto"/>
            <w:right w:val="none" w:sz="0" w:space="0" w:color="auto"/>
          </w:divBdr>
        </w:div>
      </w:divsChild>
    </w:div>
    <w:div w:id="896934396">
      <w:bodyDiv w:val="1"/>
      <w:marLeft w:val="0"/>
      <w:marRight w:val="0"/>
      <w:marTop w:val="0"/>
      <w:marBottom w:val="0"/>
      <w:divBdr>
        <w:top w:val="none" w:sz="0" w:space="0" w:color="auto"/>
        <w:left w:val="none" w:sz="0" w:space="0" w:color="auto"/>
        <w:bottom w:val="none" w:sz="0" w:space="0" w:color="auto"/>
        <w:right w:val="none" w:sz="0" w:space="0" w:color="auto"/>
      </w:divBdr>
    </w:div>
    <w:div w:id="924336246">
      <w:bodyDiv w:val="1"/>
      <w:marLeft w:val="0"/>
      <w:marRight w:val="0"/>
      <w:marTop w:val="0"/>
      <w:marBottom w:val="0"/>
      <w:divBdr>
        <w:top w:val="none" w:sz="0" w:space="0" w:color="auto"/>
        <w:left w:val="none" w:sz="0" w:space="0" w:color="auto"/>
        <w:bottom w:val="none" w:sz="0" w:space="0" w:color="auto"/>
        <w:right w:val="none" w:sz="0" w:space="0" w:color="auto"/>
      </w:divBdr>
    </w:div>
    <w:div w:id="959534799">
      <w:bodyDiv w:val="1"/>
      <w:marLeft w:val="0"/>
      <w:marRight w:val="0"/>
      <w:marTop w:val="0"/>
      <w:marBottom w:val="0"/>
      <w:divBdr>
        <w:top w:val="none" w:sz="0" w:space="0" w:color="auto"/>
        <w:left w:val="none" w:sz="0" w:space="0" w:color="auto"/>
        <w:bottom w:val="none" w:sz="0" w:space="0" w:color="auto"/>
        <w:right w:val="none" w:sz="0" w:space="0" w:color="auto"/>
      </w:divBdr>
    </w:div>
    <w:div w:id="965309370">
      <w:bodyDiv w:val="1"/>
      <w:marLeft w:val="0"/>
      <w:marRight w:val="0"/>
      <w:marTop w:val="0"/>
      <w:marBottom w:val="0"/>
      <w:divBdr>
        <w:top w:val="none" w:sz="0" w:space="0" w:color="auto"/>
        <w:left w:val="none" w:sz="0" w:space="0" w:color="auto"/>
        <w:bottom w:val="none" w:sz="0" w:space="0" w:color="auto"/>
        <w:right w:val="none" w:sz="0" w:space="0" w:color="auto"/>
      </w:divBdr>
    </w:div>
    <w:div w:id="985355351">
      <w:bodyDiv w:val="1"/>
      <w:marLeft w:val="0"/>
      <w:marRight w:val="0"/>
      <w:marTop w:val="0"/>
      <w:marBottom w:val="0"/>
      <w:divBdr>
        <w:top w:val="none" w:sz="0" w:space="0" w:color="auto"/>
        <w:left w:val="none" w:sz="0" w:space="0" w:color="auto"/>
        <w:bottom w:val="none" w:sz="0" w:space="0" w:color="auto"/>
        <w:right w:val="none" w:sz="0" w:space="0" w:color="auto"/>
      </w:divBdr>
      <w:divsChild>
        <w:div w:id="1610118120">
          <w:marLeft w:val="0"/>
          <w:marRight w:val="0"/>
          <w:marTop w:val="0"/>
          <w:marBottom w:val="0"/>
          <w:divBdr>
            <w:top w:val="none" w:sz="0" w:space="0" w:color="auto"/>
            <w:left w:val="none" w:sz="0" w:space="0" w:color="auto"/>
            <w:bottom w:val="none" w:sz="0" w:space="0" w:color="auto"/>
            <w:right w:val="none" w:sz="0" w:space="0" w:color="auto"/>
          </w:divBdr>
        </w:div>
      </w:divsChild>
    </w:div>
    <w:div w:id="1001273253">
      <w:bodyDiv w:val="1"/>
      <w:marLeft w:val="0"/>
      <w:marRight w:val="0"/>
      <w:marTop w:val="0"/>
      <w:marBottom w:val="0"/>
      <w:divBdr>
        <w:top w:val="none" w:sz="0" w:space="0" w:color="auto"/>
        <w:left w:val="none" w:sz="0" w:space="0" w:color="auto"/>
        <w:bottom w:val="none" w:sz="0" w:space="0" w:color="auto"/>
        <w:right w:val="none" w:sz="0" w:space="0" w:color="auto"/>
      </w:divBdr>
    </w:div>
    <w:div w:id="1002128202">
      <w:bodyDiv w:val="1"/>
      <w:marLeft w:val="0"/>
      <w:marRight w:val="0"/>
      <w:marTop w:val="0"/>
      <w:marBottom w:val="0"/>
      <w:divBdr>
        <w:top w:val="none" w:sz="0" w:space="0" w:color="auto"/>
        <w:left w:val="none" w:sz="0" w:space="0" w:color="auto"/>
        <w:bottom w:val="none" w:sz="0" w:space="0" w:color="auto"/>
        <w:right w:val="none" w:sz="0" w:space="0" w:color="auto"/>
      </w:divBdr>
      <w:divsChild>
        <w:div w:id="78792720">
          <w:marLeft w:val="0"/>
          <w:marRight w:val="0"/>
          <w:marTop w:val="0"/>
          <w:marBottom w:val="0"/>
          <w:divBdr>
            <w:top w:val="none" w:sz="0" w:space="0" w:color="auto"/>
            <w:left w:val="none" w:sz="0" w:space="0" w:color="auto"/>
            <w:bottom w:val="none" w:sz="0" w:space="0" w:color="auto"/>
            <w:right w:val="none" w:sz="0" w:space="0" w:color="auto"/>
          </w:divBdr>
        </w:div>
        <w:div w:id="1011221963">
          <w:marLeft w:val="0"/>
          <w:marRight w:val="0"/>
          <w:marTop w:val="0"/>
          <w:marBottom w:val="0"/>
          <w:divBdr>
            <w:top w:val="none" w:sz="0" w:space="0" w:color="auto"/>
            <w:left w:val="none" w:sz="0" w:space="0" w:color="auto"/>
            <w:bottom w:val="none" w:sz="0" w:space="0" w:color="auto"/>
            <w:right w:val="none" w:sz="0" w:space="0" w:color="auto"/>
          </w:divBdr>
        </w:div>
      </w:divsChild>
    </w:div>
    <w:div w:id="1044255599">
      <w:bodyDiv w:val="1"/>
      <w:marLeft w:val="0"/>
      <w:marRight w:val="0"/>
      <w:marTop w:val="0"/>
      <w:marBottom w:val="0"/>
      <w:divBdr>
        <w:top w:val="none" w:sz="0" w:space="0" w:color="auto"/>
        <w:left w:val="none" w:sz="0" w:space="0" w:color="auto"/>
        <w:bottom w:val="none" w:sz="0" w:space="0" w:color="auto"/>
        <w:right w:val="none" w:sz="0" w:space="0" w:color="auto"/>
      </w:divBdr>
    </w:div>
    <w:div w:id="1063794794">
      <w:bodyDiv w:val="1"/>
      <w:marLeft w:val="0"/>
      <w:marRight w:val="0"/>
      <w:marTop w:val="0"/>
      <w:marBottom w:val="0"/>
      <w:divBdr>
        <w:top w:val="none" w:sz="0" w:space="0" w:color="auto"/>
        <w:left w:val="none" w:sz="0" w:space="0" w:color="auto"/>
        <w:bottom w:val="none" w:sz="0" w:space="0" w:color="auto"/>
        <w:right w:val="none" w:sz="0" w:space="0" w:color="auto"/>
      </w:divBdr>
      <w:divsChild>
        <w:div w:id="1856722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603656">
      <w:bodyDiv w:val="1"/>
      <w:marLeft w:val="0"/>
      <w:marRight w:val="0"/>
      <w:marTop w:val="0"/>
      <w:marBottom w:val="0"/>
      <w:divBdr>
        <w:top w:val="none" w:sz="0" w:space="0" w:color="auto"/>
        <w:left w:val="none" w:sz="0" w:space="0" w:color="auto"/>
        <w:bottom w:val="none" w:sz="0" w:space="0" w:color="auto"/>
        <w:right w:val="none" w:sz="0" w:space="0" w:color="auto"/>
      </w:divBdr>
    </w:div>
    <w:div w:id="1087573611">
      <w:bodyDiv w:val="1"/>
      <w:marLeft w:val="0"/>
      <w:marRight w:val="0"/>
      <w:marTop w:val="0"/>
      <w:marBottom w:val="0"/>
      <w:divBdr>
        <w:top w:val="none" w:sz="0" w:space="0" w:color="auto"/>
        <w:left w:val="none" w:sz="0" w:space="0" w:color="auto"/>
        <w:bottom w:val="none" w:sz="0" w:space="0" w:color="auto"/>
        <w:right w:val="none" w:sz="0" w:space="0" w:color="auto"/>
      </w:divBdr>
    </w:div>
    <w:div w:id="1118989497">
      <w:bodyDiv w:val="1"/>
      <w:marLeft w:val="0"/>
      <w:marRight w:val="0"/>
      <w:marTop w:val="0"/>
      <w:marBottom w:val="0"/>
      <w:divBdr>
        <w:top w:val="none" w:sz="0" w:space="0" w:color="auto"/>
        <w:left w:val="none" w:sz="0" w:space="0" w:color="auto"/>
        <w:bottom w:val="none" w:sz="0" w:space="0" w:color="auto"/>
        <w:right w:val="none" w:sz="0" w:space="0" w:color="auto"/>
      </w:divBdr>
    </w:div>
    <w:div w:id="1163468027">
      <w:bodyDiv w:val="1"/>
      <w:marLeft w:val="0"/>
      <w:marRight w:val="0"/>
      <w:marTop w:val="0"/>
      <w:marBottom w:val="0"/>
      <w:divBdr>
        <w:top w:val="none" w:sz="0" w:space="0" w:color="auto"/>
        <w:left w:val="none" w:sz="0" w:space="0" w:color="auto"/>
        <w:bottom w:val="none" w:sz="0" w:space="0" w:color="auto"/>
        <w:right w:val="none" w:sz="0" w:space="0" w:color="auto"/>
      </w:divBdr>
    </w:div>
    <w:div w:id="1173298010">
      <w:bodyDiv w:val="1"/>
      <w:marLeft w:val="0"/>
      <w:marRight w:val="0"/>
      <w:marTop w:val="0"/>
      <w:marBottom w:val="0"/>
      <w:divBdr>
        <w:top w:val="none" w:sz="0" w:space="0" w:color="auto"/>
        <w:left w:val="none" w:sz="0" w:space="0" w:color="auto"/>
        <w:bottom w:val="none" w:sz="0" w:space="0" w:color="auto"/>
        <w:right w:val="none" w:sz="0" w:space="0" w:color="auto"/>
      </w:divBdr>
    </w:div>
    <w:div w:id="1184128735">
      <w:bodyDiv w:val="1"/>
      <w:marLeft w:val="0"/>
      <w:marRight w:val="0"/>
      <w:marTop w:val="0"/>
      <w:marBottom w:val="0"/>
      <w:divBdr>
        <w:top w:val="none" w:sz="0" w:space="0" w:color="auto"/>
        <w:left w:val="none" w:sz="0" w:space="0" w:color="auto"/>
        <w:bottom w:val="none" w:sz="0" w:space="0" w:color="auto"/>
        <w:right w:val="none" w:sz="0" w:space="0" w:color="auto"/>
      </w:divBdr>
    </w:div>
    <w:div w:id="1249001245">
      <w:bodyDiv w:val="1"/>
      <w:marLeft w:val="0"/>
      <w:marRight w:val="0"/>
      <w:marTop w:val="0"/>
      <w:marBottom w:val="0"/>
      <w:divBdr>
        <w:top w:val="none" w:sz="0" w:space="0" w:color="auto"/>
        <w:left w:val="none" w:sz="0" w:space="0" w:color="auto"/>
        <w:bottom w:val="none" w:sz="0" w:space="0" w:color="auto"/>
        <w:right w:val="none" w:sz="0" w:space="0" w:color="auto"/>
      </w:divBdr>
      <w:divsChild>
        <w:div w:id="654457906">
          <w:marLeft w:val="0"/>
          <w:marRight w:val="0"/>
          <w:marTop w:val="0"/>
          <w:marBottom w:val="0"/>
          <w:divBdr>
            <w:top w:val="none" w:sz="0" w:space="0" w:color="auto"/>
            <w:left w:val="none" w:sz="0" w:space="0" w:color="auto"/>
            <w:bottom w:val="none" w:sz="0" w:space="0" w:color="auto"/>
            <w:right w:val="none" w:sz="0" w:space="0" w:color="auto"/>
          </w:divBdr>
        </w:div>
        <w:div w:id="870189862">
          <w:marLeft w:val="0"/>
          <w:marRight w:val="0"/>
          <w:marTop w:val="0"/>
          <w:marBottom w:val="0"/>
          <w:divBdr>
            <w:top w:val="none" w:sz="0" w:space="0" w:color="auto"/>
            <w:left w:val="none" w:sz="0" w:space="0" w:color="auto"/>
            <w:bottom w:val="none" w:sz="0" w:space="0" w:color="auto"/>
            <w:right w:val="none" w:sz="0" w:space="0" w:color="auto"/>
          </w:divBdr>
        </w:div>
        <w:div w:id="1463570722">
          <w:marLeft w:val="0"/>
          <w:marRight w:val="0"/>
          <w:marTop w:val="0"/>
          <w:marBottom w:val="0"/>
          <w:divBdr>
            <w:top w:val="none" w:sz="0" w:space="0" w:color="auto"/>
            <w:left w:val="none" w:sz="0" w:space="0" w:color="auto"/>
            <w:bottom w:val="none" w:sz="0" w:space="0" w:color="auto"/>
            <w:right w:val="none" w:sz="0" w:space="0" w:color="auto"/>
          </w:divBdr>
        </w:div>
      </w:divsChild>
    </w:div>
    <w:div w:id="1256132924">
      <w:bodyDiv w:val="1"/>
      <w:marLeft w:val="0"/>
      <w:marRight w:val="0"/>
      <w:marTop w:val="0"/>
      <w:marBottom w:val="0"/>
      <w:divBdr>
        <w:top w:val="none" w:sz="0" w:space="0" w:color="auto"/>
        <w:left w:val="none" w:sz="0" w:space="0" w:color="auto"/>
        <w:bottom w:val="none" w:sz="0" w:space="0" w:color="auto"/>
        <w:right w:val="none" w:sz="0" w:space="0" w:color="auto"/>
      </w:divBdr>
      <w:divsChild>
        <w:div w:id="718165373">
          <w:marLeft w:val="0"/>
          <w:marRight w:val="0"/>
          <w:marTop w:val="0"/>
          <w:marBottom w:val="0"/>
          <w:divBdr>
            <w:top w:val="none" w:sz="0" w:space="0" w:color="auto"/>
            <w:left w:val="none" w:sz="0" w:space="0" w:color="auto"/>
            <w:bottom w:val="none" w:sz="0" w:space="0" w:color="auto"/>
            <w:right w:val="none" w:sz="0" w:space="0" w:color="auto"/>
          </w:divBdr>
        </w:div>
        <w:div w:id="1283682387">
          <w:marLeft w:val="0"/>
          <w:marRight w:val="0"/>
          <w:marTop w:val="0"/>
          <w:marBottom w:val="0"/>
          <w:divBdr>
            <w:top w:val="none" w:sz="0" w:space="0" w:color="auto"/>
            <w:left w:val="none" w:sz="0" w:space="0" w:color="auto"/>
            <w:bottom w:val="none" w:sz="0" w:space="0" w:color="auto"/>
            <w:right w:val="none" w:sz="0" w:space="0" w:color="auto"/>
          </w:divBdr>
        </w:div>
      </w:divsChild>
    </w:div>
    <w:div w:id="1269003042">
      <w:bodyDiv w:val="1"/>
      <w:marLeft w:val="0"/>
      <w:marRight w:val="0"/>
      <w:marTop w:val="0"/>
      <w:marBottom w:val="0"/>
      <w:divBdr>
        <w:top w:val="none" w:sz="0" w:space="0" w:color="auto"/>
        <w:left w:val="none" w:sz="0" w:space="0" w:color="auto"/>
        <w:bottom w:val="none" w:sz="0" w:space="0" w:color="auto"/>
        <w:right w:val="none" w:sz="0" w:space="0" w:color="auto"/>
      </w:divBdr>
      <w:divsChild>
        <w:div w:id="1391533564">
          <w:marLeft w:val="0"/>
          <w:marRight w:val="0"/>
          <w:marTop w:val="0"/>
          <w:marBottom w:val="0"/>
          <w:divBdr>
            <w:top w:val="none" w:sz="0" w:space="0" w:color="auto"/>
            <w:left w:val="none" w:sz="0" w:space="0" w:color="auto"/>
            <w:bottom w:val="none" w:sz="0" w:space="0" w:color="auto"/>
            <w:right w:val="none" w:sz="0" w:space="0" w:color="auto"/>
          </w:divBdr>
        </w:div>
      </w:divsChild>
    </w:div>
    <w:div w:id="1288245375">
      <w:bodyDiv w:val="1"/>
      <w:marLeft w:val="0"/>
      <w:marRight w:val="0"/>
      <w:marTop w:val="0"/>
      <w:marBottom w:val="0"/>
      <w:divBdr>
        <w:top w:val="none" w:sz="0" w:space="0" w:color="auto"/>
        <w:left w:val="none" w:sz="0" w:space="0" w:color="auto"/>
        <w:bottom w:val="none" w:sz="0" w:space="0" w:color="auto"/>
        <w:right w:val="none" w:sz="0" w:space="0" w:color="auto"/>
      </w:divBdr>
    </w:div>
    <w:div w:id="1296183922">
      <w:bodyDiv w:val="1"/>
      <w:marLeft w:val="0"/>
      <w:marRight w:val="0"/>
      <w:marTop w:val="0"/>
      <w:marBottom w:val="0"/>
      <w:divBdr>
        <w:top w:val="none" w:sz="0" w:space="0" w:color="auto"/>
        <w:left w:val="none" w:sz="0" w:space="0" w:color="auto"/>
        <w:bottom w:val="none" w:sz="0" w:space="0" w:color="auto"/>
        <w:right w:val="none" w:sz="0" w:space="0" w:color="auto"/>
      </w:divBdr>
    </w:div>
    <w:div w:id="1359086669">
      <w:bodyDiv w:val="1"/>
      <w:marLeft w:val="0"/>
      <w:marRight w:val="0"/>
      <w:marTop w:val="0"/>
      <w:marBottom w:val="0"/>
      <w:divBdr>
        <w:top w:val="none" w:sz="0" w:space="0" w:color="auto"/>
        <w:left w:val="none" w:sz="0" w:space="0" w:color="auto"/>
        <w:bottom w:val="none" w:sz="0" w:space="0" w:color="auto"/>
        <w:right w:val="none" w:sz="0" w:space="0" w:color="auto"/>
      </w:divBdr>
    </w:div>
    <w:div w:id="1363479185">
      <w:bodyDiv w:val="1"/>
      <w:marLeft w:val="0"/>
      <w:marRight w:val="0"/>
      <w:marTop w:val="0"/>
      <w:marBottom w:val="0"/>
      <w:divBdr>
        <w:top w:val="none" w:sz="0" w:space="0" w:color="auto"/>
        <w:left w:val="none" w:sz="0" w:space="0" w:color="auto"/>
        <w:bottom w:val="none" w:sz="0" w:space="0" w:color="auto"/>
        <w:right w:val="none" w:sz="0" w:space="0" w:color="auto"/>
      </w:divBdr>
    </w:div>
    <w:div w:id="1375305403">
      <w:bodyDiv w:val="1"/>
      <w:marLeft w:val="0"/>
      <w:marRight w:val="0"/>
      <w:marTop w:val="0"/>
      <w:marBottom w:val="0"/>
      <w:divBdr>
        <w:top w:val="none" w:sz="0" w:space="0" w:color="auto"/>
        <w:left w:val="none" w:sz="0" w:space="0" w:color="auto"/>
        <w:bottom w:val="none" w:sz="0" w:space="0" w:color="auto"/>
        <w:right w:val="none" w:sz="0" w:space="0" w:color="auto"/>
      </w:divBdr>
    </w:div>
    <w:div w:id="1483112397">
      <w:bodyDiv w:val="1"/>
      <w:marLeft w:val="0"/>
      <w:marRight w:val="0"/>
      <w:marTop w:val="0"/>
      <w:marBottom w:val="0"/>
      <w:divBdr>
        <w:top w:val="none" w:sz="0" w:space="0" w:color="auto"/>
        <w:left w:val="none" w:sz="0" w:space="0" w:color="auto"/>
        <w:bottom w:val="none" w:sz="0" w:space="0" w:color="auto"/>
        <w:right w:val="none" w:sz="0" w:space="0" w:color="auto"/>
      </w:divBdr>
      <w:divsChild>
        <w:div w:id="311178977">
          <w:marLeft w:val="0"/>
          <w:marRight w:val="0"/>
          <w:marTop w:val="0"/>
          <w:marBottom w:val="0"/>
          <w:divBdr>
            <w:top w:val="none" w:sz="0" w:space="0" w:color="auto"/>
            <w:left w:val="none" w:sz="0" w:space="0" w:color="auto"/>
            <w:bottom w:val="none" w:sz="0" w:space="0" w:color="auto"/>
            <w:right w:val="none" w:sz="0" w:space="0" w:color="auto"/>
          </w:divBdr>
        </w:div>
        <w:div w:id="1765759775">
          <w:marLeft w:val="0"/>
          <w:marRight w:val="0"/>
          <w:marTop w:val="0"/>
          <w:marBottom w:val="0"/>
          <w:divBdr>
            <w:top w:val="none" w:sz="0" w:space="0" w:color="auto"/>
            <w:left w:val="none" w:sz="0" w:space="0" w:color="auto"/>
            <w:bottom w:val="none" w:sz="0" w:space="0" w:color="auto"/>
            <w:right w:val="none" w:sz="0" w:space="0" w:color="auto"/>
          </w:divBdr>
        </w:div>
      </w:divsChild>
    </w:div>
    <w:div w:id="1520848692">
      <w:bodyDiv w:val="1"/>
      <w:marLeft w:val="0"/>
      <w:marRight w:val="0"/>
      <w:marTop w:val="0"/>
      <w:marBottom w:val="0"/>
      <w:divBdr>
        <w:top w:val="none" w:sz="0" w:space="0" w:color="auto"/>
        <w:left w:val="none" w:sz="0" w:space="0" w:color="auto"/>
        <w:bottom w:val="none" w:sz="0" w:space="0" w:color="auto"/>
        <w:right w:val="none" w:sz="0" w:space="0" w:color="auto"/>
      </w:divBdr>
      <w:divsChild>
        <w:div w:id="123742477">
          <w:marLeft w:val="0"/>
          <w:marRight w:val="0"/>
          <w:marTop w:val="0"/>
          <w:marBottom w:val="0"/>
          <w:divBdr>
            <w:top w:val="none" w:sz="0" w:space="0" w:color="auto"/>
            <w:left w:val="none" w:sz="0" w:space="0" w:color="auto"/>
            <w:bottom w:val="none" w:sz="0" w:space="0" w:color="auto"/>
            <w:right w:val="none" w:sz="0" w:space="0" w:color="auto"/>
          </w:divBdr>
        </w:div>
        <w:div w:id="1523276173">
          <w:marLeft w:val="0"/>
          <w:marRight w:val="0"/>
          <w:marTop w:val="0"/>
          <w:marBottom w:val="0"/>
          <w:divBdr>
            <w:top w:val="none" w:sz="0" w:space="0" w:color="auto"/>
            <w:left w:val="none" w:sz="0" w:space="0" w:color="auto"/>
            <w:bottom w:val="none" w:sz="0" w:space="0" w:color="auto"/>
            <w:right w:val="none" w:sz="0" w:space="0" w:color="auto"/>
          </w:divBdr>
        </w:div>
        <w:div w:id="1741905665">
          <w:marLeft w:val="0"/>
          <w:marRight w:val="0"/>
          <w:marTop w:val="0"/>
          <w:marBottom w:val="0"/>
          <w:divBdr>
            <w:top w:val="none" w:sz="0" w:space="0" w:color="auto"/>
            <w:left w:val="none" w:sz="0" w:space="0" w:color="auto"/>
            <w:bottom w:val="none" w:sz="0" w:space="0" w:color="auto"/>
            <w:right w:val="none" w:sz="0" w:space="0" w:color="auto"/>
          </w:divBdr>
        </w:div>
      </w:divsChild>
    </w:div>
    <w:div w:id="1534463975">
      <w:bodyDiv w:val="1"/>
      <w:marLeft w:val="0"/>
      <w:marRight w:val="0"/>
      <w:marTop w:val="0"/>
      <w:marBottom w:val="0"/>
      <w:divBdr>
        <w:top w:val="none" w:sz="0" w:space="0" w:color="auto"/>
        <w:left w:val="none" w:sz="0" w:space="0" w:color="auto"/>
        <w:bottom w:val="none" w:sz="0" w:space="0" w:color="auto"/>
        <w:right w:val="none" w:sz="0" w:space="0" w:color="auto"/>
      </w:divBdr>
    </w:div>
    <w:div w:id="1536579898">
      <w:bodyDiv w:val="1"/>
      <w:marLeft w:val="0"/>
      <w:marRight w:val="0"/>
      <w:marTop w:val="0"/>
      <w:marBottom w:val="0"/>
      <w:divBdr>
        <w:top w:val="none" w:sz="0" w:space="0" w:color="auto"/>
        <w:left w:val="none" w:sz="0" w:space="0" w:color="auto"/>
        <w:bottom w:val="none" w:sz="0" w:space="0" w:color="auto"/>
        <w:right w:val="none" w:sz="0" w:space="0" w:color="auto"/>
      </w:divBdr>
    </w:div>
    <w:div w:id="1544750782">
      <w:bodyDiv w:val="1"/>
      <w:marLeft w:val="0"/>
      <w:marRight w:val="0"/>
      <w:marTop w:val="0"/>
      <w:marBottom w:val="0"/>
      <w:divBdr>
        <w:top w:val="none" w:sz="0" w:space="0" w:color="auto"/>
        <w:left w:val="none" w:sz="0" w:space="0" w:color="auto"/>
        <w:bottom w:val="none" w:sz="0" w:space="0" w:color="auto"/>
        <w:right w:val="none" w:sz="0" w:space="0" w:color="auto"/>
      </w:divBdr>
    </w:div>
    <w:div w:id="1545482546">
      <w:bodyDiv w:val="1"/>
      <w:marLeft w:val="0"/>
      <w:marRight w:val="0"/>
      <w:marTop w:val="0"/>
      <w:marBottom w:val="0"/>
      <w:divBdr>
        <w:top w:val="none" w:sz="0" w:space="0" w:color="auto"/>
        <w:left w:val="none" w:sz="0" w:space="0" w:color="auto"/>
        <w:bottom w:val="none" w:sz="0" w:space="0" w:color="auto"/>
        <w:right w:val="none" w:sz="0" w:space="0" w:color="auto"/>
      </w:divBdr>
      <w:divsChild>
        <w:div w:id="143937360">
          <w:marLeft w:val="0"/>
          <w:marRight w:val="0"/>
          <w:marTop w:val="0"/>
          <w:marBottom w:val="0"/>
          <w:divBdr>
            <w:top w:val="none" w:sz="0" w:space="0" w:color="auto"/>
            <w:left w:val="none" w:sz="0" w:space="0" w:color="auto"/>
            <w:bottom w:val="none" w:sz="0" w:space="0" w:color="auto"/>
            <w:right w:val="none" w:sz="0" w:space="0" w:color="auto"/>
          </w:divBdr>
        </w:div>
      </w:divsChild>
    </w:div>
    <w:div w:id="1582327429">
      <w:bodyDiv w:val="1"/>
      <w:marLeft w:val="0"/>
      <w:marRight w:val="0"/>
      <w:marTop w:val="0"/>
      <w:marBottom w:val="0"/>
      <w:divBdr>
        <w:top w:val="none" w:sz="0" w:space="0" w:color="auto"/>
        <w:left w:val="none" w:sz="0" w:space="0" w:color="auto"/>
        <w:bottom w:val="none" w:sz="0" w:space="0" w:color="auto"/>
        <w:right w:val="none" w:sz="0" w:space="0" w:color="auto"/>
      </w:divBdr>
      <w:divsChild>
        <w:div w:id="145631054">
          <w:marLeft w:val="0"/>
          <w:marRight w:val="0"/>
          <w:marTop w:val="0"/>
          <w:marBottom w:val="0"/>
          <w:divBdr>
            <w:top w:val="none" w:sz="0" w:space="0" w:color="auto"/>
            <w:left w:val="none" w:sz="0" w:space="0" w:color="auto"/>
            <w:bottom w:val="none" w:sz="0" w:space="0" w:color="auto"/>
            <w:right w:val="none" w:sz="0" w:space="0" w:color="auto"/>
          </w:divBdr>
        </w:div>
      </w:divsChild>
    </w:div>
    <w:div w:id="1605263800">
      <w:bodyDiv w:val="1"/>
      <w:marLeft w:val="0"/>
      <w:marRight w:val="0"/>
      <w:marTop w:val="0"/>
      <w:marBottom w:val="0"/>
      <w:divBdr>
        <w:top w:val="none" w:sz="0" w:space="0" w:color="auto"/>
        <w:left w:val="none" w:sz="0" w:space="0" w:color="auto"/>
        <w:bottom w:val="none" w:sz="0" w:space="0" w:color="auto"/>
        <w:right w:val="none" w:sz="0" w:space="0" w:color="auto"/>
      </w:divBdr>
    </w:div>
    <w:div w:id="1616056039">
      <w:bodyDiv w:val="1"/>
      <w:marLeft w:val="0"/>
      <w:marRight w:val="0"/>
      <w:marTop w:val="0"/>
      <w:marBottom w:val="0"/>
      <w:divBdr>
        <w:top w:val="none" w:sz="0" w:space="0" w:color="auto"/>
        <w:left w:val="none" w:sz="0" w:space="0" w:color="auto"/>
        <w:bottom w:val="none" w:sz="0" w:space="0" w:color="auto"/>
        <w:right w:val="none" w:sz="0" w:space="0" w:color="auto"/>
      </w:divBdr>
    </w:div>
    <w:div w:id="1626694623">
      <w:bodyDiv w:val="1"/>
      <w:marLeft w:val="0"/>
      <w:marRight w:val="0"/>
      <w:marTop w:val="0"/>
      <w:marBottom w:val="0"/>
      <w:divBdr>
        <w:top w:val="none" w:sz="0" w:space="0" w:color="auto"/>
        <w:left w:val="none" w:sz="0" w:space="0" w:color="auto"/>
        <w:bottom w:val="none" w:sz="0" w:space="0" w:color="auto"/>
        <w:right w:val="none" w:sz="0" w:space="0" w:color="auto"/>
      </w:divBdr>
    </w:div>
    <w:div w:id="1632243490">
      <w:bodyDiv w:val="1"/>
      <w:marLeft w:val="0"/>
      <w:marRight w:val="0"/>
      <w:marTop w:val="0"/>
      <w:marBottom w:val="0"/>
      <w:divBdr>
        <w:top w:val="none" w:sz="0" w:space="0" w:color="auto"/>
        <w:left w:val="none" w:sz="0" w:space="0" w:color="auto"/>
        <w:bottom w:val="none" w:sz="0" w:space="0" w:color="auto"/>
        <w:right w:val="none" w:sz="0" w:space="0" w:color="auto"/>
      </w:divBdr>
    </w:div>
    <w:div w:id="1649675417">
      <w:bodyDiv w:val="1"/>
      <w:marLeft w:val="0"/>
      <w:marRight w:val="0"/>
      <w:marTop w:val="0"/>
      <w:marBottom w:val="0"/>
      <w:divBdr>
        <w:top w:val="none" w:sz="0" w:space="0" w:color="auto"/>
        <w:left w:val="none" w:sz="0" w:space="0" w:color="auto"/>
        <w:bottom w:val="none" w:sz="0" w:space="0" w:color="auto"/>
        <w:right w:val="none" w:sz="0" w:space="0" w:color="auto"/>
      </w:divBdr>
    </w:div>
    <w:div w:id="1649943908">
      <w:bodyDiv w:val="1"/>
      <w:marLeft w:val="0"/>
      <w:marRight w:val="0"/>
      <w:marTop w:val="0"/>
      <w:marBottom w:val="0"/>
      <w:divBdr>
        <w:top w:val="none" w:sz="0" w:space="0" w:color="auto"/>
        <w:left w:val="none" w:sz="0" w:space="0" w:color="auto"/>
        <w:bottom w:val="none" w:sz="0" w:space="0" w:color="auto"/>
        <w:right w:val="none" w:sz="0" w:space="0" w:color="auto"/>
      </w:divBdr>
      <w:divsChild>
        <w:div w:id="242564792">
          <w:marLeft w:val="0"/>
          <w:marRight w:val="0"/>
          <w:marTop w:val="0"/>
          <w:marBottom w:val="0"/>
          <w:divBdr>
            <w:top w:val="none" w:sz="0" w:space="0" w:color="auto"/>
            <w:left w:val="none" w:sz="0" w:space="0" w:color="auto"/>
            <w:bottom w:val="none" w:sz="0" w:space="0" w:color="auto"/>
            <w:right w:val="none" w:sz="0" w:space="0" w:color="auto"/>
          </w:divBdr>
        </w:div>
        <w:div w:id="838228701">
          <w:marLeft w:val="0"/>
          <w:marRight w:val="0"/>
          <w:marTop w:val="0"/>
          <w:marBottom w:val="0"/>
          <w:divBdr>
            <w:top w:val="none" w:sz="0" w:space="0" w:color="auto"/>
            <w:left w:val="none" w:sz="0" w:space="0" w:color="auto"/>
            <w:bottom w:val="none" w:sz="0" w:space="0" w:color="auto"/>
            <w:right w:val="none" w:sz="0" w:space="0" w:color="auto"/>
          </w:divBdr>
        </w:div>
        <w:div w:id="1948542970">
          <w:marLeft w:val="0"/>
          <w:marRight w:val="0"/>
          <w:marTop w:val="0"/>
          <w:marBottom w:val="0"/>
          <w:divBdr>
            <w:top w:val="none" w:sz="0" w:space="0" w:color="auto"/>
            <w:left w:val="none" w:sz="0" w:space="0" w:color="auto"/>
            <w:bottom w:val="none" w:sz="0" w:space="0" w:color="auto"/>
            <w:right w:val="none" w:sz="0" w:space="0" w:color="auto"/>
          </w:divBdr>
        </w:div>
      </w:divsChild>
    </w:div>
    <w:div w:id="1652172417">
      <w:bodyDiv w:val="1"/>
      <w:marLeft w:val="0"/>
      <w:marRight w:val="0"/>
      <w:marTop w:val="0"/>
      <w:marBottom w:val="0"/>
      <w:divBdr>
        <w:top w:val="none" w:sz="0" w:space="0" w:color="auto"/>
        <w:left w:val="none" w:sz="0" w:space="0" w:color="auto"/>
        <w:bottom w:val="none" w:sz="0" w:space="0" w:color="auto"/>
        <w:right w:val="none" w:sz="0" w:space="0" w:color="auto"/>
      </w:divBdr>
      <w:divsChild>
        <w:div w:id="175836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963289">
      <w:bodyDiv w:val="1"/>
      <w:marLeft w:val="0"/>
      <w:marRight w:val="0"/>
      <w:marTop w:val="0"/>
      <w:marBottom w:val="0"/>
      <w:divBdr>
        <w:top w:val="none" w:sz="0" w:space="0" w:color="auto"/>
        <w:left w:val="none" w:sz="0" w:space="0" w:color="auto"/>
        <w:bottom w:val="none" w:sz="0" w:space="0" w:color="auto"/>
        <w:right w:val="none" w:sz="0" w:space="0" w:color="auto"/>
      </w:divBdr>
      <w:divsChild>
        <w:div w:id="139618650">
          <w:marLeft w:val="994"/>
          <w:marRight w:val="0"/>
          <w:marTop w:val="0"/>
          <w:marBottom w:val="0"/>
          <w:divBdr>
            <w:top w:val="none" w:sz="0" w:space="0" w:color="auto"/>
            <w:left w:val="none" w:sz="0" w:space="0" w:color="auto"/>
            <w:bottom w:val="none" w:sz="0" w:space="0" w:color="auto"/>
            <w:right w:val="none" w:sz="0" w:space="0" w:color="auto"/>
          </w:divBdr>
        </w:div>
        <w:div w:id="270867908">
          <w:marLeft w:val="994"/>
          <w:marRight w:val="0"/>
          <w:marTop w:val="0"/>
          <w:marBottom w:val="0"/>
          <w:divBdr>
            <w:top w:val="none" w:sz="0" w:space="0" w:color="auto"/>
            <w:left w:val="none" w:sz="0" w:space="0" w:color="auto"/>
            <w:bottom w:val="none" w:sz="0" w:space="0" w:color="auto"/>
            <w:right w:val="none" w:sz="0" w:space="0" w:color="auto"/>
          </w:divBdr>
        </w:div>
        <w:div w:id="694160401">
          <w:marLeft w:val="994"/>
          <w:marRight w:val="0"/>
          <w:marTop w:val="0"/>
          <w:marBottom w:val="0"/>
          <w:divBdr>
            <w:top w:val="none" w:sz="0" w:space="0" w:color="auto"/>
            <w:left w:val="none" w:sz="0" w:space="0" w:color="auto"/>
            <w:bottom w:val="none" w:sz="0" w:space="0" w:color="auto"/>
            <w:right w:val="none" w:sz="0" w:space="0" w:color="auto"/>
          </w:divBdr>
        </w:div>
        <w:div w:id="994918703">
          <w:marLeft w:val="994"/>
          <w:marRight w:val="0"/>
          <w:marTop w:val="0"/>
          <w:marBottom w:val="0"/>
          <w:divBdr>
            <w:top w:val="none" w:sz="0" w:space="0" w:color="auto"/>
            <w:left w:val="none" w:sz="0" w:space="0" w:color="auto"/>
            <w:bottom w:val="none" w:sz="0" w:space="0" w:color="auto"/>
            <w:right w:val="none" w:sz="0" w:space="0" w:color="auto"/>
          </w:divBdr>
        </w:div>
        <w:div w:id="1078864066">
          <w:marLeft w:val="994"/>
          <w:marRight w:val="0"/>
          <w:marTop w:val="0"/>
          <w:marBottom w:val="0"/>
          <w:divBdr>
            <w:top w:val="none" w:sz="0" w:space="0" w:color="auto"/>
            <w:left w:val="none" w:sz="0" w:space="0" w:color="auto"/>
            <w:bottom w:val="none" w:sz="0" w:space="0" w:color="auto"/>
            <w:right w:val="none" w:sz="0" w:space="0" w:color="auto"/>
          </w:divBdr>
        </w:div>
        <w:div w:id="1101032227">
          <w:marLeft w:val="994"/>
          <w:marRight w:val="0"/>
          <w:marTop w:val="0"/>
          <w:marBottom w:val="0"/>
          <w:divBdr>
            <w:top w:val="none" w:sz="0" w:space="0" w:color="auto"/>
            <w:left w:val="none" w:sz="0" w:space="0" w:color="auto"/>
            <w:bottom w:val="none" w:sz="0" w:space="0" w:color="auto"/>
            <w:right w:val="none" w:sz="0" w:space="0" w:color="auto"/>
          </w:divBdr>
        </w:div>
        <w:div w:id="1267536993">
          <w:marLeft w:val="994"/>
          <w:marRight w:val="0"/>
          <w:marTop w:val="0"/>
          <w:marBottom w:val="0"/>
          <w:divBdr>
            <w:top w:val="none" w:sz="0" w:space="0" w:color="auto"/>
            <w:left w:val="none" w:sz="0" w:space="0" w:color="auto"/>
            <w:bottom w:val="none" w:sz="0" w:space="0" w:color="auto"/>
            <w:right w:val="none" w:sz="0" w:space="0" w:color="auto"/>
          </w:divBdr>
        </w:div>
        <w:div w:id="1493597267">
          <w:marLeft w:val="994"/>
          <w:marRight w:val="0"/>
          <w:marTop w:val="0"/>
          <w:marBottom w:val="0"/>
          <w:divBdr>
            <w:top w:val="none" w:sz="0" w:space="0" w:color="auto"/>
            <w:left w:val="none" w:sz="0" w:space="0" w:color="auto"/>
            <w:bottom w:val="none" w:sz="0" w:space="0" w:color="auto"/>
            <w:right w:val="none" w:sz="0" w:space="0" w:color="auto"/>
          </w:divBdr>
        </w:div>
        <w:div w:id="1648049222">
          <w:marLeft w:val="994"/>
          <w:marRight w:val="0"/>
          <w:marTop w:val="0"/>
          <w:marBottom w:val="0"/>
          <w:divBdr>
            <w:top w:val="none" w:sz="0" w:space="0" w:color="auto"/>
            <w:left w:val="none" w:sz="0" w:space="0" w:color="auto"/>
            <w:bottom w:val="none" w:sz="0" w:space="0" w:color="auto"/>
            <w:right w:val="none" w:sz="0" w:space="0" w:color="auto"/>
          </w:divBdr>
        </w:div>
        <w:div w:id="1693608725">
          <w:marLeft w:val="994"/>
          <w:marRight w:val="0"/>
          <w:marTop w:val="0"/>
          <w:marBottom w:val="0"/>
          <w:divBdr>
            <w:top w:val="none" w:sz="0" w:space="0" w:color="auto"/>
            <w:left w:val="none" w:sz="0" w:space="0" w:color="auto"/>
            <w:bottom w:val="none" w:sz="0" w:space="0" w:color="auto"/>
            <w:right w:val="none" w:sz="0" w:space="0" w:color="auto"/>
          </w:divBdr>
        </w:div>
        <w:div w:id="1751344867">
          <w:marLeft w:val="994"/>
          <w:marRight w:val="0"/>
          <w:marTop w:val="0"/>
          <w:marBottom w:val="0"/>
          <w:divBdr>
            <w:top w:val="none" w:sz="0" w:space="0" w:color="auto"/>
            <w:left w:val="none" w:sz="0" w:space="0" w:color="auto"/>
            <w:bottom w:val="none" w:sz="0" w:space="0" w:color="auto"/>
            <w:right w:val="none" w:sz="0" w:space="0" w:color="auto"/>
          </w:divBdr>
        </w:div>
      </w:divsChild>
    </w:div>
    <w:div w:id="1743866813">
      <w:bodyDiv w:val="1"/>
      <w:marLeft w:val="0"/>
      <w:marRight w:val="0"/>
      <w:marTop w:val="0"/>
      <w:marBottom w:val="0"/>
      <w:divBdr>
        <w:top w:val="none" w:sz="0" w:space="0" w:color="auto"/>
        <w:left w:val="none" w:sz="0" w:space="0" w:color="auto"/>
        <w:bottom w:val="none" w:sz="0" w:space="0" w:color="auto"/>
        <w:right w:val="none" w:sz="0" w:space="0" w:color="auto"/>
      </w:divBdr>
      <w:divsChild>
        <w:div w:id="214553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511196">
      <w:bodyDiv w:val="1"/>
      <w:marLeft w:val="0"/>
      <w:marRight w:val="0"/>
      <w:marTop w:val="0"/>
      <w:marBottom w:val="0"/>
      <w:divBdr>
        <w:top w:val="none" w:sz="0" w:space="0" w:color="auto"/>
        <w:left w:val="none" w:sz="0" w:space="0" w:color="auto"/>
        <w:bottom w:val="none" w:sz="0" w:space="0" w:color="auto"/>
        <w:right w:val="none" w:sz="0" w:space="0" w:color="auto"/>
      </w:divBdr>
    </w:div>
    <w:div w:id="1759591186">
      <w:bodyDiv w:val="1"/>
      <w:marLeft w:val="0"/>
      <w:marRight w:val="0"/>
      <w:marTop w:val="0"/>
      <w:marBottom w:val="0"/>
      <w:divBdr>
        <w:top w:val="none" w:sz="0" w:space="0" w:color="auto"/>
        <w:left w:val="none" w:sz="0" w:space="0" w:color="auto"/>
        <w:bottom w:val="none" w:sz="0" w:space="0" w:color="auto"/>
        <w:right w:val="none" w:sz="0" w:space="0" w:color="auto"/>
      </w:divBdr>
    </w:div>
    <w:div w:id="1761101460">
      <w:bodyDiv w:val="1"/>
      <w:marLeft w:val="0"/>
      <w:marRight w:val="0"/>
      <w:marTop w:val="0"/>
      <w:marBottom w:val="0"/>
      <w:divBdr>
        <w:top w:val="none" w:sz="0" w:space="0" w:color="auto"/>
        <w:left w:val="none" w:sz="0" w:space="0" w:color="auto"/>
        <w:bottom w:val="none" w:sz="0" w:space="0" w:color="auto"/>
        <w:right w:val="none" w:sz="0" w:space="0" w:color="auto"/>
      </w:divBdr>
    </w:div>
    <w:div w:id="1766923811">
      <w:bodyDiv w:val="1"/>
      <w:marLeft w:val="0"/>
      <w:marRight w:val="0"/>
      <w:marTop w:val="0"/>
      <w:marBottom w:val="0"/>
      <w:divBdr>
        <w:top w:val="none" w:sz="0" w:space="0" w:color="auto"/>
        <w:left w:val="none" w:sz="0" w:space="0" w:color="auto"/>
        <w:bottom w:val="none" w:sz="0" w:space="0" w:color="auto"/>
        <w:right w:val="none" w:sz="0" w:space="0" w:color="auto"/>
      </w:divBdr>
    </w:div>
    <w:div w:id="1775202984">
      <w:bodyDiv w:val="1"/>
      <w:marLeft w:val="0"/>
      <w:marRight w:val="0"/>
      <w:marTop w:val="0"/>
      <w:marBottom w:val="0"/>
      <w:divBdr>
        <w:top w:val="none" w:sz="0" w:space="0" w:color="auto"/>
        <w:left w:val="none" w:sz="0" w:space="0" w:color="auto"/>
        <w:bottom w:val="none" w:sz="0" w:space="0" w:color="auto"/>
        <w:right w:val="none" w:sz="0" w:space="0" w:color="auto"/>
      </w:divBdr>
    </w:div>
    <w:div w:id="1784761704">
      <w:bodyDiv w:val="1"/>
      <w:marLeft w:val="0"/>
      <w:marRight w:val="0"/>
      <w:marTop w:val="0"/>
      <w:marBottom w:val="0"/>
      <w:divBdr>
        <w:top w:val="none" w:sz="0" w:space="0" w:color="auto"/>
        <w:left w:val="none" w:sz="0" w:space="0" w:color="auto"/>
        <w:bottom w:val="none" w:sz="0" w:space="0" w:color="auto"/>
        <w:right w:val="none" w:sz="0" w:space="0" w:color="auto"/>
      </w:divBdr>
    </w:div>
    <w:div w:id="1793359636">
      <w:bodyDiv w:val="1"/>
      <w:marLeft w:val="0"/>
      <w:marRight w:val="0"/>
      <w:marTop w:val="0"/>
      <w:marBottom w:val="0"/>
      <w:divBdr>
        <w:top w:val="none" w:sz="0" w:space="0" w:color="auto"/>
        <w:left w:val="none" w:sz="0" w:space="0" w:color="auto"/>
        <w:bottom w:val="none" w:sz="0" w:space="0" w:color="auto"/>
        <w:right w:val="none" w:sz="0" w:space="0" w:color="auto"/>
      </w:divBdr>
    </w:div>
    <w:div w:id="1812743396">
      <w:bodyDiv w:val="1"/>
      <w:marLeft w:val="0"/>
      <w:marRight w:val="0"/>
      <w:marTop w:val="0"/>
      <w:marBottom w:val="0"/>
      <w:divBdr>
        <w:top w:val="none" w:sz="0" w:space="0" w:color="auto"/>
        <w:left w:val="none" w:sz="0" w:space="0" w:color="auto"/>
        <w:bottom w:val="none" w:sz="0" w:space="0" w:color="auto"/>
        <w:right w:val="none" w:sz="0" w:space="0" w:color="auto"/>
      </w:divBdr>
    </w:div>
    <w:div w:id="1851991786">
      <w:bodyDiv w:val="1"/>
      <w:marLeft w:val="0"/>
      <w:marRight w:val="0"/>
      <w:marTop w:val="0"/>
      <w:marBottom w:val="0"/>
      <w:divBdr>
        <w:top w:val="none" w:sz="0" w:space="0" w:color="auto"/>
        <w:left w:val="none" w:sz="0" w:space="0" w:color="auto"/>
        <w:bottom w:val="none" w:sz="0" w:space="0" w:color="auto"/>
        <w:right w:val="none" w:sz="0" w:space="0" w:color="auto"/>
      </w:divBdr>
    </w:div>
    <w:div w:id="1875382498">
      <w:bodyDiv w:val="1"/>
      <w:marLeft w:val="0"/>
      <w:marRight w:val="0"/>
      <w:marTop w:val="0"/>
      <w:marBottom w:val="0"/>
      <w:divBdr>
        <w:top w:val="none" w:sz="0" w:space="0" w:color="auto"/>
        <w:left w:val="none" w:sz="0" w:space="0" w:color="auto"/>
        <w:bottom w:val="none" w:sz="0" w:space="0" w:color="auto"/>
        <w:right w:val="none" w:sz="0" w:space="0" w:color="auto"/>
      </w:divBdr>
      <w:divsChild>
        <w:div w:id="445850726">
          <w:marLeft w:val="0"/>
          <w:marRight w:val="0"/>
          <w:marTop w:val="0"/>
          <w:marBottom w:val="0"/>
          <w:divBdr>
            <w:top w:val="none" w:sz="0" w:space="0" w:color="auto"/>
            <w:left w:val="none" w:sz="0" w:space="0" w:color="auto"/>
            <w:bottom w:val="none" w:sz="0" w:space="0" w:color="auto"/>
            <w:right w:val="none" w:sz="0" w:space="0" w:color="auto"/>
          </w:divBdr>
        </w:div>
      </w:divsChild>
    </w:div>
    <w:div w:id="1896620595">
      <w:bodyDiv w:val="1"/>
      <w:marLeft w:val="0"/>
      <w:marRight w:val="0"/>
      <w:marTop w:val="0"/>
      <w:marBottom w:val="0"/>
      <w:divBdr>
        <w:top w:val="none" w:sz="0" w:space="0" w:color="auto"/>
        <w:left w:val="none" w:sz="0" w:space="0" w:color="auto"/>
        <w:bottom w:val="none" w:sz="0" w:space="0" w:color="auto"/>
        <w:right w:val="none" w:sz="0" w:space="0" w:color="auto"/>
      </w:divBdr>
    </w:div>
    <w:div w:id="1900550962">
      <w:bodyDiv w:val="1"/>
      <w:marLeft w:val="0"/>
      <w:marRight w:val="0"/>
      <w:marTop w:val="0"/>
      <w:marBottom w:val="0"/>
      <w:divBdr>
        <w:top w:val="none" w:sz="0" w:space="0" w:color="auto"/>
        <w:left w:val="none" w:sz="0" w:space="0" w:color="auto"/>
        <w:bottom w:val="none" w:sz="0" w:space="0" w:color="auto"/>
        <w:right w:val="none" w:sz="0" w:space="0" w:color="auto"/>
      </w:divBdr>
    </w:div>
    <w:div w:id="1906985899">
      <w:bodyDiv w:val="1"/>
      <w:marLeft w:val="0"/>
      <w:marRight w:val="0"/>
      <w:marTop w:val="0"/>
      <w:marBottom w:val="0"/>
      <w:divBdr>
        <w:top w:val="none" w:sz="0" w:space="0" w:color="auto"/>
        <w:left w:val="none" w:sz="0" w:space="0" w:color="auto"/>
        <w:bottom w:val="none" w:sz="0" w:space="0" w:color="auto"/>
        <w:right w:val="none" w:sz="0" w:space="0" w:color="auto"/>
      </w:divBdr>
    </w:div>
    <w:div w:id="1913200691">
      <w:bodyDiv w:val="1"/>
      <w:marLeft w:val="0"/>
      <w:marRight w:val="0"/>
      <w:marTop w:val="0"/>
      <w:marBottom w:val="0"/>
      <w:divBdr>
        <w:top w:val="none" w:sz="0" w:space="0" w:color="auto"/>
        <w:left w:val="none" w:sz="0" w:space="0" w:color="auto"/>
        <w:bottom w:val="none" w:sz="0" w:space="0" w:color="auto"/>
        <w:right w:val="none" w:sz="0" w:space="0" w:color="auto"/>
      </w:divBdr>
      <w:divsChild>
        <w:div w:id="1753507530">
          <w:marLeft w:val="0"/>
          <w:marRight w:val="0"/>
          <w:marTop w:val="0"/>
          <w:marBottom w:val="0"/>
          <w:divBdr>
            <w:top w:val="none" w:sz="0" w:space="0" w:color="auto"/>
            <w:left w:val="none" w:sz="0" w:space="0" w:color="auto"/>
            <w:bottom w:val="none" w:sz="0" w:space="0" w:color="auto"/>
            <w:right w:val="none" w:sz="0" w:space="0" w:color="auto"/>
          </w:divBdr>
        </w:div>
      </w:divsChild>
    </w:div>
    <w:div w:id="1914313959">
      <w:bodyDiv w:val="1"/>
      <w:marLeft w:val="0"/>
      <w:marRight w:val="0"/>
      <w:marTop w:val="0"/>
      <w:marBottom w:val="0"/>
      <w:divBdr>
        <w:top w:val="none" w:sz="0" w:space="0" w:color="auto"/>
        <w:left w:val="none" w:sz="0" w:space="0" w:color="auto"/>
        <w:bottom w:val="none" w:sz="0" w:space="0" w:color="auto"/>
        <w:right w:val="none" w:sz="0" w:space="0" w:color="auto"/>
      </w:divBdr>
      <w:divsChild>
        <w:div w:id="680085031">
          <w:marLeft w:val="0"/>
          <w:marRight w:val="0"/>
          <w:marTop w:val="0"/>
          <w:marBottom w:val="0"/>
          <w:divBdr>
            <w:top w:val="none" w:sz="0" w:space="0" w:color="auto"/>
            <w:left w:val="none" w:sz="0" w:space="0" w:color="auto"/>
            <w:bottom w:val="none" w:sz="0" w:space="0" w:color="auto"/>
            <w:right w:val="none" w:sz="0" w:space="0" w:color="auto"/>
          </w:divBdr>
        </w:div>
      </w:divsChild>
    </w:div>
    <w:div w:id="1917548834">
      <w:bodyDiv w:val="1"/>
      <w:marLeft w:val="0"/>
      <w:marRight w:val="0"/>
      <w:marTop w:val="0"/>
      <w:marBottom w:val="0"/>
      <w:divBdr>
        <w:top w:val="none" w:sz="0" w:space="0" w:color="auto"/>
        <w:left w:val="none" w:sz="0" w:space="0" w:color="auto"/>
        <w:bottom w:val="none" w:sz="0" w:space="0" w:color="auto"/>
        <w:right w:val="none" w:sz="0" w:space="0" w:color="auto"/>
      </w:divBdr>
    </w:div>
    <w:div w:id="1922132232">
      <w:bodyDiv w:val="1"/>
      <w:marLeft w:val="0"/>
      <w:marRight w:val="0"/>
      <w:marTop w:val="0"/>
      <w:marBottom w:val="0"/>
      <w:divBdr>
        <w:top w:val="none" w:sz="0" w:space="0" w:color="auto"/>
        <w:left w:val="none" w:sz="0" w:space="0" w:color="auto"/>
        <w:bottom w:val="none" w:sz="0" w:space="0" w:color="auto"/>
        <w:right w:val="none" w:sz="0" w:space="0" w:color="auto"/>
      </w:divBdr>
    </w:div>
    <w:div w:id="1924995381">
      <w:bodyDiv w:val="1"/>
      <w:marLeft w:val="0"/>
      <w:marRight w:val="0"/>
      <w:marTop w:val="0"/>
      <w:marBottom w:val="0"/>
      <w:divBdr>
        <w:top w:val="none" w:sz="0" w:space="0" w:color="auto"/>
        <w:left w:val="none" w:sz="0" w:space="0" w:color="auto"/>
        <w:bottom w:val="none" w:sz="0" w:space="0" w:color="auto"/>
        <w:right w:val="none" w:sz="0" w:space="0" w:color="auto"/>
      </w:divBdr>
    </w:div>
    <w:div w:id="1957710913">
      <w:bodyDiv w:val="1"/>
      <w:marLeft w:val="0"/>
      <w:marRight w:val="0"/>
      <w:marTop w:val="0"/>
      <w:marBottom w:val="0"/>
      <w:divBdr>
        <w:top w:val="none" w:sz="0" w:space="0" w:color="auto"/>
        <w:left w:val="none" w:sz="0" w:space="0" w:color="auto"/>
        <w:bottom w:val="none" w:sz="0" w:space="0" w:color="auto"/>
        <w:right w:val="none" w:sz="0" w:space="0" w:color="auto"/>
      </w:divBdr>
    </w:div>
    <w:div w:id="2012753282">
      <w:bodyDiv w:val="1"/>
      <w:marLeft w:val="0"/>
      <w:marRight w:val="0"/>
      <w:marTop w:val="0"/>
      <w:marBottom w:val="0"/>
      <w:divBdr>
        <w:top w:val="none" w:sz="0" w:space="0" w:color="auto"/>
        <w:left w:val="none" w:sz="0" w:space="0" w:color="auto"/>
        <w:bottom w:val="none" w:sz="0" w:space="0" w:color="auto"/>
        <w:right w:val="none" w:sz="0" w:space="0" w:color="auto"/>
      </w:divBdr>
      <w:divsChild>
        <w:div w:id="2051563803">
          <w:marLeft w:val="0"/>
          <w:marRight w:val="0"/>
          <w:marTop w:val="0"/>
          <w:marBottom w:val="0"/>
          <w:divBdr>
            <w:top w:val="none" w:sz="0" w:space="0" w:color="auto"/>
            <w:left w:val="none" w:sz="0" w:space="0" w:color="auto"/>
            <w:bottom w:val="none" w:sz="0" w:space="0" w:color="auto"/>
            <w:right w:val="none" w:sz="0" w:space="0" w:color="auto"/>
          </w:divBdr>
        </w:div>
      </w:divsChild>
    </w:div>
    <w:div w:id="2112239767">
      <w:bodyDiv w:val="1"/>
      <w:marLeft w:val="0"/>
      <w:marRight w:val="0"/>
      <w:marTop w:val="0"/>
      <w:marBottom w:val="0"/>
      <w:divBdr>
        <w:top w:val="none" w:sz="0" w:space="0" w:color="auto"/>
        <w:left w:val="none" w:sz="0" w:space="0" w:color="auto"/>
        <w:bottom w:val="none" w:sz="0" w:space="0" w:color="auto"/>
        <w:right w:val="none" w:sz="0" w:space="0" w:color="auto"/>
      </w:divBdr>
    </w:div>
    <w:div w:id="2125348568">
      <w:bodyDiv w:val="1"/>
      <w:marLeft w:val="0"/>
      <w:marRight w:val="0"/>
      <w:marTop w:val="0"/>
      <w:marBottom w:val="0"/>
      <w:divBdr>
        <w:top w:val="none" w:sz="0" w:space="0" w:color="auto"/>
        <w:left w:val="none" w:sz="0" w:space="0" w:color="auto"/>
        <w:bottom w:val="none" w:sz="0" w:space="0" w:color="auto"/>
        <w:right w:val="none" w:sz="0" w:space="0" w:color="auto"/>
      </w:divBdr>
      <w:divsChild>
        <w:div w:id="213077941">
          <w:marLeft w:val="0"/>
          <w:marRight w:val="0"/>
          <w:marTop w:val="0"/>
          <w:marBottom w:val="0"/>
          <w:divBdr>
            <w:top w:val="none" w:sz="0" w:space="0" w:color="auto"/>
            <w:left w:val="none" w:sz="0" w:space="0" w:color="auto"/>
            <w:bottom w:val="none" w:sz="0" w:space="0" w:color="auto"/>
            <w:right w:val="none" w:sz="0" w:space="0" w:color="auto"/>
          </w:divBdr>
        </w:div>
        <w:div w:id="560940832">
          <w:marLeft w:val="0"/>
          <w:marRight w:val="0"/>
          <w:marTop w:val="0"/>
          <w:marBottom w:val="0"/>
          <w:divBdr>
            <w:top w:val="none" w:sz="0" w:space="0" w:color="auto"/>
            <w:left w:val="none" w:sz="0" w:space="0" w:color="auto"/>
            <w:bottom w:val="none" w:sz="0" w:space="0" w:color="auto"/>
            <w:right w:val="none" w:sz="0" w:space="0" w:color="auto"/>
          </w:divBdr>
        </w:div>
        <w:div w:id="1028724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intel.com/" TargetMode="External"/><Relationship Id="rId17" Type="http://schemas.openxmlformats.org/officeDocument/2006/relationships/image" Target="media/image5.PNG"/><Relationship Id="rId25" Type="http://schemas.openxmlformats.org/officeDocument/2006/relationships/hyperlink" Target="https://www.kernel.org/pub/linux/kernel/projects/rt/" TargetMode="External"/><Relationship Id="rId33" Type="http://schemas.openxmlformats.org/officeDocument/2006/relationships/hyperlink" Target="https://unix.stackexchange.com/questions/270390/how-to-reduce-the-size-of-the-initrd-when-compiling-your-kernel/270418"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intel.com/design/literature.htm" TargetMode="External"/><Relationship Id="rId24" Type="http://schemas.openxmlformats.org/officeDocument/2006/relationships/hyperlink" Target="https://www.kernel.org/pub/linux/kernel/" TargetMode="External"/><Relationship Id="rId32" Type="http://schemas.openxmlformats.org/officeDocument/2006/relationships/hyperlink" Target="https://stackoverflow.com/questions/51669724/install-rt-linux-patch-for-ubuntu"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clipse.org/tahu/spec/Sparkplug%20Topic%20Namespace%20and%20State%20ManagementV2.2-with%20appendix%20B%20format%20-%20Eclipse.pdf" TargetMode="External"/><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stackoverflow.com/questions/56189710/how-to-enable-config-rt-group-sched-in-ubuntu-to-make-it-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ast_x0020_Updated xmlns="a6562d91-0529-4045-a436-b129ed3f880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6CB3EF3D436943BB235E5D12F2CD19" ma:contentTypeVersion="12" ma:contentTypeDescription="Create a new document." ma:contentTypeScope="" ma:versionID="010da303cfa4537bc8a8ed102e38f1f8">
  <xsd:schema xmlns:xsd="http://www.w3.org/2001/XMLSchema" xmlns:xs="http://www.w3.org/2001/XMLSchema" xmlns:p="http://schemas.microsoft.com/office/2006/metadata/properties" xmlns:ns2="a6562d91-0529-4045-a436-b129ed3f8804" xmlns:ns3="32a74de8-6b72-4103-9de8-332f0004bb6f" targetNamespace="http://schemas.microsoft.com/office/2006/metadata/properties" ma:root="true" ma:fieldsID="6c13694880c04b433abf8c18d4432634" ns2:_="" ns3:_="">
    <xsd:import namespace="a6562d91-0529-4045-a436-b129ed3f8804"/>
    <xsd:import namespace="32a74de8-6b72-4103-9de8-332f0004bb6f"/>
    <xsd:element name="properties">
      <xsd:complexType>
        <xsd:sequence>
          <xsd:element name="documentManagement">
            <xsd:complexType>
              <xsd:all>
                <xsd:element ref="ns2:MediaServiceMetadata" minOccurs="0"/>
                <xsd:element ref="ns2:MediaServiceFastMetadata" minOccurs="0"/>
                <xsd:element ref="ns2:Last_x0020_Updated"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562d91-0529-4045-a436-b129ed3f8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st_x0020_Updated" ma:index="10" nillable="true" ma:displayName="Dummy Mistake" ma:format="DateOnly" ma:internalName="Last_x0020_Updated">
      <xsd:simpleType>
        <xsd:restriction base="dms:DateTim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a74de8-6b72-4103-9de8-332f0004bb6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C88015-BED7-435E-BFFA-94C180E0F474}">
  <ds:schemaRefs>
    <ds:schemaRef ds:uri="http://schemas.microsoft.com/office/2006/metadata/properties"/>
    <ds:schemaRef ds:uri="http://schemas.microsoft.com/office/infopath/2007/PartnerControls"/>
    <ds:schemaRef ds:uri="a6562d91-0529-4045-a436-b129ed3f8804"/>
  </ds:schemaRefs>
</ds:datastoreItem>
</file>

<file path=customXml/itemProps2.xml><?xml version="1.0" encoding="utf-8"?>
<ds:datastoreItem xmlns:ds="http://schemas.openxmlformats.org/officeDocument/2006/customXml" ds:itemID="{552A6D4A-2D62-4E32-96AA-AEA57981F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562d91-0529-4045-a436-b129ed3f8804"/>
    <ds:schemaRef ds:uri="32a74de8-6b72-4103-9de8-332f0004bb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0BFE9-3512-4F45-B1EA-45680FDF2130}">
  <ds:schemaRefs>
    <ds:schemaRef ds:uri="http://schemas.openxmlformats.org/officeDocument/2006/bibliography"/>
  </ds:schemaRefs>
</ds:datastoreItem>
</file>

<file path=customXml/itemProps4.xml><?xml version="1.0" encoding="utf-8"?>
<ds:datastoreItem xmlns:ds="http://schemas.openxmlformats.org/officeDocument/2006/customXml" ds:itemID="{BDE17253-B3BD-4A20-85F7-10CB4602D2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80</Pages>
  <Words>15114</Words>
  <Characters>86150</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Elephant Trunk Arch – Yumei Solution</vt:lpstr>
    </vt:vector>
  </TitlesOfParts>
  <Company>ntm</Company>
  <LinksUpToDate>false</LinksUpToDate>
  <CharactersWithSpaces>101062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Elephant Trunk Arch – Yumei Solution</dc:title>
  <dc:subject/>
  <dc:creator>Intel Corporation</dc:creator>
  <cp:keywords>ETR, CTPClassification=CTP_IC</cp:keywords>
  <dc:description/>
  <cp:lastModifiedBy>Jayesh</cp:lastModifiedBy>
  <cp:revision>19</cp:revision>
  <cp:lastPrinted>2019-05-22T09:16:00Z</cp:lastPrinted>
  <dcterms:created xsi:type="dcterms:W3CDTF">2020-12-22T06:35:00Z</dcterms:created>
  <dcterms:modified xsi:type="dcterms:W3CDTF">2020-12-22T15:08:00Z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6022b3c5-0c43-41fa-b267-3dacfdcb5615</vt:lpwstr>
  </property>
  <property fmtid="{D5CDD505-2E9C-101B-9397-08002B2CF9AE}" pid="3" name="CTP_BU">
    <vt:lpwstr/>
  </property>
  <property fmtid="{D5CDD505-2E9C-101B-9397-08002B2CF9AE}" pid="4" name="CTP_TimeStamp">
    <vt:lpwstr>2020-05-22 06:30:52Z</vt:lpwstr>
  </property>
  <property fmtid="{D5CDD505-2E9C-101B-9397-08002B2CF9AE}" pid="5" name="ContentTypeId">
    <vt:lpwstr>0x010100196CB3EF3D436943BB235E5D12F2CD19</vt:lpwstr>
  </property>
  <property fmtid="{D5CDD505-2E9C-101B-9397-08002B2CF9AE}" pid="6" name="CTPClassification">
    <vt:lpwstr>CTP_IC</vt:lpwstr>
  </property>
  <property fmtid="{D5CDD505-2E9C-101B-9397-08002B2CF9AE}" pid="7" name="MSIP_Label_9aa06179-68b3-4e2b-b09b-a2424735516b_Enabled">
    <vt:lpwstr>True</vt:lpwstr>
  </property>
  <property fmtid="{D5CDD505-2E9C-101B-9397-08002B2CF9AE}" pid="8" name="MSIP_Label_9aa06179-68b3-4e2b-b09b-a2424735516b_SiteId">
    <vt:lpwstr>46c98d88-e344-4ed4-8496-4ed7712e255d</vt:lpwstr>
  </property>
  <property fmtid="{D5CDD505-2E9C-101B-9397-08002B2CF9AE}" pid="9" name="MSIP_Label_9aa06179-68b3-4e2b-b09b-a2424735516b_Owner">
    <vt:lpwstr>sudarshana.panda@intel.com</vt:lpwstr>
  </property>
  <property fmtid="{D5CDD505-2E9C-101B-9397-08002B2CF9AE}" pid="10" name="MSIP_Label_9aa06179-68b3-4e2b-b09b-a2424735516b_SetDate">
    <vt:lpwstr>2020-12-17T10:09:27.8458885Z</vt:lpwstr>
  </property>
  <property fmtid="{D5CDD505-2E9C-101B-9397-08002B2CF9AE}" pid="11" name="MSIP_Label_9aa06179-68b3-4e2b-b09b-a2424735516b_Name">
    <vt:lpwstr>Intel Confidential</vt:lpwstr>
  </property>
  <property fmtid="{D5CDD505-2E9C-101B-9397-08002B2CF9AE}" pid="12" name="MSIP_Label_9aa06179-68b3-4e2b-b09b-a2424735516b_Application">
    <vt:lpwstr>Microsoft Azure Information Protection</vt:lpwstr>
  </property>
  <property fmtid="{D5CDD505-2E9C-101B-9397-08002B2CF9AE}" pid="13" name="MSIP_Label_9aa06179-68b3-4e2b-b09b-a2424735516b_ActionId">
    <vt:lpwstr>102cb3ff-8c13-41ae-9d70-c850502ea4b6</vt:lpwstr>
  </property>
  <property fmtid="{D5CDD505-2E9C-101B-9397-08002B2CF9AE}" pid="14" name="MSIP_Label_9aa06179-68b3-4e2b-b09b-a2424735516b_Extended_MSFT_Method">
    <vt:lpwstr>Automatic</vt:lpwstr>
  </property>
  <property fmtid="{D5CDD505-2E9C-101B-9397-08002B2CF9AE}" pid="15" name="Sensitivity">
    <vt:lpwstr>Intel Confidential</vt:lpwstr>
  </property>
</Properties>
</file>